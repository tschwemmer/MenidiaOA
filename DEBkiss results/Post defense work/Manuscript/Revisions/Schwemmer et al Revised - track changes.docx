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B03F41" w14:textId="4137CED9" w:rsidR="00D73211" w:rsidRPr="00C76DD0" w:rsidRDefault="00970378" w:rsidP="00C76DD0">
      <w:pPr>
        <w:pStyle w:val="TS"/>
        <w:spacing w:line="360" w:lineRule="auto"/>
        <w:rPr>
          <w:b/>
          <w:bCs/>
        </w:rPr>
      </w:pPr>
      <w:bookmarkStart w:id="0" w:name="_Toc131592458"/>
      <w:r w:rsidRPr="00C76DD0">
        <w:rPr>
          <w:b/>
          <w:bCs/>
        </w:rPr>
        <w:t xml:space="preserve">Attributing hypoxia responses of early life </w:t>
      </w:r>
      <w:proofErr w:type="spellStart"/>
      <w:r w:rsidRPr="00C76DD0">
        <w:rPr>
          <w:b/>
          <w:bCs/>
          <w:i/>
        </w:rPr>
        <w:t>Menidia</w:t>
      </w:r>
      <w:proofErr w:type="spellEnd"/>
      <w:r w:rsidRPr="00C76DD0">
        <w:rPr>
          <w:b/>
          <w:bCs/>
          <w:i/>
        </w:rPr>
        <w:t xml:space="preserve"> </w:t>
      </w:r>
      <w:proofErr w:type="spellStart"/>
      <w:r w:rsidRPr="00C76DD0">
        <w:rPr>
          <w:b/>
          <w:bCs/>
          <w:i/>
        </w:rPr>
        <w:t>menidia</w:t>
      </w:r>
      <w:proofErr w:type="spellEnd"/>
      <w:r w:rsidRPr="00C76DD0">
        <w:rPr>
          <w:b/>
          <w:bCs/>
        </w:rPr>
        <w:t xml:space="preserve"> to energetic mechanisms with Dynamic Energy Budget theor</w:t>
      </w:r>
      <w:bookmarkEnd w:id="0"/>
      <w:r w:rsidR="00D73211" w:rsidRPr="00C76DD0">
        <w:rPr>
          <w:b/>
          <w:bCs/>
        </w:rPr>
        <w:t>y</w:t>
      </w:r>
    </w:p>
    <w:p w14:paraId="4E4BF560" w14:textId="77777777" w:rsidR="00D73211" w:rsidRDefault="00D73211" w:rsidP="00D73211"/>
    <w:p w14:paraId="571A8B6B" w14:textId="6C177137" w:rsidR="00D73211" w:rsidRDefault="00D73211" w:rsidP="00D73211">
      <w:pPr>
        <w:pStyle w:val="TS"/>
      </w:pPr>
      <w:r>
        <w:t>T</w:t>
      </w:r>
      <w:r w:rsidR="00B0463B">
        <w:t>eresa</w:t>
      </w:r>
      <w:r>
        <w:t xml:space="preserve"> G</w:t>
      </w:r>
      <w:r w:rsidR="00B0463B">
        <w:t>. Schwemmer</w:t>
      </w:r>
      <w:r w:rsidR="00592700">
        <w:rPr>
          <w:vertAlign w:val="superscript"/>
        </w:rPr>
        <w:t>a</w:t>
      </w:r>
      <w:r w:rsidR="00BA79A7">
        <w:rPr>
          <w:vertAlign w:val="superscript"/>
        </w:rPr>
        <w:t>,</w:t>
      </w:r>
      <w:r w:rsidR="00592700">
        <w:rPr>
          <w:vertAlign w:val="superscript"/>
        </w:rPr>
        <w:t>1</w:t>
      </w:r>
      <w:r>
        <w:t>, R</w:t>
      </w:r>
      <w:r w:rsidR="00B0463B">
        <w:t>oger</w:t>
      </w:r>
      <w:r>
        <w:t xml:space="preserve"> M</w:t>
      </w:r>
      <w:r w:rsidR="00B0463B">
        <w:t xml:space="preserve">. </w:t>
      </w:r>
      <w:proofErr w:type="spellStart"/>
      <w:r w:rsidR="00B0463B">
        <w:t>Nisbet</w:t>
      </w:r>
      <w:r w:rsidR="00592700">
        <w:rPr>
          <w:vertAlign w:val="superscript"/>
        </w:rPr>
        <w:t>b</w:t>
      </w:r>
      <w:proofErr w:type="spellEnd"/>
      <w:r>
        <w:t>, and J</w:t>
      </w:r>
      <w:r w:rsidR="00B0463B">
        <w:t>anet</w:t>
      </w:r>
      <w:r>
        <w:t xml:space="preserve"> A.</w:t>
      </w:r>
      <w:r w:rsidR="00B0463B">
        <w:t xml:space="preserve"> </w:t>
      </w:r>
      <w:proofErr w:type="spellStart"/>
      <w:r w:rsidR="00B0463B">
        <w:t>Nye</w:t>
      </w:r>
      <w:r w:rsidR="00592700">
        <w:rPr>
          <w:vertAlign w:val="superscript"/>
        </w:rPr>
        <w:t>c</w:t>
      </w:r>
      <w:proofErr w:type="spellEnd"/>
    </w:p>
    <w:p w14:paraId="405074F1" w14:textId="77777777" w:rsidR="00D73211" w:rsidRDefault="00D73211" w:rsidP="00D73211">
      <w:pPr>
        <w:pStyle w:val="TS"/>
      </w:pPr>
    </w:p>
    <w:p w14:paraId="5C78145C" w14:textId="0FC657C1" w:rsidR="00BA79A7" w:rsidRPr="00BA79A7" w:rsidRDefault="00592700" w:rsidP="00D73211">
      <w:pPr>
        <w:pStyle w:val="TS"/>
      </w:pPr>
      <w:proofErr w:type="spellStart"/>
      <w:r>
        <w:rPr>
          <w:vertAlign w:val="superscript"/>
        </w:rPr>
        <w:t>a</w:t>
      </w:r>
      <w:r w:rsidR="00D73211">
        <w:t>School</w:t>
      </w:r>
      <w:proofErr w:type="spellEnd"/>
      <w:r w:rsidR="00D73211">
        <w:t xml:space="preserve"> of Marine and Atmospheric Sciences, Stony Brook University, Stony Brook, NY 11794, U.S.A.</w:t>
      </w:r>
      <w:r>
        <w:t>, teresa.schwemmer@gmail.com</w:t>
      </w:r>
    </w:p>
    <w:p w14:paraId="408CE624" w14:textId="6D3CFD08" w:rsidR="00D73211" w:rsidRDefault="00592700" w:rsidP="00D73211">
      <w:pPr>
        <w:pStyle w:val="TS"/>
      </w:pPr>
      <w:proofErr w:type="spellStart"/>
      <w:r>
        <w:rPr>
          <w:vertAlign w:val="superscript"/>
        </w:rPr>
        <w:t>b</w:t>
      </w:r>
      <w:r w:rsidR="00F06872">
        <w:t>Department</w:t>
      </w:r>
      <w:proofErr w:type="spellEnd"/>
      <w:r w:rsidR="00F06872">
        <w:t xml:space="preserve"> of Ecology, </w:t>
      </w:r>
      <w:r w:rsidR="00733650">
        <w:t>E</w:t>
      </w:r>
      <w:r w:rsidR="00F06872">
        <w:t>volution and Marine Biology, U</w:t>
      </w:r>
      <w:r w:rsidR="00D73211">
        <w:t>niversity of California</w:t>
      </w:r>
      <w:r w:rsidR="00F06872">
        <w:t xml:space="preserve"> Santa Barbara, </w:t>
      </w:r>
      <w:r w:rsidR="00D73211">
        <w:t xml:space="preserve">Santa Barbara, </w:t>
      </w:r>
      <w:r w:rsidR="00F06872">
        <w:t>CA 93106, U.S.A.</w:t>
      </w:r>
      <w:r>
        <w:t>, rogernisbet@ucsb.edu</w:t>
      </w:r>
    </w:p>
    <w:p w14:paraId="294B5F3B" w14:textId="24E60739" w:rsidR="00C84D21" w:rsidRDefault="00592700" w:rsidP="00C84D21">
      <w:pPr>
        <w:pStyle w:val="TS"/>
      </w:pPr>
      <w:proofErr w:type="spellStart"/>
      <w:r>
        <w:rPr>
          <w:vertAlign w:val="superscript"/>
        </w:rPr>
        <w:t>c</w:t>
      </w:r>
      <w:del w:id="1" w:author="Schwemmer, Teresa" w:date="2024-07-16T21:39:00Z" w16du:dateUtc="2024-07-17T01:39:00Z">
        <w:r w:rsidR="00D73211" w:rsidDel="00CA094A">
          <w:delText xml:space="preserve">Institute of Marine Sciences, </w:delText>
        </w:r>
      </w:del>
      <w:ins w:id="2" w:author="Schwemmer, Teresa" w:date="2024-07-16T21:40:00Z" w16du:dateUtc="2024-07-17T01:40:00Z">
        <w:r w:rsidR="00CA094A">
          <w:t>Department</w:t>
        </w:r>
        <w:proofErr w:type="spellEnd"/>
        <w:r w:rsidR="00CA094A">
          <w:t xml:space="preserve"> of Earth, Marine and Environmental Sciences, </w:t>
        </w:r>
      </w:ins>
      <w:r w:rsidR="00D73211">
        <w:t xml:space="preserve">University of North Carolina </w:t>
      </w:r>
      <w:r w:rsidR="00F06872">
        <w:t xml:space="preserve">at </w:t>
      </w:r>
      <w:r w:rsidR="00D73211">
        <w:t xml:space="preserve">Chapel Hill, </w:t>
      </w:r>
      <w:ins w:id="3" w:author="Schwemmer, Teresa" w:date="2024-07-16T21:39:00Z" w16du:dateUtc="2024-07-17T01:39:00Z">
        <w:r w:rsidR="00CA094A">
          <w:t xml:space="preserve">Institute of Marine Sciences, </w:t>
        </w:r>
      </w:ins>
      <w:r w:rsidR="00D73211">
        <w:t>Morehead City, NC</w:t>
      </w:r>
      <w:r w:rsidR="00F06872">
        <w:t xml:space="preserve"> 28557, U.S.A.</w:t>
      </w:r>
      <w:r>
        <w:t>, jnye@nyelab.org</w:t>
      </w:r>
    </w:p>
    <w:p w14:paraId="15679B8F" w14:textId="77777777" w:rsidR="00C84D21" w:rsidRDefault="00C84D21" w:rsidP="00C84D21">
      <w:pPr>
        <w:pStyle w:val="TS"/>
      </w:pPr>
    </w:p>
    <w:p w14:paraId="21B5C8DF" w14:textId="7FF18B06" w:rsidR="00B0463B" w:rsidRDefault="00592700" w:rsidP="00C84D21">
      <w:pPr>
        <w:pStyle w:val="TS"/>
      </w:pPr>
      <w:r>
        <w:rPr>
          <w:vertAlign w:val="superscript"/>
        </w:rPr>
        <w:t>1</w:t>
      </w:r>
      <w:r w:rsidR="00B0463B">
        <w:t>Corresponding author</w:t>
      </w:r>
      <w:r>
        <w:t>, present affiliation: Teresa G. Schwemmer, Mid-Atlantic Coastal Acidification Network,</w:t>
      </w:r>
      <w:r w:rsidR="00095FF8">
        <w:t xml:space="preserve"> Newark, DE 19716</w:t>
      </w:r>
      <w:r>
        <w:t>, U.S.A., teresa.schwemmer@gmail.com</w:t>
      </w:r>
    </w:p>
    <w:p w14:paraId="79058DB2" w14:textId="77777777" w:rsidR="00C84D21" w:rsidRDefault="00C84D21" w:rsidP="00C84D21">
      <w:pPr>
        <w:pStyle w:val="TS"/>
      </w:pPr>
    </w:p>
    <w:p w14:paraId="2DCDC4CF" w14:textId="77777777" w:rsidR="00C84D21" w:rsidRDefault="00C84D21" w:rsidP="00C84D21">
      <w:pPr>
        <w:pStyle w:val="TS"/>
      </w:pPr>
    </w:p>
    <w:p w14:paraId="197AD6E2" w14:textId="77777777" w:rsidR="00C84D21" w:rsidRDefault="00C84D21" w:rsidP="00C84D21">
      <w:pPr>
        <w:pStyle w:val="TS"/>
      </w:pPr>
    </w:p>
    <w:p w14:paraId="44A6DD07" w14:textId="77777777" w:rsidR="00C84D21" w:rsidRDefault="00C84D21" w:rsidP="00C84D21">
      <w:pPr>
        <w:pStyle w:val="TS"/>
      </w:pPr>
    </w:p>
    <w:p w14:paraId="784DCD3B" w14:textId="77777777" w:rsidR="00C84D21" w:rsidRDefault="00C84D21" w:rsidP="00C84D21">
      <w:pPr>
        <w:pStyle w:val="TS"/>
      </w:pPr>
    </w:p>
    <w:p w14:paraId="06D24162" w14:textId="77777777" w:rsidR="00C84D21" w:rsidRDefault="00C84D21" w:rsidP="00C84D21">
      <w:pPr>
        <w:pStyle w:val="TS"/>
      </w:pPr>
    </w:p>
    <w:p w14:paraId="1AC959CA" w14:textId="77777777" w:rsidR="00C84D21" w:rsidRDefault="00C84D21" w:rsidP="00C84D21">
      <w:pPr>
        <w:pStyle w:val="TS"/>
      </w:pPr>
    </w:p>
    <w:p w14:paraId="74C3F048" w14:textId="77777777" w:rsidR="00C84D21" w:rsidRDefault="00C84D21" w:rsidP="00C84D21">
      <w:pPr>
        <w:pStyle w:val="TS"/>
      </w:pPr>
    </w:p>
    <w:p w14:paraId="61EA7FEC" w14:textId="77777777" w:rsidR="00C84D21" w:rsidRDefault="00C84D21" w:rsidP="00C84D21">
      <w:pPr>
        <w:pStyle w:val="TS"/>
      </w:pPr>
    </w:p>
    <w:p w14:paraId="67581810" w14:textId="77777777" w:rsidR="00C84D21" w:rsidRDefault="00C84D21" w:rsidP="00C84D21">
      <w:pPr>
        <w:pStyle w:val="TS"/>
      </w:pPr>
    </w:p>
    <w:p w14:paraId="4A11C626" w14:textId="77777777" w:rsidR="00C84D21" w:rsidRDefault="00C84D21" w:rsidP="00C84D21">
      <w:pPr>
        <w:pStyle w:val="TS"/>
      </w:pPr>
    </w:p>
    <w:p w14:paraId="32D47E8C" w14:textId="77777777" w:rsidR="00C84D21" w:rsidRDefault="00C84D21" w:rsidP="00C84D21">
      <w:pPr>
        <w:pStyle w:val="TS"/>
      </w:pPr>
    </w:p>
    <w:p w14:paraId="43938711" w14:textId="77777777" w:rsidR="00C84D21" w:rsidRDefault="00C84D21" w:rsidP="00C84D21">
      <w:pPr>
        <w:pStyle w:val="TS"/>
      </w:pPr>
    </w:p>
    <w:p w14:paraId="6C3AED42" w14:textId="77777777" w:rsidR="00C84D21" w:rsidRDefault="00C84D21" w:rsidP="00C84D21">
      <w:pPr>
        <w:pStyle w:val="TS"/>
      </w:pPr>
    </w:p>
    <w:p w14:paraId="2645E1CA" w14:textId="77777777" w:rsidR="00C84D21" w:rsidRDefault="00C84D21" w:rsidP="00C84D21">
      <w:pPr>
        <w:pStyle w:val="TS"/>
      </w:pPr>
    </w:p>
    <w:p w14:paraId="5E2CE3BD" w14:textId="77777777" w:rsidR="00C84D21" w:rsidRDefault="00C84D21" w:rsidP="00C84D21">
      <w:pPr>
        <w:pStyle w:val="TS"/>
      </w:pPr>
    </w:p>
    <w:p w14:paraId="092443A6" w14:textId="61E0F298" w:rsidR="00C84D21" w:rsidRDefault="00C84D21" w:rsidP="00C84D21">
      <w:pPr>
        <w:pStyle w:val="TS"/>
      </w:pPr>
    </w:p>
    <w:p w14:paraId="7540BCCE" w14:textId="77777777" w:rsidR="00C84D21" w:rsidRDefault="00C84D21" w:rsidP="00C84D21">
      <w:pPr>
        <w:pStyle w:val="TS"/>
      </w:pPr>
    </w:p>
    <w:p w14:paraId="28219DA5" w14:textId="77777777" w:rsidR="00C84D21" w:rsidRDefault="00C84D21" w:rsidP="00C84D21">
      <w:pPr>
        <w:pStyle w:val="TS"/>
      </w:pPr>
    </w:p>
    <w:p w14:paraId="01975A57" w14:textId="77777777" w:rsidR="00C84D21" w:rsidRDefault="00C84D21" w:rsidP="00C84D21">
      <w:pPr>
        <w:pStyle w:val="TS"/>
      </w:pPr>
    </w:p>
    <w:p w14:paraId="6A93D538" w14:textId="77777777" w:rsidR="00C84D21" w:rsidRDefault="00C84D21" w:rsidP="00C84D21">
      <w:pPr>
        <w:pStyle w:val="TS"/>
      </w:pPr>
    </w:p>
    <w:p w14:paraId="5ACC1C2C" w14:textId="77777777" w:rsidR="00C84D21" w:rsidRDefault="00C84D21" w:rsidP="00C84D21">
      <w:pPr>
        <w:pStyle w:val="TS"/>
      </w:pPr>
    </w:p>
    <w:p w14:paraId="3374B360" w14:textId="77777777" w:rsidR="00C84D21" w:rsidRDefault="00C84D21" w:rsidP="00C84D21">
      <w:pPr>
        <w:pStyle w:val="TS"/>
      </w:pPr>
    </w:p>
    <w:p w14:paraId="1DCD8C7A" w14:textId="0BCF2139" w:rsidR="00E571C5" w:rsidRPr="00E571C5" w:rsidRDefault="00C84D21" w:rsidP="00E571C5">
      <w:pPr>
        <w:pStyle w:val="TS"/>
      </w:pPr>
      <w:r>
        <w:t xml:space="preserve">To be submitted to: </w:t>
      </w:r>
      <w:r>
        <w:rPr>
          <w:i/>
          <w:iCs/>
        </w:rPr>
        <w:t>Ecological Modelling</w:t>
      </w:r>
      <w:r w:rsidR="0013611F">
        <w:t>, Special issue: Metabolic organization across scales of space and time</w:t>
      </w:r>
      <w:bookmarkStart w:id="4" w:name="_Toc131592459"/>
      <w:r w:rsidR="00E571C5">
        <w:rPr>
          <w:rFonts w:eastAsia="Times New Roman"/>
          <w:b/>
          <w:bCs/>
          <w:iCs/>
          <w:szCs w:val="24"/>
        </w:rPr>
        <w:br w:type="page"/>
      </w:r>
    </w:p>
    <w:p w14:paraId="50332676" w14:textId="3D952587" w:rsidR="00AF6FFC" w:rsidRDefault="00AF6FFC" w:rsidP="00AF6FFC">
      <w:pPr>
        <w:spacing w:after="0" w:line="360" w:lineRule="auto"/>
        <w:rPr>
          <w:rFonts w:ascii="Times New Roman" w:eastAsia="Times New Roman" w:hAnsi="Times New Roman"/>
          <w:iCs/>
          <w:sz w:val="24"/>
          <w:szCs w:val="24"/>
        </w:rPr>
      </w:pPr>
      <w:r>
        <w:rPr>
          <w:rFonts w:ascii="Times New Roman" w:eastAsia="Times New Roman" w:hAnsi="Times New Roman"/>
          <w:b/>
          <w:bCs/>
          <w:iCs/>
          <w:sz w:val="24"/>
          <w:szCs w:val="24"/>
        </w:rPr>
        <w:lastRenderedPageBreak/>
        <w:t>Highlights</w:t>
      </w:r>
    </w:p>
    <w:p w14:paraId="6AE56B8B" w14:textId="76402210" w:rsidR="00503011" w:rsidRPr="00503011" w:rsidRDefault="00503011" w:rsidP="00503011">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Bioe</w:t>
      </w:r>
      <w:r w:rsidR="00AF6FFC">
        <w:rPr>
          <w:rFonts w:ascii="Times New Roman" w:eastAsia="Times New Roman" w:hAnsi="Times New Roman"/>
          <w:iCs/>
          <w:sz w:val="24"/>
          <w:szCs w:val="24"/>
        </w:rPr>
        <w:t xml:space="preserve">nergetic mechanisms </w:t>
      </w:r>
      <w:r>
        <w:rPr>
          <w:rFonts w:ascii="Times New Roman" w:eastAsia="Times New Roman" w:hAnsi="Times New Roman"/>
          <w:iCs/>
          <w:sz w:val="24"/>
          <w:szCs w:val="24"/>
        </w:rPr>
        <w:t>of</w:t>
      </w:r>
      <w:r w:rsidR="00AF6FFC">
        <w:rPr>
          <w:rFonts w:ascii="Times New Roman" w:eastAsia="Times New Roman" w:hAnsi="Times New Roman"/>
          <w:iCs/>
          <w:sz w:val="24"/>
          <w:szCs w:val="24"/>
        </w:rPr>
        <w:t xml:space="preserve"> </w:t>
      </w:r>
      <w:r>
        <w:rPr>
          <w:rFonts w:ascii="Times New Roman" w:eastAsia="Times New Roman" w:hAnsi="Times New Roman"/>
          <w:iCs/>
          <w:sz w:val="24"/>
          <w:szCs w:val="24"/>
        </w:rPr>
        <w:t>Atlantic silverside hypoxia responses</w:t>
      </w:r>
      <w:r w:rsidR="00AF6FFC">
        <w:rPr>
          <w:rFonts w:ascii="Times New Roman" w:eastAsia="Times New Roman" w:hAnsi="Times New Roman"/>
          <w:iCs/>
          <w:sz w:val="24"/>
          <w:szCs w:val="24"/>
        </w:rPr>
        <w:t xml:space="preserve"> were investigated</w:t>
      </w:r>
      <w:r>
        <w:rPr>
          <w:rFonts w:ascii="Times New Roman" w:eastAsia="Times New Roman" w:hAnsi="Times New Roman"/>
          <w:iCs/>
          <w:sz w:val="24"/>
          <w:szCs w:val="24"/>
        </w:rPr>
        <w:t>.</w:t>
      </w:r>
    </w:p>
    <w:p w14:paraId="55576325" w14:textId="3A567242" w:rsidR="00AF6FFC"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Hypoxia effects were modeled with</w:t>
      </w:r>
      <w:r w:rsidR="00AF6FFC">
        <w:rPr>
          <w:rFonts w:ascii="Times New Roman" w:eastAsia="Times New Roman" w:hAnsi="Times New Roman"/>
          <w:iCs/>
          <w:sz w:val="24"/>
          <w:szCs w:val="24"/>
        </w:rPr>
        <w:t xml:space="preserve"> a simplified Dynamic Energy Budget model.</w:t>
      </w:r>
    </w:p>
    <w:p w14:paraId="148359F6" w14:textId="5FC2193A" w:rsidR="00AF6FFC" w:rsidRDefault="00AF6FFC"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We connected physiolog</w:t>
      </w:r>
      <w:r w:rsidR="00503011">
        <w:rPr>
          <w:rFonts w:ascii="Times New Roman" w:eastAsia="Times New Roman" w:hAnsi="Times New Roman"/>
          <w:iCs/>
          <w:sz w:val="24"/>
          <w:szCs w:val="24"/>
        </w:rPr>
        <w:t>y</w:t>
      </w:r>
      <w:r>
        <w:rPr>
          <w:rFonts w:ascii="Times New Roman" w:eastAsia="Times New Roman" w:hAnsi="Times New Roman"/>
          <w:iCs/>
          <w:sz w:val="24"/>
          <w:szCs w:val="24"/>
        </w:rPr>
        <w:t xml:space="preserve"> with energetic processes to identify </w:t>
      </w:r>
      <w:r w:rsidR="00503011">
        <w:rPr>
          <w:rFonts w:ascii="Times New Roman" w:eastAsia="Times New Roman" w:hAnsi="Times New Roman"/>
          <w:iCs/>
          <w:sz w:val="24"/>
          <w:szCs w:val="24"/>
        </w:rPr>
        <w:t>potential</w:t>
      </w:r>
      <w:r>
        <w:rPr>
          <w:rFonts w:ascii="Times New Roman" w:eastAsia="Times New Roman" w:hAnsi="Times New Roman"/>
          <w:iCs/>
          <w:sz w:val="24"/>
          <w:szCs w:val="24"/>
        </w:rPr>
        <w:t xml:space="preserve"> mechanisms.</w:t>
      </w:r>
    </w:p>
    <w:p w14:paraId="0E1EEBD7" w14:textId="34C9F312" w:rsidR="00AF6FFC"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Conversion</w:t>
      </w:r>
      <w:r w:rsidR="00AF6FFC">
        <w:rPr>
          <w:rFonts w:ascii="Times New Roman" w:eastAsia="Times New Roman" w:hAnsi="Times New Roman"/>
          <w:iCs/>
          <w:sz w:val="24"/>
          <w:szCs w:val="24"/>
        </w:rPr>
        <w:t xml:space="preserve"> efficiency</w:t>
      </w:r>
      <w:r>
        <w:rPr>
          <w:rFonts w:ascii="Times New Roman" w:eastAsia="Times New Roman" w:hAnsi="Times New Roman"/>
          <w:iCs/>
          <w:sz w:val="24"/>
          <w:szCs w:val="24"/>
        </w:rPr>
        <w:t xml:space="preserve"> and </w:t>
      </w:r>
      <w:r w:rsidR="00AF6FFC">
        <w:rPr>
          <w:rFonts w:ascii="Times New Roman" w:eastAsia="Times New Roman" w:hAnsi="Times New Roman"/>
          <w:iCs/>
          <w:sz w:val="24"/>
          <w:szCs w:val="24"/>
        </w:rPr>
        <w:t xml:space="preserve">mortality </w:t>
      </w:r>
      <w:r>
        <w:rPr>
          <w:rFonts w:ascii="Times New Roman" w:eastAsia="Times New Roman" w:hAnsi="Times New Roman"/>
          <w:iCs/>
          <w:sz w:val="24"/>
          <w:szCs w:val="24"/>
        </w:rPr>
        <w:t>parameters best explained hypoxia effects.</w:t>
      </w:r>
    </w:p>
    <w:p w14:paraId="534A56CB" w14:textId="259FD81F" w:rsidR="00AF6FFC" w:rsidRPr="00B039E2"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This mechanism could</w:t>
      </w:r>
      <w:r w:rsidR="00AF6FFC">
        <w:rPr>
          <w:rFonts w:ascii="Times New Roman" w:eastAsia="Times New Roman" w:hAnsi="Times New Roman"/>
          <w:iCs/>
          <w:sz w:val="24"/>
          <w:szCs w:val="24"/>
        </w:rPr>
        <w:t xml:space="preserve"> impact energy flow across generations and </w:t>
      </w:r>
      <w:r>
        <w:rPr>
          <w:rFonts w:ascii="Times New Roman" w:eastAsia="Times New Roman" w:hAnsi="Times New Roman"/>
          <w:iCs/>
          <w:sz w:val="24"/>
          <w:szCs w:val="24"/>
        </w:rPr>
        <w:t>trophic levels</w:t>
      </w:r>
      <w:r w:rsidR="00AF6FFC">
        <w:rPr>
          <w:rFonts w:ascii="Times New Roman" w:eastAsia="Times New Roman" w:hAnsi="Times New Roman"/>
          <w:iCs/>
          <w:sz w:val="24"/>
          <w:szCs w:val="24"/>
        </w:rPr>
        <w:t>.</w:t>
      </w:r>
    </w:p>
    <w:p w14:paraId="65F092B8" w14:textId="77777777" w:rsidR="00AF6FFC" w:rsidRDefault="00AF6FFC" w:rsidP="00AF6FFC">
      <w:pPr>
        <w:pStyle w:val="TS"/>
        <w:spacing w:line="360" w:lineRule="auto"/>
        <w:rPr>
          <w:b/>
          <w:bCs/>
        </w:rPr>
      </w:pPr>
    </w:p>
    <w:p w14:paraId="5939890A" w14:textId="77777777" w:rsidR="00AF6FFC" w:rsidRDefault="00AF6FFC" w:rsidP="00AF6FFC">
      <w:pPr>
        <w:pStyle w:val="TS"/>
        <w:spacing w:line="360" w:lineRule="auto"/>
        <w:rPr>
          <w:b/>
          <w:bCs/>
        </w:rPr>
      </w:pPr>
    </w:p>
    <w:p w14:paraId="0F4B2991" w14:textId="77777777" w:rsidR="00AF6FFC" w:rsidRPr="00C76DD0" w:rsidRDefault="00AF6FFC" w:rsidP="00AF6FFC">
      <w:pPr>
        <w:pStyle w:val="TS"/>
        <w:spacing w:line="360" w:lineRule="auto"/>
        <w:rPr>
          <w:b/>
          <w:bCs/>
        </w:rPr>
      </w:pPr>
      <w:r w:rsidRPr="00C76DD0">
        <w:rPr>
          <w:b/>
          <w:bCs/>
        </w:rPr>
        <w:t>Abstract</w:t>
      </w:r>
    </w:p>
    <w:p w14:paraId="5186467D" w14:textId="3027F5AD" w:rsidR="00AF6FFC" w:rsidRDefault="00AF6FFC" w:rsidP="00B44355">
      <w:pPr>
        <w:pStyle w:val="TS"/>
        <w:spacing w:line="360" w:lineRule="auto"/>
        <w:ind w:firstLine="720"/>
      </w:pPr>
      <w:r>
        <w:t>Ocean deoxygenation is intensifying worldwide due to warming and eutrophication, particularly in estuaries and coastal waters. Although the Atlantic silverside (</w:t>
      </w:r>
      <w:proofErr w:type="spellStart"/>
      <w:r>
        <w:rPr>
          <w:i/>
          <w:iCs/>
        </w:rPr>
        <w:t>Menidia</w:t>
      </w:r>
      <w:proofErr w:type="spellEnd"/>
      <w:r>
        <w:rPr>
          <w:i/>
          <w:iCs/>
        </w:rPr>
        <w:t xml:space="preserve"> </w:t>
      </w:r>
      <w:proofErr w:type="spellStart"/>
      <w:r>
        <w:rPr>
          <w:i/>
          <w:iCs/>
        </w:rPr>
        <w:t>menidia</w:t>
      </w:r>
      <w:proofErr w:type="spellEnd"/>
      <w:r>
        <w:t xml:space="preserve">) </w:t>
      </w:r>
      <w:r w:rsidR="00503011">
        <w:t>is tolerant of</w:t>
      </w:r>
      <w:r>
        <w:t xml:space="preserve"> the fluctuating environmental conditions in its estuarine </w:t>
      </w:r>
      <w:r w:rsidR="00503011">
        <w:t>habita</w:t>
      </w:r>
      <w:r>
        <w:t>t, chronic hypoxia impairs hatching, growth, and survival in the early life stages. We used a simplified version of a Dynamic Energy Budget model (</w:t>
      </w:r>
      <w:proofErr w:type="spellStart"/>
      <w:r>
        <w:t>DEBkiss</w:t>
      </w:r>
      <w:proofErr w:type="spellEnd"/>
      <w:r>
        <w:t xml:space="preserve">) to test the hypothesis that experimentally observed changes in animal performance can be explained by one or more of the rate processes in the model. We sought to identify the </w:t>
      </w:r>
      <w:proofErr w:type="spellStart"/>
      <w:r>
        <w:t>DEBkiss</w:t>
      </w:r>
      <w:proofErr w:type="spellEnd"/>
      <w:r>
        <w:t xml:space="preserve"> parameters that, when adjusted with a correction factor based on inhibition of Synthesizing Units, provided the best fit to hypoxia effects in the three state variables of total length, egg buffer mass, and survival over time. Because hypoxia reduces survival in embryos and newly hatched larvae, we added a survival state variable controlled by pre- and post-hatching mortality parameters. Applying the hypoxia effects to reduce the conversion efficiency of assimilates to structure accounted for some of the hypoxia-related changes in all three state variables. However, the best fit was achieved by simultaneously reducing the conversion efficiency and increasing both mortality parameters. </w:t>
      </w:r>
      <w:r w:rsidRPr="008F5B42">
        <w:t>In contrast, changing the parameter for maintenance rate with hypoxia provided little to no improvement of fit to the data.</w:t>
      </w:r>
      <w:r>
        <w:t xml:space="preserve"> Reduced conversion efficiency under hypoxia would suggest that less of the energy invested by parents and consumed through predation is converted into biomass in </w:t>
      </w:r>
      <w:r>
        <w:rPr>
          <w:i/>
          <w:iCs/>
        </w:rPr>
        <w:t xml:space="preserve">M. </w:t>
      </w:r>
      <w:proofErr w:type="spellStart"/>
      <w:r>
        <w:rPr>
          <w:i/>
          <w:iCs/>
        </w:rPr>
        <w:t>menidia</w:t>
      </w:r>
      <w:proofErr w:type="spellEnd"/>
      <w:r>
        <w:rPr>
          <w:i/>
          <w:iCs/>
        </w:rPr>
        <w:t xml:space="preserve"> </w:t>
      </w:r>
      <w:r>
        <w:t xml:space="preserve">offspring, with implications for size at age that could threaten recruitment and alter the flow of energy through the food web. </w:t>
      </w:r>
    </w:p>
    <w:p w14:paraId="60B71404" w14:textId="77777777" w:rsidR="001F7305" w:rsidRDefault="001F7305" w:rsidP="00084310">
      <w:pPr>
        <w:pStyle w:val="TS"/>
        <w:spacing w:line="360" w:lineRule="auto"/>
      </w:pPr>
    </w:p>
    <w:p w14:paraId="44CE9FAC" w14:textId="033680BE" w:rsidR="001F7305" w:rsidRDefault="001F7305" w:rsidP="00084310">
      <w:pPr>
        <w:pStyle w:val="TS"/>
        <w:spacing w:line="360" w:lineRule="auto"/>
      </w:pPr>
      <w:r>
        <w:rPr>
          <w:b/>
          <w:bCs/>
        </w:rPr>
        <w:t>Keywords</w:t>
      </w:r>
    </w:p>
    <w:p w14:paraId="465FE659" w14:textId="7DCA51DB" w:rsidR="001F7305" w:rsidRPr="001F7305" w:rsidRDefault="001F7305" w:rsidP="00084310">
      <w:pPr>
        <w:pStyle w:val="TS"/>
        <w:spacing w:line="360" w:lineRule="auto"/>
      </w:pPr>
      <w:r>
        <w:t xml:space="preserve">Dynamic Energy Budget; </w:t>
      </w:r>
      <w:proofErr w:type="spellStart"/>
      <w:r>
        <w:t>DEBkiss</w:t>
      </w:r>
      <w:proofErr w:type="spellEnd"/>
      <w:r>
        <w:t>; early life stages; Atlantic silverside; hypoxia; stressors</w:t>
      </w:r>
    </w:p>
    <w:p w14:paraId="7EC59EAE" w14:textId="77777777" w:rsidR="00C76DD0" w:rsidRPr="00C76DD0" w:rsidRDefault="00C76DD0" w:rsidP="00C76DD0"/>
    <w:p w14:paraId="71B24C28" w14:textId="69BE5872" w:rsidR="00970378" w:rsidRPr="00C76DD0" w:rsidRDefault="00970378" w:rsidP="00204B21">
      <w:pPr>
        <w:pStyle w:val="TS"/>
        <w:numPr>
          <w:ilvl w:val="0"/>
          <w:numId w:val="9"/>
        </w:numPr>
        <w:spacing w:line="360" w:lineRule="auto"/>
        <w:ind w:left="360"/>
        <w:rPr>
          <w:b/>
          <w:bCs/>
        </w:rPr>
      </w:pPr>
      <w:r w:rsidRPr="00C76DD0">
        <w:rPr>
          <w:b/>
          <w:bCs/>
        </w:rPr>
        <w:t>Introduction</w:t>
      </w:r>
      <w:bookmarkEnd w:id="4"/>
    </w:p>
    <w:p w14:paraId="25E1C077" w14:textId="5EB46EB2" w:rsidR="005F4420" w:rsidRPr="00985FFB" w:rsidRDefault="005F4420" w:rsidP="00C76DD0">
      <w:pPr>
        <w:pStyle w:val="TS"/>
        <w:spacing w:line="360" w:lineRule="auto"/>
        <w:ind w:firstLine="720"/>
      </w:pPr>
      <w:r w:rsidRPr="00985FFB">
        <w:t xml:space="preserve">Hypoxia is common in coastal and estuarine waters and is expected to intensify with global warming (Diaz and Rosenberg, 2008; </w:t>
      </w:r>
      <w:proofErr w:type="spellStart"/>
      <w:r w:rsidRPr="00985FFB">
        <w:t>Breitburg</w:t>
      </w:r>
      <w:proofErr w:type="spellEnd"/>
      <w:r w:rsidRPr="00985FFB">
        <w:t xml:space="preserve"> et al., 2018). Between anthropogenic influence on nearshore waters and the natural dynamics of shallow, partially enclosed water bodies, hypoxia often co-occurs with other stressors such as high temperature, ocean acidification, and pollutants (Gruber, 2011). </w:t>
      </w:r>
      <w:r w:rsidR="004E0E9E">
        <w:t>In temperate estuaries</w:t>
      </w:r>
      <w:r w:rsidRPr="00985FFB">
        <w:t xml:space="preserve">, stratification and productivity associated with high temperatures in spring and summer cause hypoxic and eutrophic zones to form </w:t>
      </w:r>
      <w:ins w:id="5" w:author="Schwemmer, Teresa" w:date="2024-07-16T21:41:00Z" w16du:dateUtc="2024-07-17T01:41:00Z">
        <w:r w:rsidR="00C57C77">
          <w:t>with</w:t>
        </w:r>
      </w:ins>
      <w:del w:id="6" w:author="Schwemmer, Teresa" w:date="2024-07-16T21:41:00Z" w16du:dateUtc="2024-07-17T01:41:00Z">
        <w:r w:rsidRPr="00985FFB" w:rsidDel="00C57C77">
          <w:delText>and</w:delText>
        </w:r>
      </w:del>
      <w:r w:rsidRPr="00985FFB">
        <w:t xml:space="preserve"> great fluctuations in dissolved oxygen (DO) on diel to monthly time scales (O’Donnell et al., 200</w:t>
      </w:r>
      <w:ins w:id="7" w:author="Schwemmer, Teresa" w:date="2024-07-18T23:03:00Z" w16du:dateUtc="2024-07-19T03:03:00Z">
        <w:r w:rsidR="00360B96">
          <w:t>8</w:t>
        </w:r>
      </w:ins>
      <w:del w:id="8" w:author="Schwemmer, Teresa" w:date="2024-07-18T23:03:00Z" w16du:dateUtc="2024-07-19T03:03:00Z">
        <w:r w:rsidRPr="00985FFB" w:rsidDel="00360B96">
          <w:delText>4</w:delText>
        </w:r>
      </w:del>
      <w:r w:rsidRPr="00985FFB">
        <w:t xml:space="preserve">; Baumann and Smith, 2018; Testa et al., 2018). While fish species that currently live in such areas tend to have mechanisms to cope with </w:t>
      </w:r>
      <w:r w:rsidR="004E0E9E">
        <w:t>episodic</w:t>
      </w:r>
      <w:r w:rsidRPr="00985FFB">
        <w:t xml:space="preserve"> hypoxia (Farrell and Brauner, 2009; Zhu et al., 2013; Baumann, 2019), these </w:t>
      </w:r>
      <w:r w:rsidR="0090203D">
        <w:t>are not necessarily adequate for</w:t>
      </w:r>
      <w:r w:rsidRPr="00985FFB">
        <w:t xml:space="preserve"> tolerance of longer duration</w:t>
      </w:r>
      <w:r w:rsidR="0090203D">
        <w:t xml:space="preserve"> event</w:t>
      </w:r>
      <w:r w:rsidRPr="00985FFB">
        <w:t xml:space="preserve">s. </w:t>
      </w:r>
      <w:proofErr w:type="gramStart"/>
      <w:r w:rsidRPr="00985FFB">
        <w:t>Fishes</w:t>
      </w:r>
      <w:proofErr w:type="gramEnd"/>
      <w:r w:rsidRPr="00985FFB">
        <w:t xml:space="preserve"> that spawn in the spring and summer </w:t>
      </w:r>
      <w:r w:rsidR="0090203D">
        <w:t>may be particularly vulnerable because they are exposed to</w:t>
      </w:r>
      <w:r w:rsidRPr="00985FFB">
        <w:t xml:space="preserve"> hypoxia during the sensitive early life stages. Embryos and young larvae rely largely on diffusion for oxygen uptake and lack well-developed mechanisms, such as high surface area gills, to meet oxygen demands in low DO water (Rombough, 1988). While later stage fishes and even some early larvae can swim to avoid hypoxic habitats (</w:t>
      </w:r>
      <w:proofErr w:type="spellStart"/>
      <w:r w:rsidRPr="00985FFB">
        <w:t>Niklitschek</w:t>
      </w:r>
      <w:proofErr w:type="spellEnd"/>
      <w:r w:rsidRPr="00985FFB">
        <w:t xml:space="preserve"> and Secor,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(Stierhoff et al., 2006; </w:t>
      </w:r>
      <w:proofErr w:type="spellStart"/>
      <w:r w:rsidRPr="00985FFB">
        <w:t>Vanderplancke</w:t>
      </w:r>
      <w:proofErr w:type="spellEnd"/>
      <w:r w:rsidRPr="00985FFB">
        <w:t xml:space="preserve"> et al., 2015; </w:t>
      </w:r>
      <w:proofErr w:type="spellStart"/>
      <w:r w:rsidRPr="00985FFB">
        <w:t>Zambonino</w:t>
      </w:r>
      <w:proofErr w:type="spellEnd"/>
      <w:r w:rsidRPr="00985FFB">
        <w:t>-Infante et al., 2017). Modeling the energetic mechanisms of responses to hypoxia using unified principles on model species can help connect physiology and life history to population-level changes and serve as a valuable alternative</w:t>
      </w:r>
      <w:r w:rsidR="00361F01">
        <w:t xml:space="preserve"> </w:t>
      </w:r>
      <w:r w:rsidR="0089379B">
        <w:t>and/</w:t>
      </w:r>
      <w:r w:rsidR="00361F01">
        <w:t>or supplement</w:t>
      </w:r>
      <w:r w:rsidRPr="00985FFB">
        <w:t xml:space="preserve"> to time- and labor-intensive laboratory experiments on other species, particularly with very small embryos and larvae. </w:t>
      </w:r>
    </w:p>
    <w:p w14:paraId="60A14A47" w14:textId="6F732922" w:rsidR="005F4420" w:rsidRPr="00985FFB" w:rsidDel="006F263A" w:rsidRDefault="005F4420" w:rsidP="00966BCC">
      <w:pPr>
        <w:pStyle w:val="TS"/>
        <w:spacing w:line="360" w:lineRule="auto"/>
        <w:ind w:firstLine="720"/>
        <w:rPr>
          <w:del w:id="9" w:author="Schwemmer, Teresa" w:date="2024-07-18T18:46:00Z" w16du:dateUtc="2024-07-18T22:46:00Z"/>
        </w:rPr>
      </w:pPr>
      <w:r w:rsidRPr="00985FFB">
        <w:t>Hypoxia is known to inhibit growth and survival in early life fishes (Rombough, 1988; Cross et al., 2019; Del Rio et al., 2019), as oxygen is required for the processes that maintain homeostasis and convert food for growth and activity. Anaerobic energy production fuels these processes with</w:t>
      </w:r>
      <w:ins w:id="10" w:author="Schwemmer, Teresa" w:date="2024-07-16T21:41:00Z" w16du:dateUtc="2024-07-17T01:41:00Z">
        <w:r w:rsidR="00C57C77">
          <w:t xml:space="preserve"> only</w:t>
        </w:r>
      </w:ins>
      <w:r w:rsidRPr="00985FFB">
        <w:t xml:space="preserve"> about 1/15</w:t>
      </w:r>
      <w:r w:rsidRPr="00985FFB">
        <w:rPr>
          <w:vertAlign w:val="superscript"/>
        </w:rPr>
        <w:t>th</w:t>
      </w:r>
      <w:r w:rsidRPr="00985FFB">
        <w:t xml:space="preserve"> the ATP yield of aerobic respiration. Hypoxic exposure </w:t>
      </w:r>
      <w:r w:rsidR="0089379B">
        <w:t xml:space="preserve">may </w:t>
      </w:r>
      <w:r w:rsidRPr="00985FFB">
        <w:t>lead to physiological responses such as depressed metabolism (</w:t>
      </w:r>
      <w:r w:rsidR="00907997">
        <w:t xml:space="preserve">Richards, 2009; </w:t>
      </w:r>
      <w:r w:rsidRPr="00985FFB">
        <w:t xml:space="preserve">Schwemmer, </w:t>
      </w:r>
      <w:r w:rsidR="00805108">
        <w:lastRenderedPageBreak/>
        <w:t>2023</w:t>
      </w:r>
      <w:r w:rsidRPr="00985FFB">
        <w:t>), limited growth, increased ventilation, and changes to hematocrit, hemoglobin, and erythrocyte quantities and characteristics (Taylor and Miller, 2001; Stierhoff et al., 2009; Bianchini and Wright, 2013). Metabolism has also been shown to increase after temporary hypoxia as fish remove lactate accumulated from anaerobic respiration (Heath and Pritchard, 1965).</w:t>
      </w:r>
      <w:ins w:id="11" w:author="Schwemmer, Teresa" w:date="2024-07-18T18:46:00Z" w16du:dateUtc="2024-07-18T22:46:00Z">
        <w:r w:rsidR="006F263A">
          <w:t xml:space="preserve"> </w:t>
        </w:r>
      </w:ins>
    </w:p>
    <w:p w14:paraId="26AB76B6" w14:textId="3BE4163B" w:rsidR="005F4420" w:rsidRPr="00985FFB" w:rsidRDefault="005F4420" w:rsidP="006F263A">
      <w:pPr>
        <w:pStyle w:val="TS"/>
        <w:spacing w:line="360" w:lineRule="auto"/>
        <w:ind w:firstLine="720"/>
      </w:pPr>
      <w:del w:id="12" w:author="Schwemmer, Teresa" w:date="2024-06-30T14:24:00Z" w16du:dateUtc="2024-06-30T18:24:00Z">
        <w:r w:rsidRPr="00985FFB" w:rsidDel="00AD4588">
          <w:delText>Hypoxia often has interactive effects with other stressors such as temperature (Brandt et al., 2009; McBryan et al., 2013; Earhart et al., 2022) and high carbon dioxide (CO</w:delText>
        </w:r>
        <w:r w:rsidRPr="00985FFB" w:rsidDel="00AD4588">
          <w:rPr>
            <w:vertAlign w:val="subscript"/>
          </w:rPr>
          <w:delText>2</w:delText>
        </w:r>
        <w:r w:rsidRPr="00985FFB" w:rsidDel="00AD4588">
          <w:delText>; Hancock and Place, 2016; Miller et al., 2016; Morrell and Gobler, 2020).</w:delText>
        </w:r>
        <w:r w:rsidR="00907997" w:rsidDel="00AD4588">
          <w:delText xml:space="preserve"> </w:delText>
        </w:r>
      </w:del>
      <w:ins w:id="13" w:author="Schwemmer, Teresa" w:date="2024-07-18T18:38:00Z" w16du:dateUtc="2024-07-18T22:38:00Z">
        <w:r w:rsidR="006F263A">
          <w:t xml:space="preserve">While the </w:t>
        </w:r>
      </w:ins>
      <w:ins w:id="14" w:author="Schwemmer, Teresa" w:date="2024-07-18T18:46:00Z" w16du:dateUtc="2024-07-18T22:46:00Z">
        <w:r w:rsidR="006F263A">
          <w:t>growth and survival</w:t>
        </w:r>
      </w:ins>
      <w:ins w:id="15" w:author="Schwemmer, Teresa" w:date="2024-07-18T18:38:00Z" w16du:dateUtc="2024-07-18T22:38:00Z">
        <w:r w:rsidR="006F263A">
          <w:t xml:space="preserve"> effects of hypoxia have been demonstrated in many species, the mechanisms are poorly understood. </w:t>
        </w:r>
      </w:ins>
      <w:r w:rsidR="00907997">
        <w:t>The Atlantic silverside (</w:t>
      </w:r>
      <w:proofErr w:type="spellStart"/>
      <w:r w:rsidR="00907997">
        <w:rPr>
          <w:i/>
          <w:iCs/>
        </w:rPr>
        <w:t>Menidia</w:t>
      </w:r>
      <w:proofErr w:type="spellEnd"/>
      <w:r w:rsidR="00907997">
        <w:rPr>
          <w:i/>
          <w:iCs/>
        </w:rPr>
        <w:t xml:space="preserve"> </w:t>
      </w:r>
      <w:proofErr w:type="spellStart"/>
      <w:r w:rsidR="00907997">
        <w:rPr>
          <w:i/>
          <w:iCs/>
        </w:rPr>
        <w:t>menidia</w:t>
      </w:r>
      <w:proofErr w:type="spellEnd"/>
      <w:r w:rsidR="00907997">
        <w:t xml:space="preserve">) is an estuarine forage fish that has frequently been used as a model species to understand </w:t>
      </w:r>
      <w:del w:id="16" w:author="Schwemmer, Teresa" w:date="2024-07-18T18:39:00Z" w16du:dateUtc="2024-07-18T22:39:00Z">
        <w:r w:rsidR="00907997" w:rsidDel="006F263A">
          <w:delText>in</w:delText>
        </w:r>
        <w:r w:rsidRPr="00985FFB" w:rsidDel="006F263A">
          <w:delText xml:space="preserve">teractive effects of </w:delText>
        </w:r>
      </w:del>
      <w:del w:id="17" w:author="Schwemmer, Teresa" w:date="2024-06-30T14:25:00Z" w16du:dateUtc="2024-06-30T18:25:00Z">
        <w:r w:rsidRPr="00985FFB" w:rsidDel="00AD4588">
          <w:delText>high CO</w:delText>
        </w:r>
        <w:r w:rsidRPr="00985FFB" w:rsidDel="00AD4588">
          <w:rPr>
            <w:vertAlign w:val="subscript"/>
          </w:rPr>
          <w:delText>2</w:delText>
        </w:r>
        <w:r w:rsidRPr="00985FFB" w:rsidDel="00AD4588">
          <w:delText xml:space="preserve"> and</w:delText>
        </w:r>
      </w:del>
      <w:ins w:id="18" w:author="Schwemmer, Teresa" w:date="2024-07-18T18:39:00Z" w16du:dateUtc="2024-07-18T22:39:00Z">
        <w:r w:rsidR="006F263A">
          <w:t>effects of str</w:t>
        </w:r>
      </w:ins>
      <w:ins w:id="19" w:author="Schwemmer, Teresa" w:date="2024-07-18T18:40:00Z" w16du:dateUtc="2024-07-18T22:40:00Z">
        <w:r w:rsidR="006F263A">
          <w:t>essors</w:t>
        </w:r>
      </w:ins>
      <w:ins w:id="20" w:author="Schwemmer, Teresa" w:date="2024-07-18T18:41:00Z" w16du:dateUtc="2024-07-18T22:41:00Z">
        <w:r w:rsidR="006F263A">
          <w:t>,</w:t>
        </w:r>
      </w:ins>
      <w:ins w:id="21" w:author="Schwemmer, Teresa" w:date="2024-07-18T18:40:00Z" w16du:dateUtc="2024-07-18T22:40:00Z">
        <w:r w:rsidR="006F263A">
          <w:t xml:space="preserve"> including</w:t>
        </w:r>
      </w:ins>
      <w:r w:rsidRPr="00985FFB">
        <w:t xml:space="preserve"> hypoxia</w:t>
      </w:r>
      <w:ins w:id="22" w:author="Schwemmer, Teresa" w:date="2024-07-18T18:40:00Z" w16du:dateUtc="2024-07-18T22:40:00Z">
        <w:r w:rsidR="006F263A">
          <w:t>, on fish growth and physiology</w:t>
        </w:r>
      </w:ins>
      <w:r w:rsidR="00907997">
        <w:t xml:space="preserve"> (DePasquale et al., 2015; Miller et al., 2016; </w:t>
      </w:r>
      <w:del w:id="23" w:author="Schwemmer, Teresa" w:date="2024-07-18T18:41:00Z" w16du:dateUtc="2024-07-18T22:41:00Z">
        <w:r w:rsidR="00907997" w:rsidDel="006F263A">
          <w:delText xml:space="preserve">Murray and Baumann, 2018; </w:delText>
        </w:r>
      </w:del>
      <w:r w:rsidR="00907997">
        <w:t xml:space="preserve">Schwemmer et al., 2020). </w:t>
      </w:r>
      <w:del w:id="24" w:author="Schwemmer, Teresa" w:date="2024-07-18T18:43:00Z" w16du:dateUtc="2024-07-18T22:43:00Z">
        <w:r w:rsidR="00907997" w:rsidDel="006F263A">
          <w:delText xml:space="preserve">Rearing </w:delText>
        </w:r>
        <w:r w:rsidR="00907997" w:rsidDel="006F263A">
          <w:rPr>
            <w:i/>
            <w:iCs/>
          </w:rPr>
          <w:delText>M. menidia</w:delText>
        </w:r>
        <w:r w:rsidR="00907997" w:rsidDel="006F263A">
          <w:delText xml:space="preserve"> offspring in static</w:delText>
        </w:r>
        <w:r w:rsidRPr="00985FFB" w:rsidDel="006F263A">
          <w:delText xml:space="preserve"> low DO</w:delText>
        </w:r>
      </w:del>
      <w:ins w:id="25" w:author="Schwemmer, Teresa" w:date="2024-07-18T18:43:00Z" w16du:dateUtc="2024-07-18T22:43:00Z">
        <w:r w:rsidR="006F263A">
          <w:t>Hypoxia</w:t>
        </w:r>
      </w:ins>
      <w:r w:rsidRPr="00985FFB">
        <w:t xml:space="preserve"> significantly </w:t>
      </w:r>
      <w:r w:rsidRPr="006F263A">
        <w:t>delay</w:t>
      </w:r>
      <w:ins w:id="26" w:author="Schwemmer, Teresa" w:date="2024-07-18T18:47:00Z" w16du:dateUtc="2024-07-18T22:47:00Z">
        <w:r w:rsidR="006F263A" w:rsidRPr="006F263A">
          <w:t>s</w:t>
        </w:r>
        <w:r w:rsidR="006F263A">
          <w:t xml:space="preserve"> </w:t>
        </w:r>
        <w:r w:rsidR="006F263A">
          <w:rPr>
            <w:i/>
            <w:iCs/>
          </w:rPr>
          <w:t xml:space="preserve">M. </w:t>
        </w:r>
        <w:proofErr w:type="spellStart"/>
        <w:r w:rsidR="006F263A">
          <w:rPr>
            <w:i/>
            <w:iCs/>
          </w:rPr>
          <w:t>menidia</w:t>
        </w:r>
      </w:ins>
      <w:proofErr w:type="spellEnd"/>
      <w:del w:id="27" w:author="Schwemmer, Teresa" w:date="2024-07-18T18:47:00Z" w16du:dateUtc="2024-07-18T22:47:00Z">
        <w:r w:rsidRPr="00985FFB" w:rsidDel="006F263A">
          <w:delText>ed</w:delText>
        </w:r>
      </w:del>
      <w:r w:rsidRPr="00985FFB">
        <w:t xml:space="preserve"> hatching</w:t>
      </w:r>
      <w:del w:id="28" w:author="Schwemmer, Teresa" w:date="2024-07-18T18:43:00Z" w16du:dateUtc="2024-07-18T22:43:00Z">
        <w:r w:rsidRPr="00985FFB" w:rsidDel="006F263A">
          <w:delText>,</w:delText>
        </w:r>
      </w:del>
      <w:r w:rsidRPr="00985FFB">
        <w:t xml:space="preserve"> </w:t>
      </w:r>
      <w:del w:id="29" w:author="Schwemmer, Teresa" w:date="2024-07-18T18:44:00Z" w16du:dateUtc="2024-07-18T22:44:00Z">
        <w:r w:rsidRPr="00985FFB" w:rsidDel="006F263A">
          <w:delText xml:space="preserve">reduced survival to hatching and larval survival, </w:delText>
        </w:r>
      </w:del>
      <w:r w:rsidRPr="00985FFB">
        <w:t>and reduce</w:t>
      </w:r>
      <w:ins w:id="30" w:author="Schwemmer, Teresa" w:date="2024-07-18T18:47:00Z" w16du:dateUtc="2024-07-18T22:47:00Z">
        <w:r w:rsidR="006F263A">
          <w:t>s</w:t>
        </w:r>
      </w:ins>
      <w:del w:id="31" w:author="Schwemmer, Teresa" w:date="2024-07-18T18:47:00Z" w16du:dateUtc="2024-07-18T22:47:00Z">
        <w:r w:rsidRPr="00985FFB" w:rsidDel="006F263A">
          <w:delText>d</w:delText>
        </w:r>
      </w:del>
      <w:r w:rsidRPr="00985FFB">
        <w:t xml:space="preserve"> embryo and larval growth (Cross et al., 2019). </w:t>
      </w:r>
      <w:del w:id="32" w:author="Schwemmer, Teresa" w:date="2024-06-30T14:21:00Z" w16du:dateUtc="2024-06-30T18:21:00Z">
        <w:r w:rsidR="00907997" w:rsidDel="00AD4588">
          <w:delText>However, the negative effects of both hypoxia and high CO</w:delText>
        </w:r>
        <w:r w:rsidR="00907997" w:rsidDel="00AD4588">
          <w:rPr>
            <w:vertAlign w:val="subscript"/>
          </w:rPr>
          <w:delText>2</w:delText>
        </w:r>
        <w:r w:rsidR="00907997" w:rsidDel="00AD4588">
          <w:delText xml:space="preserve"> were mitigated when offspring were exposed to diel-fluctuating treatments rather than static (Cross et al., 2019). </w:delText>
        </w:r>
      </w:del>
      <w:del w:id="33" w:author="Schwemmer, Teresa" w:date="2024-07-16T21:43:00Z" w16du:dateUtc="2024-07-17T01:43:00Z">
        <w:r w:rsidRPr="00985FFB" w:rsidDel="00C57C77">
          <w:delText xml:space="preserve">While diel fluctuations are a realistic representation of </w:delText>
        </w:r>
        <w:r w:rsidR="0089379B" w:rsidDel="00C57C77">
          <w:delText xml:space="preserve">current </w:delText>
        </w:r>
        <w:r w:rsidRPr="00985FFB" w:rsidDel="00C57C77">
          <w:delText xml:space="preserve">changes in community photosynthesis and respiration between day and night, environmental change in coming years could extend hypoxic duration to reduce periods of relief. </w:delText>
        </w:r>
      </w:del>
      <w:del w:id="34" w:author="Schwemmer, Teresa" w:date="2024-07-18T18:45:00Z" w16du:dateUtc="2024-07-18T22:45:00Z">
        <w:r w:rsidRPr="00985FFB" w:rsidDel="006F263A">
          <w:delText xml:space="preserve">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(Rabalais et al., 2009; Howarth et al., 2011). Currently </w:delText>
        </w:r>
        <w:r w:rsidRPr="00985FFB" w:rsidDel="006F263A">
          <w:rPr>
            <w:i/>
            <w:iCs/>
          </w:rPr>
          <w:delText>M. menidia</w:delText>
        </w:r>
        <w:r w:rsidRPr="00985FFB" w:rsidDel="006F263A">
          <w:delText xml:space="preserve"> is tolerant enough that population declines are not a concern, but without knowledge of the mechanisms of early life impacts it is hard to anticipate whether this will change under intensifying deoxygenation or with additional stressors (</w:delText>
        </w:r>
        <w:r w:rsidRPr="00985FFB" w:rsidDel="006F263A">
          <w:rPr>
            <w:rFonts w:cs="Times New Roman"/>
            <w:szCs w:val="24"/>
          </w:rPr>
          <w:delText>Baumann, 2019</w:delText>
        </w:r>
        <w:r w:rsidRPr="00985FFB" w:rsidDel="006F263A">
          <w:delText>).</w:delText>
        </w:r>
      </w:del>
    </w:p>
    <w:p w14:paraId="6892A364" w14:textId="3544EE0B" w:rsidR="005F4420" w:rsidRPr="00C57C77" w:rsidRDefault="00FB7317" w:rsidP="00F0159C">
      <w:pPr>
        <w:pStyle w:val="TS"/>
        <w:spacing w:line="360" w:lineRule="auto"/>
        <w:ind w:firstLine="720"/>
      </w:pPr>
      <w:r w:rsidRPr="00985FFB">
        <w:t xml:space="preserve">Dynamic Energy Budget (DEB) </w:t>
      </w:r>
      <w:r w:rsidR="003A75AF">
        <w:t>theory</w:t>
      </w:r>
      <w:r w:rsidR="003A75AF" w:rsidRPr="00985FFB">
        <w:t xml:space="preserve"> </w:t>
      </w:r>
      <w:r w:rsidRPr="00985FFB">
        <w:t xml:space="preserve">is a bioenergetic framework designed to bridge multiple levels of biological organization in assessing stressor effects </w:t>
      </w:r>
      <w:r>
        <w:t xml:space="preserve">and their mechanisms </w:t>
      </w:r>
      <w:r w:rsidRPr="00985FFB">
        <w:t>in a vast variety of species (</w:t>
      </w:r>
      <w:proofErr w:type="spellStart"/>
      <w:r w:rsidRPr="00985FFB">
        <w:t>Kooijman</w:t>
      </w:r>
      <w:proofErr w:type="spellEnd"/>
      <w:r w:rsidRPr="00985FFB">
        <w:t>, 2010</w:t>
      </w:r>
      <w:r w:rsidR="008A6EED">
        <w:t>a</w:t>
      </w:r>
      <w:r w:rsidRPr="00985FFB">
        <w:t xml:space="preserve">; </w:t>
      </w:r>
      <w:proofErr w:type="spellStart"/>
      <w:r w:rsidRPr="00985FFB">
        <w:t>AmP</w:t>
      </w:r>
      <w:proofErr w:type="spellEnd"/>
      <w:r w:rsidRPr="00985FFB">
        <w:t xml:space="preserve">, 2023). This approach follows energy allocation, </w:t>
      </w:r>
      <w:r w:rsidR="0089379B">
        <w:t>represented in</w:t>
      </w:r>
      <w:r w:rsidRPr="00985FFB">
        <w:t xml:space="preserve"> </w:t>
      </w:r>
      <w:proofErr w:type="spellStart"/>
      <w:r w:rsidRPr="00985FFB">
        <w:t>suborganismal</w:t>
      </w:r>
      <w:proofErr w:type="spellEnd"/>
      <w:r w:rsidRPr="00985FFB">
        <w:t xml:space="preserve"> metabolic fluxes, and how it leads to life history outcomes such as growth rate, reproductive output, and survival, using physical and biological concepts that are generalizable to most species (</w:t>
      </w:r>
      <w:proofErr w:type="spellStart"/>
      <w:r w:rsidRPr="00985FFB">
        <w:t>Jusup</w:t>
      </w:r>
      <w:proofErr w:type="spellEnd"/>
      <w:r w:rsidRPr="00985FFB">
        <w:t xml:space="preserve"> et al., 2017). It accounts for differences in the energy budget at each stage to allow modeling of life stage transition timing and stage-specific responses to stressors (</w:t>
      </w:r>
      <w:proofErr w:type="spellStart"/>
      <w:r w:rsidRPr="00985FFB">
        <w:t>Kooijman</w:t>
      </w:r>
      <w:proofErr w:type="spellEnd"/>
      <w:r w:rsidRPr="00985FFB">
        <w:t>, 2010</w:t>
      </w:r>
      <w:r w:rsidR="008A6EED">
        <w:t>a</w:t>
      </w:r>
      <w:r w:rsidRPr="00985FFB">
        <w:t>). DEB theory is often used to connect experimental observations of multiple stressor effects to both the underlying energetic mechanisms (</w:t>
      </w:r>
      <w:proofErr w:type="spellStart"/>
      <w:r w:rsidRPr="00985FFB">
        <w:t>Kooijman</w:t>
      </w:r>
      <w:proofErr w:type="spellEnd"/>
      <w:r w:rsidRPr="00985FFB">
        <w:t xml:space="preserve">, 2018) and life history outcomes that feed into population dynamics (Nisbet et al., 2000; Martin et al., 2013; </w:t>
      </w:r>
      <w:proofErr w:type="spellStart"/>
      <w:r w:rsidRPr="00985FFB">
        <w:t>Smallegange</w:t>
      </w:r>
      <w:proofErr w:type="spellEnd"/>
      <w:r w:rsidRPr="00985FFB">
        <w:t xml:space="preserve"> et al., 2017). </w:t>
      </w:r>
      <w:r w:rsidR="00361F01">
        <w:t xml:space="preserve">It is important to </w:t>
      </w:r>
      <w:r>
        <w:t xml:space="preserve">connect </w:t>
      </w:r>
      <w:proofErr w:type="spellStart"/>
      <w:r>
        <w:t>suborganismal</w:t>
      </w:r>
      <w:proofErr w:type="spellEnd"/>
      <w:r>
        <w:t xml:space="preserve"> and organismal responses to population </w:t>
      </w:r>
      <w:r w:rsidR="005A66CE">
        <w:t>implication</w:t>
      </w:r>
      <w:r>
        <w:t>s</w:t>
      </w:r>
      <w:r w:rsidR="00361F01">
        <w:t xml:space="preserve"> because targeted conservation actions </w:t>
      </w:r>
      <w:r w:rsidR="003A75AF">
        <w:t xml:space="preserve">typically </w:t>
      </w:r>
      <w:r w:rsidR="00361F01">
        <w:t>operate at this level, but</w:t>
      </w:r>
      <w:r>
        <w:t xml:space="preserve"> this</w:t>
      </w:r>
      <w:r w:rsidR="00361F01">
        <w:t xml:space="preserve"> </w:t>
      </w:r>
      <w:r w:rsidR="00F0159C">
        <w:t>scaling requires additional steps and remains a challenge (but see Nisbet et al., 1989;</w:t>
      </w:r>
      <w:r w:rsidR="00E4040A">
        <w:t xml:space="preserve"> Martin et al., 2013;</w:t>
      </w:r>
      <w:r w:rsidR="00F0159C">
        <w:t xml:space="preserve"> Grear et al., 2020; Tai et al., 2021). </w:t>
      </w:r>
      <w:r w:rsidR="005F4420" w:rsidRPr="00985FFB">
        <w:t>The</w:t>
      </w:r>
      <w:r>
        <w:t xml:space="preserve"> ability to bridge levels of biological organization from the molecular to population level </w:t>
      </w:r>
      <w:r w:rsidR="005F4420" w:rsidRPr="00985FFB">
        <w:t>make</w:t>
      </w:r>
      <w:r>
        <w:t>s</w:t>
      </w:r>
      <w:r w:rsidR="005F4420" w:rsidRPr="00985FFB">
        <w:t xml:space="preserve"> DEB theory an excellent tool for enhancing the utility of experimental hypoxia data </w:t>
      </w:r>
      <w:r>
        <w:t>for</w:t>
      </w:r>
      <w:r w:rsidR="005F4420" w:rsidRPr="00985FFB">
        <w:t xml:space="preserve"> conservation and management (Lavaud et al., 2021). </w:t>
      </w:r>
      <w:ins w:id="35" w:author="Schwemmer, Teresa" w:date="2024-07-16T21:44:00Z" w16du:dateUtc="2024-07-17T01:44:00Z">
        <w:r w:rsidR="00C57C77">
          <w:t>However, there is a conceptual disconnect between the abstract variables and fluxes in DEB models and the chemically defined quantities reported in most molecular-level studies (e.g. Murphy et al., 2018). Some of the interpretation of our results in this paper rest</w:t>
        </w:r>
      </w:ins>
      <w:ins w:id="36" w:author="Schwemmer, Teresa" w:date="2024-07-16T21:45:00Z" w16du:dateUtc="2024-07-17T01:45:00Z">
        <w:r w:rsidR="00C57C77">
          <w:t xml:space="preserve">s on hypothesized connections between these different levels of description, and for this reason we discuss some </w:t>
        </w:r>
        <w:proofErr w:type="spellStart"/>
        <w:r w:rsidR="00C57C77">
          <w:lastRenderedPageBreak/>
          <w:t>suborganismal</w:t>
        </w:r>
        <w:proofErr w:type="spellEnd"/>
        <w:r w:rsidR="00C57C77">
          <w:t xml:space="preserve"> literature in detail in the Supplementary Material</w:t>
        </w:r>
      </w:ins>
      <w:ins w:id="37" w:author="Schwemmer, Teresa" w:date="2024-07-16T21:46:00Z" w16du:dateUtc="2024-07-17T01:46:00Z">
        <w:r w:rsidR="00C57C77">
          <w:t>s</w:t>
        </w:r>
      </w:ins>
      <w:ins w:id="38" w:author="Schwemmer, Teresa" w:date="2024-07-16T21:45:00Z" w16du:dateUtc="2024-07-17T01:45:00Z">
        <w:r w:rsidR="00C57C77">
          <w:t xml:space="preserve">, section </w:t>
        </w:r>
        <w:r w:rsidR="00C57C77">
          <w:rPr>
            <w:i/>
            <w:iCs/>
          </w:rPr>
          <w:t>Relating DEB processes to physiology</w:t>
        </w:r>
        <w:r w:rsidR="00C57C77">
          <w:t>.</w:t>
        </w:r>
      </w:ins>
    </w:p>
    <w:p w14:paraId="04974C1E" w14:textId="77777777" w:rsidR="006E199A" w:rsidRPr="00985FFB" w:rsidRDefault="005F4420" w:rsidP="006E199A">
      <w:pPr>
        <w:pStyle w:val="TS"/>
        <w:spacing w:line="360" w:lineRule="auto"/>
        <w:ind w:firstLine="720"/>
        <w:rPr>
          <w:ins w:id="39" w:author="Schwemmer, Teresa" w:date="2024-07-18T18:50:00Z" w16du:dateUtc="2024-07-18T22:50:00Z"/>
        </w:rPr>
      </w:pPr>
      <w:r w:rsidRPr="00985FFB">
        <w:t xml:space="preserve">Depending on the application and types of data available, simplified versions of the standard DEB model can be used (e.g. </w:t>
      </w:r>
      <w:proofErr w:type="spellStart"/>
      <w:r w:rsidRPr="00985FFB">
        <w:t>Kooijman</w:t>
      </w:r>
      <w:proofErr w:type="spellEnd"/>
      <w:r w:rsidRPr="00985FFB">
        <w:t xml:space="preserve"> and Metz, 1984; Jager, 2018; Martin et al., 2017). Although complexity can </w:t>
      </w:r>
      <w:r w:rsidR="00A07CA7">
        <w:t xml:space="preserve">sometimes be </w:t>
      </w:r>
      <w:r w:rsidRPr="00985FFB">
        <w:t>beneficial (Evans et al., 2013)</w:t>
      </w:r>
      <w:r w:rsidR="00DA2EF1">
        <w:t>,</w:t>
      </w:r>
      <w:r w:rsidRPr="00985FFB">
        <w:t xml:space="preserve"> simple </w:t>
      </w:r>
      <w:r w:rsidR="00A07CA7">
        <w:t xml:space="preserve">parameter-sparse </w:t>
      </w:r>
      <w:r w:rsidRPr="00985FFB">
        <w:t xml:space="preserve">models are often preferable for their predictive power and ability to be applied, tested, and interpreted widely (Holling, 1966; </w:t>
      </w:r>
      <w:del w:id="40" w:author="Schwemmer, Teresa" w:date="2024-07-16T21:46:00Z" w16du:dateUtc="2024-07-17T01:46:00Z">
        <w:r w:rsidRPr="00985FFB" w:rsidDel="00C57C77">
          <w:delText xml:space="preserve">May, 2001; </w:delText>
        </w:r>
      </w:del>
      <w:proofErr w:type="spellStart"/>
      <w:r w:rsidRPr="00985FFB">
        <w:t>Jusup</w:t>
      </w:r>
      <w:proofErr w:type="spellEnd"/>
      <w:r w:rsidRPr="00985FFB">
        <w:t xml:space="preserve"> et al., 2017). The </w:t>
      </w:r>
      <w:proofErr w:type="spellStart"/>
      <w:r w:rsidRPr="00985FFB">
        <w:t>DEBkiss</w:t>
      </w:r>
      <w:proofErr w:type="spellEnd"/>
      <w:r w:rsidRPr="00985FFB">
        <w:t xml:space="preserve"> framework (Figure 1) is a moderately simplified variation on the standard DEB model for animals that eliminates </w:t>
      </w:r>
      <w:r w:rsidR="00A07CA7">
        <w:t xml:space="preserve">explicit representation </w:t>
      </w:r>
      <w:r w:rsidRPr="00985FFB">
        <w:t xml:space="preserve">of reserve </w:t>
      </w:r>
      <w:r w:rsidR="00A07CA7">
        <w:t xml:space="preserve">and assumes that </w:t>
      </w:r>
      <w:r w:rsidRPr="00985FFB">
        <w:t xml:space="preserve">assimilates are </w:t>
      </w:r>
      <w:r w:rsidR="00A07CA7">
        <w:t xml:space="preserve">immediately </w:t>
      </w:r>
      <w:r w:rsidRPr="00985FFB">
        <w:t>allocated to structure, maintenance, and reproduction (Jager et al., 2013). This reduces the data requirements</w:t>
      </w:r>
      <w:del w:id="41" w:author="Schwemmer, Teresa" w:date="2024-07-16T21:47:00Z" w16du:dateUtc="2024-07-17T01:47:00Z">
        <w:r w:rsidRPr="00985FFB" w:rsidDel="00C57C77">
          <w:delText>, the role of compound parameters,</w:delText>
        </w:r>
      </w:del>
      <w:r w:rsidRPr="00985FFB">
        <w:t xml:space="preserve"> and, depending on the data, the total number of parameters to be estimated (Jager et al., 2013</w:t>
      </w:r>
      <w:bookmarkStart w:id="42" w:name="_Hlk130719242"/>
      <w:r w:rsidRPr="00985FFB">
        <w:t xml:space="preserve">). </w:t>
      </w:r>
      <w:bookmarkEnd w:id="42"/>
      <w:r w:rsidR="008C3B4A">
        <w:t xml:space="preserve"> </w:t>
      </w:r>
      <w:r w:rsidRPr="00985FFB">
        <w:t xml:space="preserve">The simplicity of </w:t>
      </w:r>
      <w:proofErr w:type="spellStart"/>
      <w:r w:rsidRPr="00985FFB">
        <w:t>DEBkiss</w:t>
      </w:r>
      <w:proofErr w:type="spellEnd"/>
      <w:r w:rsidRPr="00985FFB">
        <w:t xml:space="preserve"> make</w:t>
      </w:r>
      <w:r w:rsidR="002409CF">
        <w:t>s</w:t>
      </w:r>
      <w:r w:rsidRPr="00985FFB">
        <w:t xml:space="preserve"> it ideal for adaptation to many species of ecological or commercial value, even when the existing studies were not originally intended for this use</w:t>
      </w:r>
      <w:r w:rsidR="002409CF">
        <w:t xml:space="preserve">. </w:t>
      </w:r>
      <w:proofErr w:type="spellStart"/>
      <w:ins w:id="43" w:author="Schwemmer, Teresa" w:date="2024-07-18T18:50:00Z" w16du:dateUtc="2024-07-18T22:50:00Z">
        <w:r w:rsidR="006E199A">
          <w:t>Romoli</w:t>
        </w:r>
        <w:proofErr w:type="spellEnd"/>
        <w:r w:rsidR="006E199A">
          <w:t xml:space="preserve"> et al. (2024) present a detailed comparison of the advantages and limitations for ecological risk assessment of a model based on </w:t>
        </w:r>
        <w:proofErr w:type="spellStart"/>
        <w:r w:rsidR="006E199A">
          <w:t>DEBkiss</w:t>
        </w:r>
        <w:proofErr w:type="spellEnd"/>
        <w:r w:rsidR="006E199A">
          <w:t xml:space="preserve"> versus a model based on </w:t>
        </w:r>
        <w:proofErr w:type="spellStart"/>
        <w:r w:rsidR="006E199A">
          <w:t>Kooijman’s</w:t>
        </w:r>
        <w:proofErr w:type="spellEnd"/>
        <w:r w:rsidR="006E199A">
          <w:t xml:space="preserve"> “standard” DEB model. They highlight</w:t>
        </w:r>
        <w:r w:rsidR="006E199A" w:rsidRPr="00985FFB">
          <w:t xml:space="preserve"> </w:t>
        </w:r>
        <w:r w:rsidR="006E199A">
          <w:t>several “modeling choices” that should influence the choice of approach, including: (</w:t>
        </w:r>
        <w:proofErr w:type="spellStart"/>
        <w:r w:rsidR="006E199A">
          <w:t>i</w:t>
        </w:r>
        <w:proofErr w:type="spellEnd"/>
        <w:r w:rsidR="006E199A">
          <w:t xml:space="preserve">) insufficient information in data sets; (ii) capturing differences between data sets for the same species; and (iii) auxiliary hypotheses. Consideration of each of these led us to choose </w:t>
        </w:r>
        <w:proofErr w:type="spellStart"/>
        <w:r w:rsidR="006E199A">
          <w:t>DEBkiss</w:t>
        </w:r>
        <w:proofErr w:type="spellEnd"/>
        <w:r w:rsidR="006E199A">
          <w:t xml:space="preserve"> for our work after much unsuccessful effort attempting to interpret parameter estimates with the standard model (using the Add-my-Pet software; </w:t>
        </w:r>
        <w:proofErr w:type="spellStart"/>
        <w:r w:rsidR="006E199A">
          <w:t>AmPtool</w:t>
        </w:r>
        <w:proofErr w:type="spellEnd"/>
        <w:r w:rsidR="006E199A">
          <w:t xml:space="preserve">, 2022; Marques et al., 2018).  </w:t>
        </w:r>
      </w:ins>
    </w:p>
    <w:p w14:paraId="4FD73456" w14:textId="3B4FD57E" w:rsidR="002409CF" w:rsidRDefault="002409CF" w:rsidP="00966BCC">
      <w:pPr>
        <w:pStyle w:val="TS"/>
        <w:spacing w:line="360" w:lineRule="auto"/>
        <w:ind w:firstLine="720"/>
      </w:pPr>
    </w:p>
    <w:p w14:paraId="65E17E4B" w14:textId="77777777" w:rsidR="00CA1E55" w:rsidRDefault="00CA1E55" w:rsidP="00966BCC">
      <w:pPr>
        <w:pStyle w:val="TS"/>
        <w:spacing w:line="360" w:lineRule="auto"/>
        <w:ind w:firstLine="720"/>
      </w:pPr>
    </w:p>
    <w:p w14:paraId="73FDB08E" w14:textId="387CAC81" w:rsidR="00CA1E55" w:rsidRDefault="00CA1E55" w:rsidP="00CA1E55">
      <w:pPr>
        <w:pStyle w:val="TS"/>
        <w:spacing w:line="480" w:lineRule="auto"/>
      </w:pPr>
      <w:del w:id="44" w:author="Schwemmer, Teresa" w:date="2024-07-18T21:02:00Z" w16du:dateUtc="2024-07-19T01:02:00Z">
        <w:r w:rsidRPr="00985FFB" w:rsidDel="00143092">
          <w:rPr>
            <w:noProof/>
          </w:rPr>
          <w:drawing>
            <wp:inline distT="0" distB="0" distL="0" distR="0" wp14:anchorId="4DA2CCFB" wp14:editId="21F2AA68">
              <wp:extent cx="6040585" cy="2234242"/>
              <wp:effectExtent l="0" t="0" r="0" b="0"/>
              <wp:docPr id="35" name="Picture 35" descr="A diagram of a fish and an eg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diagram of a fish and an egg diagram&#10;&#10;Description automatically generated"/>
                      <pic:cNvPicPr/>
                    </pic:nvPicPr>
                    <pic:blipFill>
                      <a:blip r:embed="rId8"/>
                      <a:stretch>
                        <a:fillRect/>
                      </a:stretch>
                    </pic:blipFill>
                    <pic:spPr>
                      <a:xfrm>
                        <a:off x="0" y="0"/>
                        <a:ext cx="6043116" cy="2235178"/>
                      </a:xfrm>
                      <a:prstGeom prst="rect">
                        <a:avLst/>
                      </a:prstGeom>
                    </pic:spPr>
                  </pic:pic>
                </a:graphicData>
              </a:graphic>
            </wp:inline>
          </w:drawing>
        </w:r>
      </w:del>
    </w:p>
    <w:p w14:paraId="666B2E6C" w14:textId="5E31CEAC" w:rsidR="00CA1E55" w:rsidRDefault="00143092" w:rsidP="00CA1E55">
      <w:pPr>
        <w:pStyle w:val="TS"/>
        <w:spacing w:line="360" w:lineRule="auto"/>
        <w:rPr>
          <w:ins w:id="45" w:author="Schwemmer, Teresa" w:date="2024-07-18T21:03:00Z" w16du:dateUtc="2024-07-19T01:03:00Z"/>
        </w:rPr>
      </w:pPr>
      <w:ins w:id="46" w:author="Schwemmer, Teresa" w:date="2024-07-18T21:04:00Z" w16du:dateUtc="2024-07-19T01:04:00Z">
        <w:r>
          <w:rPr>
            <w:noProof/>
          </w:rPr>
          <w:lastRenderedPageBreak/>
          <w:drawing>
            <wp:inline distT="0" distB="0" distL="0" distR="0" wp14:anchorId="37D28F20" wp14:editId="42341CB0">
              <wp:extent cx="6075142" cy="2228850"/>
              <wp:effectExtent l="0" t="0" r="1905" b="0"/>
              <wp:docPr id="1873537787" name="Picture 1" descr="A diagram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37787" name="Picture 1" descr="A diagram of a fis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76324" cy="2229284"/>
                      </a:xfrm>
                      <a:prstGeom prst="rect">
                        <a:avLst/>
                      </a:prstGeom>
                    </pic:spPr>
                  </pic:pic>
                </a:graphicData>
              </a:graphic>
            </wp:inline>
          </w:drawing>
        </w:r>
      </w:ins>
    </w:p>
    <w:p w14:paraId="5EE8908C" w14:textId="77777777" w:rsidR="00143092" w:rsidRPr="00985FFB" w:rsidRDefault="00143092" w:rsidP="00CA1E55">
      <w:pPr>
        <w:pStyle w:val="TS"/>
        <w:spacing w:line="360" w:lineRule="auto"/>
      </w:pPr>
    </w:p>
    <w:p w14:paraId="38E0C25F" w14:textId="139A7487" w:rsidR="00CA1E55" w:rsidRPr="00985FFB" w:rsidRDefault="00CA1E55" w:rsidP="00CA1E55">
      <w:pPr>
        <w:pStyle w:val="TS"/>
        <w:spacing w:line="360" w:lineRule="auto"/>
      </w:pPr>
      <w:r w:rsidRPr="00985FFB">
        <w:rPr>
          <w:b/>
          <w:bCs/>
        </w:rPr>
        <w:t xml:space="preserve">Figure 1. </w:t>
      </w:r>
      <w:r>
        <w:rPr>
          <w:b/>
          <w:bCs/>
        </w:rPr>
        <w:t xml:space="preserve">Conceptual </w:t>
      </w:r>
      <w:r w:rsidR="00C643D0">
        <w:rPr>
          <w:b/>
          <w:bCs/>
        </w:rPr>
        <w:t>diagram</w:t>
      </w:r>
      <w:r>
        <w:rPr>
          <w:b/>
          <w:bCs/>
        </w:rPr>
        <w:t xml:space="preserve"> of the </w:t>
      </w:r>
      <w:proofErr w:type="spellStart"/>
      <w:r>
        <w:rPr>
          <w:b/>
          <w:bCs/>
        </w:rPr>
        <w:t>DEBkiss</w:t>
      </w:r>
      <w:proofErr w:type="spellEnd"/>
      <w:r>
        <w:rPr>
          <w:b/>
          <w:bCs/>
        </w:rPr>
        <w:t xml:space="preserve"> model highlighting parameters of interest for hypoxia effects.</w:t>
      </w:r>
      <w:r w:rsidRPr="00985FFB">
        <w:t xml:space="preserve"> </w:t>
      </w:r>
      <w:r>
        <w:t xml:space="preserve">The </w:t>
      </w:r>
      <w:proofErr w:type="spellStart"/>
      <w:r w:rsidRPr="00985FFB">
        <w:t>DEBkiss</w:t>
      </w:r>
      <w:proofErr w:type="spellEnd"/>
      <w:r w:rsidRPr="00985FFB">
        <w:t xml:space="preserve"> model (diagram adapted from Jager et al., 2013) </w:t>
      </w:r>
      <w:r>
        <w:t xml:space="preserve">used in this study includes </w:t>
      </w:r>
      <w:r w:rsidRPr="00985FFB">
        <w:t>stage-specific survival parameters. The</w:t>
      </w:r>
      <w:r>
        <w:t xml:space="preserve"> hypothesized</w:t>
      </w:r>
      <w:r w:rsidRPr="00985FFB">
        <w:t xml:space="preserve"> parameters for hypoxia stress mechanisms are highlighted in red boxes. The left panel shows the energy budget for the full life cycle and the right panel shows </w:t>
      </w:r>
      <w:r>
        <w:t xml:space="preserve">how </w:t>
      </w:r>
      <w:r w:rsidRPr="00985FFB">
        <w:t>the stage-specific survival modification</w:t>
      </w:r>
      <w:r>
        <w:t xml:space="preserve"> is applied to embryos, larvae,</w:t>
      </w:r>
      <w:ins w:id="47" w:author="Schwemmer, Teresa" w:date="2024-06-29T15:42:00Z" w16du:dateUtc="2024-06-29T19:42:00Z">
        <w:r w:rsidR="0084590E">
          <w:t xml:space="preserve"> juveniles,</w:t>
        </w:r>
      </w:ins>
      <w:r>
        <w:t xml:space="preserve"> and adults of </w:t>
      </w:r>
      <w:r>
        <w:rPr>
          <w:i/>
          <w:iCs/>
        </w:rPr>
        <w:t xml:space="preserve">M. </w:t>
      </w:r>
      <w:proofErr w:type="spellStart"/>
      <w:r>
        <w:rPr>
          <w:i/>
          <w:iCs/>
        </w:rPr>
        <w:t>menidia</w:t>
      </w:r>
      <w:proofErr w:type="spellEnd"/>
      <w:r w:rsidRPr="00985FFB">
        <w:t xml:space="preserve">. </w:t>
      </w:r>
    </w:p>
    <w:p w14:paraId="218D87E3" w14:textId="00E060AA" w:rsidR="00CA1E55" w:rsidRPr="00985FFB" w:rsidRDefault="00CA1E55" w:rsidP="00CA1E55">
      <w:pPr>
        <w:spacing w:after="0" w:line="240" w:lineRule="auto"/>
        <w:rPr>
          <w:rFonts w:ascii="Times New Roman" w:eastAsiaTheme="minorHAnsi" w:hAnsi="Times New Roman" w:cstheme="minorBidi"/>
          <w:sz w:val="24"/>
        </w:rPr>
      </w:pPr>
    </w:p>
    <w:p w14:paraId="0D67265F" w14:textId="77777777" w:rsidR="00CA1E55" w:rsidRDefault="00CA1E55" w:rsidP="00966BCC">
      <w:pPr>
        <w:pStyle w:val="TS"/>
        <w:spacing w:line="360" w:lineRule="auto"/>
        <w:ind w:firstLine="720"/>
      </w:pPr>
    </w:p>
    <w:p w14:paraId="5C932837" w14:textId="2D17C96E" w:rsidR="005F4420" w:rsidRPr="00985FFB" w:rsidDel="006E199A" w:rsidRDefault="002409CF" w:rsidP="00966BCC">
      <w:pPr>
        <w:pStyle w:val="TS"/>
        <w:spacing w:line="360" w:lineRule="auto"/>
        <w:ind w:firstLine="720"/>
        <w:rPr>
          <w:del w:id="48" w:author="Schwemmer, Teresa" w:date="2024-07-18T18:50:00Z" w16du:dateUtc="2024-07-18T22:50:00Z"/>
        </w:rPr>
      </w:pPr>
      <w:del w:id="49" w:author="Schwemmer, Teresa" w:date="2024-07-18T18:50:00Z" w16du:dateUtc="2024-07-18T22:50:00Z">
        <w:r w:rsidDel="006E199A">
          <w:delText xml:space="preserve"> Romoli et al. (2024) present a detailed comparison of the advantages and limitations for ecological risk assessment of a model based on DEBkiss versus a model based on Kooijman’s “standard” DEB model. </w:delText>
        </w:r>
        <w:r w:rsidR="008B606D" w:rsidDel="006E199A">
          <w:delText xml:space="preserve">The comparison focuses on application in ecotoxicology but the reasoning carries over to other forms of environmental stress, including this study on hypoxia.  </w:delText>
        </w:r>
        <w:r w:rsidDel="006E199A">
          <w:delText>They highlight</w:delText>
        </w:r>
        <w:r w:rsidR="005F4420" w:rsidRPr="00985FFB" w:rsidDel="006E199A">
          <w:delText xml:space="preserve"> </w:delText>
        </w:r>
        <w:r w:rsidR="008B606D" w:rsidDel="006E199A">
          <w:delText>several “modeling choices” that should influence the choice of approach, including: (i) insufficient information in data sets; (ii) capturing differences between data sets for the same species; and (iii) auxiliary hypotheses. Consideration of each of these led us to choose DEBkiss for our work</w:delText>
        </w:r>
        <w:r w:rsidR="00464A70" w:rsidDel="006E199A">
          <w:delText xml:space="preserve"> after much unsuccessful effort attempting to interpret parameter estimates with the standard model (using</w:delText>
        </w:r>
        <w:r w:rsidR="003459A5" w:rsidDel="006E199A">
          <w:delText xml:space="preserve"> the</w:delText>
        </w:r>
        <w:r w:rsidR="00464A70" w:rsidDel="006E199A">
          <w:delText xml:space="preserve"> </w:delText>
        </w:r>
        <w:r w:rsidR="00C25A72" w:rsidDel="006E199A">
          <w:delText>Add-my-Pet software</w:delText>
        </w:r>
        <w:r w:rsidR="003459A5" w:rsidDel="006E199A">
          <w:delText xml:space="preserve">; </w:delText>
        </w:r>
        <w:r w:rsidR="00C25A72" w:rsidDel="006E199A">
          <w:delText>AmPtool, 2022; Marques et al., 2018)</w:delText>
        </w:r>
        <w:r w:rsidR="00464A70" w:rsidDel="006E199A">
          <w:delText xml:space="preserve">. </w:delText>
        </w:r>
        <w:r w:rsidR="008B606D" w:rsidDel="006E199A">
          <w:delText xml:space="preserve"> </w:delText>
        </w:r>
      </w:del>
    </w:p>
    <w:p w14:paraId="147AAD9C" w14:textId="107B673F" w:rsidR="005F4420" w:rsidRPr="00985FFB" w:rsidRDefault="005F4420" w:rsidP="0024541C">
      <w:pPr>
        <w:pStyle w:val="TS"/>
        <w:spacing w:line="360" w:lineRule="auto"/>
        <w:ind w:firstLine="720"/>
      </w:pPr>
      <w:r w:rsidRPr="00985FFB">
        <w:t xml:space="preserve">We used </w:t>
      </w:r>
      <w:proofErr w:type="spellStart"/>
      <w:r w:rsidRPr="00985FFB">
        <w:t>DEBkiss</w:t>
      </w:r>
      <w:proofErr w:type="spellEnd"/>
      <w:r w:rsidRPr="00985FFB">
        <w:t xml:space="preserve"> to test the hypothesis that changes in animal performance </w:t>
      </w:r>
      <w:r w:rsidR="00097D67">
        <w:t xml:space="preserve">under hypoxia </w:t>
      </w:r>
      <w:r w:rsidRPr="00985FFB">
        <w:t xml:space="preserve">can be explained by </w:t>
      </w:r>
      <w:r w:rsidR="00B0071E">
        <w:t xml:space="preserve">changes in </w:t>
      </w:r>
      <w:r w:rsidRPr="00985FFB">
        <w:t xml:space="preserve">one or more of the rate processes in the model, and to identify the bioenergetic mechanisms underlying experimental hatching, growth, and survival effects of hypoxia in early life stages of </w:t>
      </w:r>
      <w:r w:rsidRPr="00985FFB">
        <w:rPr>
          <w:i/>
          <w:iCs/>
        </w:rPr>
        <w:t xml:space="preserve">M. </w:t>
      </w:r>
      <w:proofErr w:type="spellStart"/>
      <w:r w:rsidRPr="00985FFB">
        <w:rPr>
          <w:i/>
          <w:iCs/>
        </w:rPr>
        <w:t>menidia</w:t>
      </w:r>
      <w:proofErr w:type="spellEnd"/>
      <w:r w:rsidRPr="00985FFB">
        <w:t xml:space="preserve"> observed in Cross et al. (2019). First, we fit </w:t>
      </w:r>
      <w:r w:rsidR="00464A70">
        <w:t>the</w:t>
      </w:r>
      <w:r w:rsidR="00464A70" w:rsidRPr="00985FFB">
        <w:t xml:space="preserve"> </w:t>
      </w:r>
      <w:proofErr w:type="spellStart"/>
      <w:r w:rsidRPr="00985FFB">
        <w:t>DEBkiss</w:t>
      </w:r>
      <w:proofErr w:type="spellEnd"/>
      <w:r w:rsidRPr="00985FFB">
        <w:t xml:space="preserve"> model to full-life data on total length, reproductive output, hatch timing, and survival and estimated or calculated parameters under fully oxygenated conditions. Second, we </w:t>
      </w:r>
      <w:r w:rsidR="00097D67">
        <w:t xml:space="preserve">used the concept of Synthesizing Units (SU) </w:t>
      </w:r>
      <w:r w:rsidR="00256E65">
        <w:t xml:space="preserve">that are inhibited or damaged by hypoxia </w:t>
      </w:r>
      <w:r w:rsidR="0024541C">
        <w:t xml:space="preserve">to </w:t>
      </w:r>
      <w:r w:rsidR="00256E65">
        <w:t>directly or indirectly chang</w:t>
      </w:r>
      <w:r w:rsidR="0024541C">
        <w:t>e</w:t>
      </w:r>
      <w:r w:rsidR="00256E65">
        <w:t xml:space="preserve"> key parameters in the </w:t>
      </w:r>
      <w:proofErr w:type="spellStart"/>
      <w:r w:rsidR="00256E65">
        <w:t>DEBkiss</w:t>
      </w:r>
      <w:proofErr w:type="spellEnd"/>
      <w:r w:rsidR="00256E65">
        <w:t xml:space="preserve"> model</w:t>
      </w:r>
      <w:r w:rsidR="00464A70">
        <w:t xml:space="preserve"> (Muller et al 2019)</w:t>
      </w:r>
      <w:r w:rsidR="00256E65">
        <w:t xml:space="preserve">. SUs </w:t>
      </w:r>
      <w:proofErr w:type="gramStart"/>
      <w:r w:rsidR="00256E65">
        <w:t>are</w:t>
      </w:r>
      <w:proofErr w:type="gramEnd"/>
      <w:r w:rsidR="00256E65">
        <w:t xml:space="preserve"> generalized enzymes that produce products such as body structure or </w:t>
      </w:r>
      <w:r w:rsidR="00464A70">
        <w:t xml:space="preserve">support </w:t>
      </w:r>
      <w:r w:rsidR="00256E65">
        <w:t xml:space="preserve">maintenance </w:t>
      </w:r>
      <w:r w:rsidR="00464A70">
        <w:t xml:space="preserve">requirements </w:t>
      </w:r>
      <w:r w:rsidR="00256E65">
        <w:t>from incoming fluxes of substrate, i.e. food or egg buffer (</w:t>
      </w:r>
      <w:proofErr w:type="spellStart"/>
      <w:r w:rsidR="00256E65">
        <w:t>Kooijman</w:t>
      </w:r>
      <w:proofErr w:type="spellEnd"/>
      <w:r w:rsidR="00256E65">
        <w:t xml:space="preserve">, 1998; </w:t>
      </w:r>
      <w:proofErr w:type="spellStart"/>
      <w:r w:rsidR="00256E65">
        <w:t>Kooijman</w:t>
      </w:r>
      <w:proofErr w:type="spellEnd"/>
      <w:r w:rsidR="00256E65">
        <w:t>, 2010</w:t>
      </w:r>
      <w:r w:rsidR="008A6EED">
        <w:t>a</w:t>
      </w:r>
      <w:r w:rsidR="00256E65">
        <w:t>).</w:t>
      </w:r>
      <w:r w:rsidR="00464A70">
        <w:t xml:space="preserve"> With single substrates for each life stage the SU formalism is equivalent to standard Michaelis-Menten kinetics</w:t>
      </w:r>
      <w:r w:rsidR="00272E5D">
        <w:t>, but the SU interpretation allowed us to exploit the subtleties in describing inhibition set out by Muller et al.</w:t>
      </w:r>
      <w:r w:rsidR="00536F16">
        <w:t xml:space="preserve"> (2019).</w:t>
      </w:r>
      <w:r w:rsidR="00464A70">
        <w:t xml:space="preserve"> </w:t>
      </w:r>
      <w:r w:rsidR="0024541C">
        <w:t>We used a correction factor based on inhibition or damage to the SU to</w:t>
      </w:r>
      <w:r w:rsidRPr="00985FFB">
        <w:t xml:space="preserve"> fit the model to early-life data for </w:t>
      </w:r>
      <w:r w:rsidR="0024541C">
        <w:t>four</w:t>
      </w:r>
      <w:r w:rsidRPr="00985FFB">
        <w:t xml:space="preserve"> DO treatments. We </w:t>
      </w:r>
      <w:r w:rsidRPr="00985FFB">
        <w:lastRenderedPageBreak/>
        <w:t>evaluated which parameter or combination of parameters, when adjusted with the correction factor, was able to best account for the full set of hypoxia responses observed in experiments</w:t>
      </w:r>
      <w:r w:rsidR="00793E0D">
        <w:t xml:space="preserve"> and thus allow inference of mechanism</w:t>
      </w:r>
      <w:r w:rsidRPr="00985FFB">
        <w:t xml:space="preserve">. </w:t>
      </w:r>
    </w:p>
    <w:p w14:paraId="0E21FBEA" w14:textId="77777777" w:rsidR="005F4420" w:rsidRPr="00985FFB" w:rsidRDefault="005F4420" w:rsidP="00966BCC">
      <w:pPr>
        <w:spacing w:line="360" w:lineRule="auto"/>
      </w:pPr>
    </w:p>
    <w:p w14:paraId="2B8C738F" w14:textId="77777777" w:rsidR="00204B21" w:rsidRDefault="005F4420" w:rsidP="00C76DD0">
      <w:pPr>
        <w:pStyle w:val="TS"/>
        <w:numPr>
          <w:ilvl w:val="0"/>
          <w:numId w:val="9"/>
        </w:numPr>
        <w:spacing w:line="360" w:lineRule="auto"/>
        <w:ind w:left="360"/>
        <w:rPr>
          <w:b/>
          <w:bCs/>
        </w:rPr>
      </w:pPr>
      <w:bookmarkStart w:id="50" w:name="_Toc131592460"/>
      <w:r w:rsidRPr="00C76DD0">
        <w:rPr>
          <w:b/>
          <w:bCs/>
        </w:rPr>
        <w:t>Methods</w:t>
      </w:r>
      <w:bookmarkStart w:id="51" w:name="_Toc131592461"/>
      <w:bookmarkEnd w:id="50"/>
    </w:p>
    <w:p w14:paraId="3AE4D18C" w14:textId="209B320D" w:rsidR="005F4420" w:rsidRPr="00695D1E" w:rsidRDefault="005F4420" w:rsidP="00695D1E">
      <w:pPr>
        <w:pStyle w:val="TS"/>
        <w:numPr>
          <w:ilvl w:val="1"/>
          <w:numId w:val="10"/>
        </w:numPr>
        <w:spacing w:line="360" w:lineRule="auto"/>
        <w:ind w:left="450" w:hanging="450"/>
        <w:rPr>
          <w:i/>
          <w:iCs/>
        </w:rPr>
      </w:pPr>
      <w:proofErr w:type="spellStart"/>
      <w:r w:rsidRPr="00695D1E">
        <w:rPr>
          <w:i/>
          <w:iCs/>
        </w:rPr>
        <w:t>DEBkiss</w:t>
      </w:r>
      <w:proofErr w:type="spellEnd"/>
      <w:r w:rsidRPr="00695D1E">
        <w:rPr>
          <w:i/>
          <w:iCs/>
        </w:rPr>
        <w:t xml:space="preserve"> </w:t>
      </w:r>
      <w:ins w:id="52" w:author="Schwemmer, Teresa" w:date="2024-06-30T12:24:00Z" w16du:dateUtc="2024-06-30T16:24:00Z">
        <w:r w:rsidR="00446911">
          <w:rPr>
            <w:i/>
            <w:iCs/>
          </w:rPr>
          <w:t>m</w:t>
        </w:r>
      </w:ins>
      <w:del w:id="53" w:author="Schwemmer, Teresa" w:date="2024-06-30T12:24:00Z" w16du:dateUtc="2024-06-30T16:24:00Z">
        <w:r w:rsidRPr="00695D1E" w:rsidDel="00446911">
          <w:rPr>
            <w:i/>
            <w:iCs/>
          </w:rPr>
          <w:delText>M</w:delText>
        </w:r>
      </w:del>
      <w:r w:rsidRPr="00695D1E">
        <w:rPr>
          <w:i/>
          <w:iCs/>
        </w:rPr>
        <w:t xml:space="preserve">odel </w:t>
      </w:r>
      <w:ins w:id="54" w:author="Schwemmer, Teresa" w:date="2024-06-30T12:24:00Z" w16du:dateUtc="2024-06-30T16:24:00Z">
        <w:r w:rsidR="00446911">
          <w:rPr>
            <w:i/>
            <w:iCs/>
          </w:rPr>
          <w:t>d</w:t>
        </w:r>
      </w:ins>
      <w:del w:id="55" w:author="Schwemmer, Teresa" w:date="2024-06-30T12:24:00Z" w16du:dateUtc="2024-06-30T16:24:00Z">
        <w:r w:rsidRPr="00695D1E" w:rsidDel="00446911">
          <w:rPr>
            <w:i/>
            <w:iCs/>
          </w:rPr>
          <w:delText>D</w:delText>
        </w:r>
      </w:del>
      <w:r w:rsidRPr="00695D1E">
        <w:rPr>
          <w:i/>
          <w:iCs/>
        </w:rPr>
        <w:t>escription</w:t>
      </w:r>
      <w:bookmarkEnd w:id="51"/>
    </w:p>
    <w:p w14:paraId="2769A298" w14:textId="1B029044" w:rsidR="005F4420" w:rsidRPr="00985FFB" w:rsidRDefault="005F4420" w:rsidP="00966BCC">
      <w:pPr>
        <w:pStyle w:val="TS"/>
        <w:spacing w:line="360" w:lineRule="auto"/>
      </w:pPr>
      <w:r w:rsidRPr="00985FFB">
        <w:tab/>
      </w:r>
      <w:r w:rsidR="009B3EC5">
        <w:t>The material flows are shown in Fig</w:t>
      </w:r>
      <w:ins w:id="56" w:author="Schwemmer, Teresa" w:date="2024-06-29T15:44:00Z" w16du:dateUtc="2024-06-29T19:44:00Z">
        <w:r w:rsidR="0084590E">
          <w:t>ure</w:t>
        </w:r>
      </w:ins>
      <w:del w:id="57" w:author="Schwemmer, Teresa" w:date="2024-06-29T15:44:00Z" w16du:dateUtc="2024-06-29T19:44:00Z">
        <w:r w:rsidR="009B3EC5" w:rsidDel="0084590E">
          <w:delText>.</w:delText>
        </w:r>
      </w:del>
      <w:r w:rsidR="009B3EC5">
        <w:t xml:space="preserve"> 1. The yolk in an egg is treated as a buffer of “food” for the developing embryo that initially has an infinitesimally small structural biomass. </w:t>
      </w:r>
      <w:ins w:id="58" w:author="Schwemmer, Teresa" w:date="2024-07-16T21:48:00Z" w16du:dateUtc="2024-07-17T01:48:00Z">
        <w:r w:rsidR="00C57C77">
          <w:t xml:space="preserve">In this regard, </w:t>
        </w:r>
        <w:proofErr w:type="spellStart"/>
        <w:r w:rsidR="00C57C77">
          <w:t>DEBkiss</w:t>
        </w:r>
        <w:proofErr w:type="spellEnd"/>
        <w:r w:rsidR="00C57C77">
          <w:t xml:space="preserve"> differs </w:t>
        </w:r>
      </w:ins>
      <w:ins w:id="59" w:author="Schwemmer, Teresa" w:date="2024-07-16T21:49:00Z" w16du:dateUtc="2024-07-17T01:49:00Z">
        <w:r w:rsidR="00E0714E">
          <w:t xml:space="preserve">from standard DEB where the yolk </w:t>
        </w:r>
        <w:proofErr w:type="gramStart"/>
        <w:r w:rsidR="00E0714E">
          <w:t>is considered to be</w:t>
        </w:r>
        <w:proofErr w:type="gramEnd"/>
        <w:r w:rsidR="00E0714E">
          <w:t xml:space="preserve"> “reserve” whose dynamics are treated similarly to that for feeding life stages. </w:t>
        </w:r>
      </w:ins>
      <w:r w:rsidR="009B3EC5">
        <w:t xml:space="preserve">There is </w:t>
      </w:r>
      <w:r w:rsidR="009B3EC5" w:rsidRPr="00985FFB">
        <w:t xml:space="preserve">no reserve compartment between food assimilation and </w:t>
      </w:r>
      <w:r w:rsidR="00B0071E">
        <w:t>its utilization</w:t>
      </w:r>
      <w:r w:rsidR="009B3EC5">
        <w:t xml:space="preserve">. </w:t>
      </w:r>
      <w:del w:id="60" w:author="Schwemmer, Teresa" w:date="2024-06-30T16:46:00Z" w16du:dateUtc="2024-06-30T20:46:00Z">
        <w:r w:rsidR="009B3EC5" w:rsidDel="00DE0A86">
          <w:delText xml:space="preserve">Hatching </w:delText>
        </w:r>
      </w:del>
      <w:ins w:id="61" w:author="Schwemmer, Teresa" w:date="2024-06-30T16:46:00Z" w16du:dateUtc="2024-06-30T20:46:00Z">
        <w:r w:rsidR="00DE0A86">
          <w:t xml:space="preserve">Birth </w:t>
        </w:r>
      </w:ins>
      <w:r w:rsidR="009B3EC5">
        <w:t xml:space="preserve">occurs </w:t>
      </w:r>
      <w:r w:rsidR="009B3EC5" w:rsidRPr="00985FFB">
        <w:t xml:space="preserve">when the egg buffer is fully </w:t>
      </w:r>
      <w:r w:rsidR="009B3EC5">
        <w:t xml:space="preserve">depleted. After </w:t>
      </w:r>
      <w:del w:id="62" w:author="Schwemmer, Teresa" w:date="2024-06-30T16:47:00Z" w16du:dateUtc="2024-06-30T20:47:00Z">
        <w:r w:rsidR="009B3EC5" w:rsidDel="00DE0A86">
          <w:delText>hatching</w:delText>
        </w:r>
      </w:del>
      <w:ins w:id="63" w:author="Schwemmer, Teresa" w:date="2024-06-30T16:47:00Z" w16du:dateUtc="2024-06-30T20:47:00Z">
        <w:r w:rsidR="00DE0A86">
          <w:t>birth</w:t>
        </w:r>
      </w:ins>
      <w:r w:rsidR="009B3EC5">
        <w:t>,</w:t>
      </w:r>
      <w:ins w:id="64" w:author="Schwemmer, Teresa" w:date="2024-06-29T15:44:00Z" w16du:dateUtc="2024-06-29T19:44:00Z">
        <w:r w:rsidR="0084590E">
          <w:t xml:space="preserve"> larvae and</w:t>
        </w:r>
      </w:ins>
      <w:r w:rsidR="009B3EC5">
        <w:t xml:space="preserve"> juveniles</w:t>
      </w:r>
      <w:ins w:id="65" w:author="Schwemmer, Teresa" w:date="2024-06-29T15:44:00Z" w16du:dateUtc="2024-06-29T19:44:00Z">
        <w:r w:rsidR="0084590E">
          <w:t>, which are treated identically in this model,</w:t>
        </w:r>
      </w:ins>
      <w:r w:rsidR="009B3EC5">
        <w:t xml:space="preserve"> feed and assimilated food is allocated to growth</w:t>
      </w:r>
      <w:ins w:id="66" w:author="Schwemmer, Teresa" w:date="2024-06-29T15:48:00Z" w16du:dateUtc="2024-06-29T19:48:00Z">
        <w:r w:rsidR="007E430B">
          <w:t>,</w:t>
        </w:r>
      </w:ins>
      <w:ins w:id="67" w:author="Schwemmer, Teresa" w:date="2024-06-29T15:50:00Z" w16du:dateUtc="2024-06-29T19:50:00Z">
        <w:r w:rsidR="007E430B">
          <w:t xml:space="preserve"> </w:t>
        </w:r>
        <w:proofErr w:type="gramStart"/>
        <w:r w:rsidR="007E430B">
          <w:t xml:space="preserve">maturation, </w:t>
        </w:r>
      </w:ins>
      <w:r w:rsidR="009B3EC5">
        <w:t xml:space="preserve"> and</w:t>
      </w:r>
      <w:proofErr w:type="gramEnd"/>
      <w:r w:rsidR="009B3EC5">
        <w:t xml:space="preserve"> </w:t>
      </w:r>
      <w:ins w:id="68" w:author="Schwemmer, Teresa" w:date="2024-06-29T15:52:00Z" w16du:dateUtc="2024-06-29T19:52:00Z">
        <w:r w:rsidR="007E430B">
          <w:t xml:space="preserve">both somatic and maturity </w:t>
        </w:r>
      </w:ins>
      <w:r w:rsidR="009B3EC5">
        <w:t xml:space="preserve">maintenance </w:t>
      </w:r>
      <w:del w:id="69" w:author="Schwemmer, Teresa" w:date="2024-06-29T15:48:00Z" w16du:dateUtc="2024-06-29T19:48:00Z">
        <w:r w:rsidR="009B3EC5" w:rsidDel="007E430B">
          <w:delText xml:space="preserve">versus </w:delText>
        </w:r>
      </w:del>
      <w:del w:id="70" w:author="Schwemmer, Teresa" w:date="2024-06-29T15:51:00Z" w16du:dateUtc="2024-06-29T19:51:00Z">
        <w:r w:rsidR="009B3EC5" w:rsidDel="007E430B">
          <w:delText xml:space="preserve">maturity </w:delText>
        </w:r>
      </w:del>
      <w:del w:id="71" w:author="Schwemmer, Teresa" w:date="2024-06-29T15:48:00Z" w16du:dateUtc="2024-06-29T19:48:00Z">
        <w:r w:rsidR="009B3EC5" w:rsidDel="007E430B">
          <w:delText xml:space="preserve">or reproduction </w:delText>
        </w:r>
      </w:del>
      <w:r w:rsidR="009B3EC5">
        <w:t xml:space="preserve">in accordance with the </w:t>
      </w:r>
      <w:r w:rsidR="00536F16">
        <w:rPr>
          <w:rFonts w:cs="Times New Roman"/>
        </w:rPr>
        <w:t>κ</w:t>
      </w:r>
      <w:r w:rsidR="009B3EC5">
        <w:t xml:space="preserve">-rule. </w:t>
      </w:r>
      <w:ins w:id="72" w:author="Schwemmer, Teresa" w:date="2024-06-29T15:49:00Z" w16du:dateUtc="2024-06-29T19:49:00Z">
        <w:r w:rsidR="007E430B">
          <w:t xml:space="preserve">After reaching puberty and entering the adult stage, </w:t>
        </w:r>
      </w:ins>
      <w:ins w:id="73" w:author="Schwemmer, Teresa" w:date="2024-06-29T15:50:00Z" w16du:dateUtc="2024-06-29T19:50:00Z">
        <w:r w:rsidR="007E430B">
          <w:t xml:space="preserve">individuals feed and reproduce while maturation ceases. </w:t>
        </w:r>
      </w:ins>
      <w:ins w:id="74" w:author="Schwemmer, Teresa" w:date="2024-06-29T15:52:00Z" w16du:dateUtc="2024-06-29T19:52:00Z">
        <w:r w:rsidR="007E430B">
          <w:t xml:space="preserve">Somatic and maturity maintenance continue in adults. </w:t>
        </w:r>
      </w:ins>
    </w:p>
    <w:p w14:paraId="1A8F5FB6" w14:textId="1EDBDDC2" w:rsidR="005F4420" w:rsidRDefault="005F4420" w:rsidP="00966BCC">
      <w:pPr>
        <w:pStyle w:val="TS"/>
        <w:spacing w:line="360" w:lineRule="auto"/>
        <w:ind w:firstLine="720"/>
      </w:pPr>
      <w:r w:rsidRPr="00985FFB">
        <w:t xml:space="preserve">The </w:t>
      </w:r>
      <w:proofErr w:type="spellStart"/>
      <w:r w:rsidRPr="00985FFB">
        <w:t>DEBkiss</w:t>
      </w:r>
      <w:proofErr w:type="spellEnd"/>
      <w:r w:rsidRPr="00985FFB">
        <w:t xml:space="preserve"> assumptions and equations are from Jager (2018). The parameters are defined in Table 1 and the variables, differential equations, and conversions are defined in Table 2. The flux of food or, for embryos, </w:t>
      </w:r>
      <w:r w:rsidR="004A2CC8">
        <w:t xml:space="preserve">from </w:t>
      </w:r>
      <w:r w:rsidRPr="00985FFB">
        <w:t>the egg buffer (</w:t>
      </w:r>
      <w:r w:rsidRPr="00985FFB">
        <w:rPr>
          <w:i/>
          <w:iCs/>
        </w:rPr>
        <w:t>W</w:t>
      </w:r>
      <w:r w:rsidRPr="00985FFB">
        <w:rPr>
          <w:i/>
          <w:iCs/>
          <w:vertAlign w:val="subscript"/>
        </w:rPr>
        <w:t>B</w:t>
      </w:r>
      <w:r w:rsidRPr="00985FFB">
        <w:t>) is immediately converted to assimilates which are allocated to a somatic fraction (</w:t>
      </w:r>
      <w:r w:rsidRPr="00985FFB">
        <w:rPr>
          <w:rFonts w:cs="Times New Roman"/>
          <w:i/>
          <w:iCs/>
        </w:rPr>
        <w:t>κ</w:t>
      </w:r>
      <w:r w:rsidRPr="00985FFB">
        <w:t>) and a reproductive fraction (1-</w:t>
      </w:r>
      <w:r w:rsidRPr="00985FFB">
        <w:rPr>
          <w:rFonts w:cs="Times New Roman"/>
          <w:i/>
          <w:iCs/>
        </w:rPr>
        <w:t>κ</w:t>
      </w:r>
      <w:r w:rsidRPr="00985FFB">
        <w:rPr>
          <w:rFonts w:cs="Times New Roman"/>
        </w:rPr>
        <w:t>; Figure 1</w:t>
      </w:r>
      <w:r w:rsidRPr="00985FFB">
        <w:t>). The assimilation flux (</w:t>
      </w:r>
      <w:r w:rsidRPr="00985FFB">
        <w:rPr>
          <w:i/>
          <w:iCs/>
        </w:rPr>
        <w:t>J</w:t>
      </w:r>
      <w:r w:rsidRPr="00985FFB">
        <w:rPr>
          <w:i/>
          <w:iCs/>
          <w:vertAlign w:val="subscript"/>
        </w:rPr>
        <w:t>A</w:t>
      </w:r>
      <w:r w:rsidRPr="00985FFB">
        <w:t>) is the product of the scaled measure of resource availability (</w:t>
      </w:r>
      <w:r w:rsidRPr="00985FFB">
        <w:rPr>
          <w:i/>
          <w:iCs/>
        </w:rPr>
        <w:t>f</w:t>
      </w:r>
      <w:r w:rsidRPr="00985FFB">
        <w:t>), the volumetric surface area (</w:t>
      </w:r>
      <w:r w:rsidRPr="00985FFB">
        <w:rPr>
          <w:i/>
          <w:iCs/>
        </w:rPr>
        <w:t>L</w:t>
      </w:r>
      <w:r w:rsidRPr="00985FFB">
        <w:rPr>
          <w:i/>
          <w:iCs/>
          <w:vertAlign w:val="superscript"/>
        </w:rPr>
        <w:t>2</w:t>
      </w:r>
      <w:r w:rsidRPr="00985FFB">
        <w:t>), and the parameter maximum area-specific assimilation rate (</w:t>
      </w:r>
      <w:r w:rsidRPr="00985FFB">
        <w:rPr>
          <w:i/>
          <w:iCs/>
        </w:rPr>
        <w:t>J</w:t>
      </w:r>
      <w:r w:rsidRPr="00985FFB">
        <w:rPr>
          <w:i/>
          <w:iCs/>
          <w:vertAlign w:val="superscript"/>
        </w:rPr>
        <w:t>a</w:t>
      </w:r>
      <w:r w:rsidRPr="00985FFB">
        <w:rPr>
          <w:i/>
          <w:iCs/>
          <w:vertAlign w:val="subscript"/>
        </w:rPr>
        <w:t>Am</w:t>
      </w:r>
      <w:r w:rsidRPr="00985FFB">
        <w:t xml:space="preserve">) where </w:t>
      </w:r>
      <w:r w:rsidRPr="00985FFB">
        <w:rPr>
          <w:i/>
          <w:iCs/>
        </w:rPr>
        <w:t>f</w:t>
      </w:r>
      <w:r w:rsidRPr="00985FFB">
        <w:t xml:space="preserve"> = 1 for embryos and for post-hatching fish fed </w:t>
      </w:r>
      <w:r w:rsidRPr="00985FFB">
        <w:rPr>
          <w:i/>
          <w:iCs/>
        </w:rPr>
        <w:t>ad libitum</w:t>
      </w:r>
      <w:r w:rsidRPr="00985FFB">
        <w:t>. Within the somatic branch</w:t>
      </w:r>
      <w:r w:rsidR="00C25A72">
        <w:t xml:space="preserve">, </w:t>
      </w:r>
      <w:r w:rsidRPr="00985FFB">
        <w:t>a flux to maintenance (</w:t>
      </w:r>
      <w:r w:rsidRPr="00985FFB">
        <w:rPr>
          <w:i/>
          <w:iCs/>
        </w:rPr>
        <w:t>J</w:t>
      </w:r>
      <w:r w:rsidRPr="00985FFB">
        <w:rPr>
          <w:i/>
          <w:iCs/>
          <w:vertAlign w:val="subscript"/>
        </w:rPr>
        <w:t>M</w:t>
      </w:r>
      <w:r w:rsidRPr="00985FFB">
        <w:t xml:space="preserve">) is prioritized while the remainder goes to </w:t>
      </w:r>
      <w:r w:rsidR="0049356F" w:rsidRPr="00985FFB">
        <w:t>structur</w:t>
      </w:r>
      <w:r w:rsidR="0049356F">
        <w:t>al mass</w:t>
      </w:r>
      <w:r w:rsidR="0049356F" w:rsidRPr="00985FFB">
        <w:t xml:space="preserve"> </w:t>
      </w:r>
      <w:r w:rsidRPr="00985FFB">
        <w:t>(</w:t>
      </w:r>
      <w:r w:rsidRPr="00985FFB">
        <w:rPr>
          <w:i/>
          <w:iCs/>
        </w:rPr>
        <w:t>J</w:t>
      </w:r>
      <w:r w:rsidRPr="00985FFB">
        <w:rPr>
          <w:i/>
          <w:iCs/>
          <w:vertAlign w:val="subscript"/>
        </w:rPr>
        <w:t>V</w:t>
      </w:r>
      <w:r w:rsidRPr="00985FFB">
        <w:t xml:space="preserve">) with a conversion efficiency </w:t>
      </w:r>
      <w:proofErr w:type="spellStart"/>
      <w:r w:rsidRPr="00985FFB">
        <w:rPr>
          <w:i/>
          <w:iCs/>
        </w:rPr>
        <w:t>y</w:t>
      </w:r>
      <w:r w:rsidRPr="00985FFB">
        <w:rPr>
          <w:i/>
          <w:iCs/>
          <w:vertAlign w:val="subscript"/>
        </w:rPr>
        <w:t>VA</w:t>
      </w:r>
      <w:proofErr w:type="spellEnd"/>
      <w:r w:rsidRPr="00985FFB">
        <w:t xml:space="preserve">. The maintenance flux is </w:t>
      </w:r>
      <w:r w:rsidR="00453F27">
        <w:t>proportional to structure.</w:t>
      </w:r>
    </w:p>
    <w:p w14:paraId="1E7EBAFD" w14:textId="41B167F0" w:rsidR="00DE6A5A" w:rsidRPr="00985FFB" w:rsidRDefault="00DE6A5A" w:rsidP="00DE6A5A">
      <w:pPr>
        <w:pStyle w:val="TS"/>
      </w:pPr>
    </w:p>
    <w:tbl>
      <w:tblPr>
        <w:tblStyle w:val="TableGrid"/>
        <w:tblW w:w="9648" w:type="dxa"/>
        <w:tblLook w:val="04A0" w:firstRow="1" w:lastRow="0" w:firstColumn="1" w:lastColumn="0" w:noHBand="0" w:noVBand="1"/>
      </w:tblPr>
      <w:tblGrid>
        <w:gridCol w:w="4500"/>
        <w:gridCol w:w="1278"/>
        <w:gridCol w:w="1440"/>
        <w:gridCol w:w="2430"/>
      </w:tblGrid>
      <w:tr w:rsidR="00DE6A5A" w:rsidRPr="00985FFB" w14:paraId="6F9A217D" w14:textId="77777777" w:rsidTr="00DE6A5A">
        <w:tc>
          <w:tcPr>
            <w:tcW w:w="4500" w:type="dxa"/>
            <w:tcBorders>
              <w:top w:val="single" w:sz="12" w:space="0" w:color="auto"/>
              <w:left w:val="nil"/>
              <w:bottom w:val="single" w:sz="12" w:space="0" w:color="auto"/>
              <w:right w:val="nil"/>
            </w:tcBorders>
          </w:tcPr>
          <w:p w14:paraId="7ED83959" w14:textId="77777777" w:rsidR="00DE6A5A" w:rsidRPr="00985FFB" w:rsidRDefault="00DE6A5A" w:rsidP="00C9205B">
            <w:pPr>
              <w:pStyle w:val="TS"/>
              <w:rPr>
                <w:b/>
                <w:bCs/>
              </w:rPr>
            </w:pPr>
            <w:r w:rsidRPr="00985FFB">
              <w:rPr>
                <w:b/>
                <w:bCs/>
              </w:rPr>
              <w:t>Parameter</w:t>
            </w:r>
          </w:p>
        </w:tc>
        <w:tc>
          <w:tcPr>
            <w:tcW w:w="1278" w:type="dxa"/>
            <w:tcBorders>
              <w:top w:val="single" w:sz="12" w:space="0" w:color="auto"/>
              <w:left w:val="nil"/>
              <w:bottom w:val="single" w:sz="12" w:space="0" w:color="auto"/>
              <w:right w:val="nil"/>
            </w:tcBorders>
          </w:tcPr>
          <w:p w14:paraId="481D0970" w14:textId="77777777" w:rsidR="00DE6A5A" w:rsidRPr="00985FFB" w:rsidRDefault="00DE6A5A" w:rsidP="00DE6A5A">
            <w:pPr>
              <w:pStyle w:val="TS"/>
              <w:jc w:val="center"/>
              <w:rPr>
                <w:b/>
                <w:bCs/>
              </w:rPr>
            </w:pPr>
            <w:r w:rsidRPr="00985FFB">
              <w:rPr>
                <w:b/>
                <w:bCs/>
              </w:rPr>
              <w:t>Symbol</w:t>
            </w:r>
          </w:p>
        </w:tc>
        <w:tc>
          <w:tcPr>
            <w:tcW w:w="1440" w:type="dxa"/>
            <w:tcBorders>
              <w:top w:val="single" w:sz="12" w:space="0" w:color="auto"/>
              <w:left w:val="nil"/>
              <w:bottom w:val="single" w:sz="12" w:space="0" w:color="auto"/>
              <w:right w:val="nil"/>
            </w:tcBorders>
          </w:tcPr>
          <w:p w14:paraId="1CFFDC24" w14:textId="77777777" w:rsidR="00DE6A5A" w:rsidRPr="00985FFB" w:rsidRDefault="00DE6A5A" w:rsidP="00DE6A5A">
            <w:pPr>
              <w:pStyle w:val="TS"/>
              <w:jc w:val="center"/>
              <w:rPr>
                <w:b/>
                <w:bCs/>
              </w:rPr>
            </w:pPr>
            <w:r w:rsidRPr="00985FFB">
              <w:rPr>
                <w:b/>
                <w:bCs/>
              </w:rPr>
              <w:t>Fixed or estimated</w:t>
            </w:r>
          </w:p>
        </w:tc>
        <w:tc>
          <w:tcPr>
            <w:tcW w:w="2430" w:type="dxa"/>
            <w:tcBorders>
              <w:top w:val="single" w:sz="12" w:space="0" w:color="auto"/>
              <w:left w:val="nil"/>
              <w:bottom w:val="single" w:sz="12" w:space="0" w:color="auto"/>
              <w:right w:val="nil"/>
            </w:tcBorders>
          </w:tcPr>
          <w:p w14:paraId="1EAD0B60" w14:textId="77777777" w:rsidR="00DE6A5A" w:rsidRPr="00985FFB" w:rsidRDefault="00DE6A5A" w:rsidP="00DE6A5A">
            <w:pPr>
              <w:pStyle w:val="TS"/>
              <w:jc w:val="center"/>
              <w:rPr>
                <w:b/>
                <w:bCs/>
              </w:rPr>
            </w:pPr>
            <w:r w:rsidRPr="00985FFB">
              <w:rPr>
                <w:b/>
                <w:bCs/>
              </w:rPr>
              <w:t>Value</w:t>
            </w:r>
          </w:p>
        </w:tc>
      </w:tr>
      <w:tr w:rsidR="00DE6A5A" w:rsidRPr="00985FFB" w14:paraId="0492282C" w14:textId="77777777" w:rsidTr="00DE6A5A">
        <w:tc>
          <w:tcPr>
            <w:tcW w:w="4500" w:type="dxa"/>
            <w:tcBorders>
              <w:top w:val="single" w:sz="12" w:space="0" w:color="auto"/>
              <w:left w:val="nil"/>
              <w:right w:val="nil"/>
            </w:tcBorders>
          </w:tcPr>
          <w:p w14:paraId="07039A6C" w14:textId="77777777" w:rsidR="00DE6A5A" w:rsidRPr="00985FFB" w:rsidRDefault="00DE6A5A" w:rsidP="00C9205B">
            <w:pPr>
              <w:pStyle w:val="TS"/>
            </w:pPr>
            <w:r w:rsidRPr="00985FFB">
              <w:t>Max. area-specific assimilation rate</w:t>
            </w:r>
          </w:p>
        </w:tc>
        <w:tc>
          <w:tcPr>
            <w:tcW w:w="1278" w:type="dxa"/>
            <w:tcBorders>
              <w:top w:val="single" w:sz="12" w:space="0" w:color="auto"/>
              <w:left w:val="nil"/>
              <w:right w:val="nil"/>
            </w:tcBorders>
          </w:tcPr>
          <w:p w14:paraId="3047C4D4" w14:textId="77777777" w:rsidR="00DE6A5A" w:rsidRPr="00985FFB" w:rsidRDefault="00DE6A5A" w:rsidP="00DE6A5A">
            <w:pPr>
              <w:pStyle w:val="TS"/>
              <w:jc w:val="center"/>
              <w:rPr>
                <w:i/>
                <w:iCs/>
                <w:vertAlign w:val="subscript"/>
              </w:rPr>
            </w:pPr>
            <w:r w:rsidRPr="00985FFB">
              <w:rPr>
                <w:i/>
                <w:iCs/>
              </w:rPr>
              <w:t>J</w:t>
            </w:r>
            <w:r w:rsidRPr="00985FFB">
              <w:rPr>
                <w:i/>
                <w:iCs/>
                <w:vertAlign w:val="superscript"/>
              </w:rPr>
              <w:t>a</w:t>
            </w:r>
            <w:r w:rsidRPr="00985FFB">
              <w:rPr>
                <w:i/>
                <w:iCs/>
                <w:vertAlign w:val="subscript"/>
              </w:rPr>
              <w:t>Am</w:t>
            </w:r>
          </w:p>
        </w:tc>
        <w:tc>
          <w:tcPr>
            <w:tcW w:w="1440" w:type="dxa"/>
            <w:tcBorders>
              <w:top w:val="single" w:sz="12" w:space="0" w:color="auto"/>
              <w:left w:val="nil"/>
              <w:right w:val="nil"/>
            </w:tcBorders>
          </w:tcPr>
          <w:p w14:paraId="4C56B735" w14:textId="77777777" w:rsidR="00DE6A5A" w:rsidRPr="00985FFB" w:rsidRDefault="00DE6A5A" w:rsidP="00DE6A5A">
            <w:pPr>
              <w:pStyle w:val="TS"/>
              <w:jc w:val="center"/>
            </w:pPr>
            <w:r w:rsidRPr="00985FFB">
              <w:t>Estimated</w:t>
            </w:r>
          </w:p>
        </w:tc>
        <w:tc>
          <w:tcPr>
            <w:tcW w:w="2430" w:type="dxa"/>
            <w:tcBorders>
              <w:top w:val="single" w:sz="12" w:space="0" w:color="auto"/>
              <w:left w:val="nil"/>
              <w:right w:val="nil"/>
            </w:tcBorders>
          </w:tcPr>
          <w:p w14:paraId="35BF3CF4" w14:textId="77777777" w:rsidR="00DE6A5A" w:rsidRPr="00985FFB" w:rsidRDefault="00DE6A5A" w:rsidP="00DE6A5A">
            <w:pPr>
              <w:pStyle w:val="TS"/>
              <w:jc w:val="center"/>
            </w:pPr>
            <w:r w:rsidRPr="00985FFB">
              <w:t>0.333 mg mm</w:t>
            </w:r>
            <w:r w:rsidRPr="00985FFB">
              <w:rPr>
                <w:vertAlign w:val="superscript"/>
              </w:rPr>
              <w:t>-2</w:t>
            </w:r>
            <w:r w:rsidRPr="00985FFB">
              <w:t xml:space="preserve"> d</w:t>
            </w:r>
            <w:r w:rsidRPr="00985FFB">
              <w:rPr>
                <w:vertAlign w:val="superscript"/>
              </w:rPr>
              <w:t>-1</w:t>
            </w:r>
          </w:p>
        </w:tc>
      </w:tr>
      <w:tr w:rsidR="00DE6A5A" w:rsidRPr="00985FFB" w14:paraId="1395A188" w14:textId="77777777" w:rsidTr="00DE6A5A">
        <w:tc>
          <w:tcPr>
            <w:tcW w:w="4500" w:type="dxa"/>
            <w:tcBorders>
              <w:left w:val="nil"/>
              <w:right w:val="nil"/>
            </w:tcBorders>
          </w:tcPr>
          <w:p w14:paraId="761BD70E" w14:textId="77777777" w:rsidR="00DE6A5A" w:rsidRPr="00985FFB" w:rsidRDefault="00DE6A5A" w:rsidP="00C9205B">
            <w:pPr>
              <w:pStyle w:val="TS"/>
            </w:pPr>
            <w:r w:rsidRPr="00985FFB">
              <w:t>Max. volume-specific maintenance rate</w:t>
            </w:r>
          </w:p>
        </w:tc>
        <w:tc>
          <w:tcPr>
            <w:tcW w:w="1278" w:type="dxa"/>
            <w:tcBorders>
              <w:left w:val="nil"/>
              <w:right w:val="nil"/>
            </w:tcBorders>
          </w:tcPr>
          <w:p w14:paraId="25162155" w14:textId="77777777" w:rsidR="00DE6A5A" w:rsidRPr="00985FFB" w:rsidRDefault="00DE6A5A" w:rsidP="00DE6A5A">
            <w:pPr>
              <w:pStyle w:val="TS"/>
              <w:jc w:val="center"/>
              <w:rPr>
                <w:i/>
                <w:iCs/>
                <w:vertAlign w:val="subscript"/>
              </w:rPr>
            </w:pPr>
            <w:proofErr w:type="spellStart"/>
            <w:r w:rsidRPr="00985FFB">
              <w:rPr>
                <w:i/>
                <w:iCs/>
              </w:rPr>
              <w:t>J</w:t>
            </w:r>
            <w:r w:rsidRPr="00985FFB">
              <w:rPr>
                <w:i/>
                <w:iCs/>
                <w:vertAlign w:val="superscript"/>
              </w:rPr>
              <w:t>v</w:t>
            </w:r>
            <w:r w:rsidRPr="00985FFB">
              <w:rPr>
                <w:i/>
                <w:iCs/>
                <w:vertAlign w:val="subscript"/>
              </w:rPr>
              <w:t>M</w:t>
            </w:r>
            <w:proofErr w:type="spellEnd"/>
          </w:p>
        </w:tc>
        <w:tc>
          <w:tcPr>
            <w:tcW w:w="1440" w:type="dxa"/>
            <w:tcBorders>
              <w:left w:val="nil"/>
              <w:right w:val="nil"/>
            </w:tcBorders>
          </w:tcPr>
          <w:p w14:paraId="5D098D6C" w14:textId="77777777" w:rsidR="00DE6A5A" w:rsidRPr="00985FFB" w:rsidRDefault="00DE6A5A" w:rsidP="00DE6A5A">
            <w:pPr>
              <w:pStyle w:val="TS"/>
              <w:jc w:val="center"/>
            </w:pPr>
            <w:r w:rsidRPr="00985FFB">
              <w:t>Fixed</w:t>
            </w:r>
          </w:p>
        </w:tc>
        <w:tc>
          <w:tcPr>
            <w:tcW w:w="2430" w:type="dxa"/>
            <w:tcBorders>
              <w:left w:val="nil"/>
              <w:right w:val="nil"/>
            </w:tcBorders>
          </w:tcPr>
          <w:p w14:paraId="52835661" w14:textId="77777777" w:rsidR="00DE6A5A" w:rsidRPr="00985FFB" w:rsidRDefault="00DE6A5A" w:rsidP="00DE6A5A">
            <w:pPr>
              <w:pStyle w:val="TS"/>
              <w:jc w:val="center"/>
              <w:rPr>
                <w:vertAlign w:val="superscript"/>
              </w:rPr>
            </w:pPr>
            <w:r w:rsidRPr="00985FFB">
              <w:t>0.0214 mg mm</w:t>
            </w:r>
            <w:r w:rsidRPr="00985FFB">
              <w:rPr>
                <w:vertAlign w:val="superscript"/>
              </w:rPr>
              <w:t>-3</w:t>
            </w:r>
            <w:r w:rsidRPr="00985FFB">
              <w:t xml:space="preserve"> d</w:t>
            </w:r>
            <w:r w:rsidRPr="00985FFB">
              <w:rPr>
                <w:vertAlign w:val="superscript"/>
              </w:rPr>
              <w:t>-1</w:t>
            </w:r>
          </w:p>
        </w:tc>
      </w:tr>
      <w:tr w:rsidR="00DE6A5A" w:rsidRPr="00985FFB" w14:paraId="1170BFDA" w14:textId="77777777" w:rsidTr="00DE6A5A">
        <w:tc>
          <w:tcPr>
            <w:tcW w:w="4500" w:type="dxa"/>
            <w:tcBorders>
              <w:left w:val="nil"/>
              <w:right w:val="nil"/>
            </w:tcBorders>
          </w:tcPr>
          <w:p w14:paraId="6E628D29" w14:textId="77777777" w:rsidR="00DE6A5A" w:rsidRPr="00985FFB" w:rsidRDefault="00DE6A5A" w:rsidP="00C9205B">
            <w:pPr>
              <w:pStyle w:val="TS"/>
            </w:pPr>
            <w:r w:rsidRPr="00985FFB">
              <w:t>Initial egg buffer mass</w:t>
            </w:r>
          </w:p>
        </w:tc>
        <w:tc>
          <w:tcPr>
            <w:tcW w:w="1278" w:type="dxa"/>
            <w:tcBorders>
              <w:left w:val="nil"/>
              <w:right w:val="nil"/>
            </w:tcBorders>
          </w:tcPr>
          <w:p w14:paraId="55CE44EC" w14:textId="77777777" w:rsidR="00DE6A5A" w:rsidRPr="00985FFB" w:rsidRDefault="00DE6A5A" w:rsidP="00DE6A5A">
            <w:pPr>
              <w:pStyle w:val="TS"/>
              <w:jc w:val="center"/>
              <w:rPr>
                <w:i/>
                <w:iCs/>
              </w:rPr>
            </w:pPr>
            <w:r w:rsidRPr="00985FFB">
              <w:rPr>
                <w:i/>
                <w:iCs/>
              </w:rPr>
              <w:t>W</w:t>
            </w:r>
            <w:r w:rsidRPr="00985FFB">
              <w:rPr>
                <w:i/>
                <w:iCs/>
                <w:vertAlign w:val="subscript"/>
              </w:rPr>
              <w:t>B0</w:t>
            </w:r>
          </w:p>
        </w:tc>
        <w:tc>
          <w:tcPr>
            <w:tcW w:w="1440" w:type="dxa"/>
            <w:tcBorders>
              <w:left w:val="nil"/>
              <w:right w:val="nil"/>
            </w:tcBorders>
          </w:tcPr>
          <w:p w14:paraId="6536E248" w14:textId="77777777" w:rsidR="00DE6A5A" w:rsidRPr="00985FFB" w:rsidRDefault="00DE6A5A" w:rsidP="00DE6A5A">
            <w:pPr>
              <w:pStyle w:val="TS"/>
              <w:jc w:val="center"/>
            </w:pPr>
            <w:r w:rsidRPr="00985FFB">
              <w:t>Fixed</w:t>
            </w:r>
          </w:p>
        </w:tc>
        <w:tc>
          <w:tcPr>
            <w:tcW w:w="2430" w:type="dxa"/>
            <w:tcBorders>
              <w:left w:val="nil"/>
              <w:right w:val="nil"/>
            </w:tcBorders>
          </w:tcPr>
          <w:p w14:paraId="0593C81D" w14:textId="77777777" w:rsidR="00DE6A5A" w:rsidRPr="00985FFB" w:rsidRDefault="00DE6A5A" w:rsidP="00DE6A5A">
            <w:pPr>
              <w:pStyle w:val="TS"/>
              <w:jc w:val="center"/>
            </w:pPr>
            <w:r w:rsidRPr="00985FFB">
              <w:t>0.15 mg</w:t>
            </w:r>
          </w:p>
        </w:tc>
      </w:tr>
      <w:tr w:rsidR="00DE6A5A" w:rsidRPr="00985FFB" w14:paraId="130C1B01" w14:textId="77777777" w:rsidTr="00DE6A5A">
        <w:tc>
          <w:tcPr>
            <w:tcW w:w="4500" w:type="dxa"/>
            <w:tcBorders>
              <w:left w:val="nil"/>
              <w:right w:val="nil"/>
            </w:tcBorders>
          </w:tcPr>
          <w:p w14:paraId="2D7CD454" w14:textId="41FF0506" w:rsidR="00DE6A5A" w:rsidRPr="00985FFB" w:rsidRDefault="00DE6A5A" w:rsidP="00C9205B">
            <w:pPr>
              <w:pStyle w:val="TS"/>
            </w:pPr>
            <w:r w:rsidRPr="00985FFB">
              <w:t xml:space="preserve">Total </w:t>
            </w:r>
            <w:ins w:id="75" w:author="Schwemmer, Teresa" w:date="2024-06-30T17:31:00Z" w16du:dateUtc="2024-06-30T21:31:00Z">
              <w:r w:rsidR="005E08AE">
                <w:t xml:space="preserve">physical </w:t>
              </w:r>
            </w:ins>
            <w:r w:rsidRPr="00985FFB">
              <w:t>length at puberty</w:t>
            </w:r>
          </w:p>
        </w:tc>
        <w:tc>
          <w:tcPr>
            <w:tcW w:w="1278" w:type="dxa"/>
            <w:tcBorders>
              <w:left w:val="nil"/>
              <w:right w:val="nil"/>
            </w:tcBorders>
          </w:tcPr>
          <w:p w14:paraId="28EA74F5" w14:textId="77777777" w:rsidR="00DE6A5A" w:rsidRPr="00985FFB" w:rsidRDefault="00DE6A5A" w:rsidP="00DE6A5A">
            <w:pPr>
              <w:pStyle w:val="TS"/>
              <w:jc w:val="center"/>
              <w:rPr>
                <w:i/>
                <w:iCs/>
                <w:vertAlign w:val="subscript"/>
              </w:rPr>
            </w:pPr>
            <w:proofErr w:type="spellStart"/>
            <w:r w:rsidRPr="00985FFB">
              <w:rPr>
                <w:i/>
                <w:iCs/>
              </w:rPr>
              <w:t>L</w:t>
            </w:r>
            <w:r w:rsidRPr="00985FFB">
              <w:rPr>
                <w:i/>
                <w:iCs/>
                <w:vertAlign w:val="subscript"/>
              </w:rPr>
              <w:t>Vp</w:t>
            </w:r>
            <w:proofErr w:type="spellEnd"/>
          </w:p>
        </w:tc>
        <w:tc>
          <w:tcPr>
            <w:tcW w:w="1440" w:type="dxa"/>
            <w:tcBorders>
              <w:left w:val="nil"/>
              <w:right w:val="nil"/>
            </w:tcBorders>
          </w:tcPr>
          <w:p w14:paraId="459597B2" w14:textId="77777777" w:rsidR="00DE6A5A" w:rsidRPr="00985FFB" w:rsidRDefault="00DE6A5A" w:rsidP="00DE6A5A">
            <w:pPr>
              <w:pStyle w:val="TS"/>
              <w:jc w:val="center"/>
            </w:pPr>
            <w:r w:rsidRPr="00985FFB">
              <w:t>Fixed</w:t>
            </w:r>
          </w:p>
        </w:tc>
        <w:tc>
          <w:tcPr>
            <w:tcW w:w="2430" w:type="dxa"/>
            <w:tcBorders>
              <w:left w:val="nil"/>
              <w:right w:val="nil"/>
            </w:tcBorders>
          </w:tcPr>
          <w:p w14:paraId="16E96674" w14:textId="77777777" w:rsidR="00DE6A5A" w:rsidRPr="00985FFB" w:rsidRDefault="00DE6A5A" w:rsidP="00DE6A5A">
            <w:pPr>
              <w:pStyle w:val="TS"/>
              <w:jc w:val="center"/>
            </w:pPr>
            <w:r w:rsidRPr="00985FFB">
              <w:t>102 mm</w:t>
            </w:r>
          </w:p>
        </w:tc>
      </w:tr>
      <w:tr w:rsidR="00DE6A5A" w:rsidRPr="00985FFB" w14:paraId="3734E80A" w14:textId="77777777" w:rsidTr="00DE6A5A">
        <w:tc>
          <w:tcPr>
            <w:tcW w:w="4500" w:type="dxa"/>
            <w:tcBorders>
              <w:left w:val="nil"/>
              <w:right w:val="nil"/>
            </w:tcBorders>
          </w:tcPr>
          <w:p w14:paraId="5274A4F1" w14:textId="41373ED1" w:rsidR="00DE6A5A" w:rsidRPr="00985FFB" w:rsidRDefault="00DE6A5A" w:rsidP="00C9205B">
            <w:pPr>
              <w:pStyle w:val="TS"/>
            </w:pPr>
            <w:r w:rsidRPr="00985FFB">
              <w:t xml:space="preserve">Yield of assimilates on </w:t>
            </w:r>
            <w:ins w:id="76" w:author="Schwemmer, Teresa" w:date="2024-06-24T08:17:00Z" w16du:dateUtc="2024-06-24T12:17:00Z">
              <w:r w:rsidR="00C9317C">
                <w:t>structure</w:t>
              </w:r>
            </w:ins>
            <w:del w:id="77" w:author="Schwemmer, Teresa" w:date="2024-06-24T08:17:00Z" w16du:dateUtc="2024-06-24T12:17:00Z">
              <w:r w:rsidRPr="00985FFB" w:rsidDel="00C9317C">
                <w:delText>volume</w:delText>
              </w:r>
            </w:del>
          </w:p>
        </w:tc>
        <w:tc>
          <w:tcPr>
            <w:tcW w:w="1278" w:type="dxa"/>
            <w:tcBorders>
              <w:left w:val="nil"/>
              <w:right w:val="nil"/>
            </w:tcBorders>
          </w:tcPr>
          <w:p w14:paraId="5FE89880" w14:textId="77777777" w:rsidR="00DE6A5A" w:rsidRPr="00985FFB" w:rsidRDefault="00DE6A5A" w:rsidP="00DE6A5A">
            <w:pPr>
              <w:pStyle w:val="TS"/>
              <w:jc w:val="center"/>
              <w:rPr>
                <w:i/>
                <w:iCs/>
              </w:rPr>
            </w:pPr>
            <w:proofErr w:type="spellStart"/>
            <w:r w:rsidRPr="00985FFB">
              <w:rPr>
                <w:i/>
                <w:iCs/>
              </w:rPr>
              <w:t>y</w:t>
            </w:r>
            <w:r w:rsidRPr="00985FFB">
              <w:rPr>
                <w:i/>
                <w:iCs/>
                <w:vertAlign w:val="subscript"/>
              </w:rPr>
              <w:t>AV</w:t>
            </w:r>
            <w:proofErr w:type="spellEnd"/>
          </w:p>
        </w:tc>
        <w:tc>
          <w:tcPr>
            <w:tcW w:w="1440" w:type="dxa"/>
            <w:tcBorders>
              <w:left w:val="nil"/>
              <w:right w:val="nil"/>
            </w:tcBorders>
          </w:tcPr>
          <w:p w14:paraId="792F565D" w14:textId="77777777" w:rsidR="00DE6A5A" w:rsidRPr="00985FFB" w:rsidRDefault="00DE6A5A" w:rsidP="00DE6A5A">
            <w:pPr>
              <w:pStyle w:val="TS"/>
              <w:jc w:val="center"/>
            </w:pPr>
            <w:r w:rsidRPr="00985FFB">
              <w:t>Fixed</w:t>
            </w:r>
          </w:p>
        </w:tc>
        <w:tc>
          <w:tcPr>
            <w:tcW w:w="2430" w:type="dxa"/>
            <w:tcBorders>
              <w:left w:val="nil"/>
              <w:right w:val="nil"/>
            </w:tcBorders>
          </w:tcPr>
          <w:p w14:paraId="28113542" w14:textId="77777777" w:rsidR="00DE6A5A" w:rsidRPr="00985FFB" w:rsidRDefault="00DE6A5A" w:rsidP="00DE6A5A">
            <w:pPr>
              <w:pStyle w:val="TS"/>
              <w:jc w:val="center"/>
            </w:pPr>
            <w:r w:rsidRPr="00985FFB">
              <w:t>0.8</w:t>
            </w:r>
          </w:p>
        </w:tc>
      </w:tr>
      <w:tr w:rsidR="00DE6A5A" w:rsidRPr="00985FFB" w14:paraId="2E2BE4F0" w14:textId="77777777" w:rsidTr="00DE6A5A">
        <w:tc>
          <w:tcPr>
            <w:tcW w:w="4500" w:type="dxa"/>
            <w:tcBorders>
              <w:left w:val="nil"/>
              <w:right w:val="nil"/>
            </w:tcBorders>
          </w:tcPr>
          <w:p w14:paraId="03B690EB" w14:textId="77777777" w:rsidR="00DE6A5A" w:rsidRPr="00985FFB" w:rsidRDefault="00DE6A5A" w:rsidP="00C9205B">
            <w:pPr>
              <w:pStyle w:val="TS"/>
            </w:pPr>
            <w:r w:rsidRPr="00985FFB">
              <w:lastRenderedPageBreak/>
              <w:t xml:space="preserve">Yield of egg buffer on assimilates </w:t>
            </w:r>
          </w:p>
        </w:tc>
        <w:tc>
          <w:tcPr>
            <w:tcW w:w="1278" w:type="dxa"/>
            <w:tcBorders>
              <w:left w:val="nil"/>
              <w:right w:val="nil"/>
            </w:tcBorders>
          </w:tcPr>
          <w:p w14:paraId="0DE22D37" w14:textId="77777777" w:rsidR="00DE6A5A" w:rsidRPr="00985FFB" w:rsidRDefault="00DE6A5A" w:rsidP="00DE6A5A">
            <w:pPr>
              <w:pStyle w:val="TS"/>
              <w:jc w:val="center"/>
              <w:rPr>
                <w:i/>
                <w:iCs/>
              </w:rPr>
            </w:pPr>
            <w:proofErr w:type="spellStart"/>
            <w:r w:rsidRPr="00985FFB">
              <w:rPr>
                <w:i/>
                <w:iCs/>
              </w:rPr>
              <w:t>y</w:t>
            </w:r>
            <w:r w:rsidRPr="00985FFB">
              <w:rPr>
                <w:i/>
                <w:iCs/>
                <w:vertAlign w:val="subscript"/>
              </w:rPr>
              <w:t>BA</w:t>
            </w:r>
            <w:proofErr w:type="spellEnd"/>
          </w:p>
        </w:tc>
        <w:tc>
          <w:tcPr>
            <w:tcW w:w="1440" w:type="dxa"/>
            <w:tcBorders>
              <w:left w:val="nil"/>
              <w:right w:val="nil"/>
            </w:tcBorders>
          </w:tcPr>
          <w:p w14:paraId="38ED400B" w14:textId="77777777" w:rsidR="00DE6A5A" w:rsidRPr="00985FFB" w:rsidRDefault="00DE6A5A" w:rsidP="00DE6A5A">
            <w:pPr>
              <w:pStyle w:val="TS"/>
              <w:jc w:val="center"/>
            </w:pPr>
            <w:r w:rsidRPr="00985FFB">
              <w:t>Fixed</w:t>
            </w:r>
          </w:p>
        </w:tc>
        <w:tc>
          <w:tcPr>
            <w:tcW w:w="2430" w:type="dxa"/>
            <w:tcBorders>
              <w:left w:val="nil"/>
              <w:right w:val="nil"/>
            </w:tcBorders>
          </w:tcPr>
          <w:p w14:paraId="00BEAE28" w14:textId="77777777" w:rsidR="00DE6A5A" w:rsidRPr="00985FFB" w:rsidRDefault="00DE6A5A" w:rsidP="00DE6A5A">
            <w:pPr>
              <w:pStyle w:val="TS"/>
              <w:jc w:val="center"/>
            </w:pPr>
            <w:r w:rsidRPr="00985FFB">
              <w:t>0.95</w:t>
            </w:r>
          </w:p>
        </w:tc>
      </w:tr>
      <w:tr w:rsidR="00DE6A5A" w:rsidRPr="00985FFB" w14:paraId="7883219C" w14:textId="77777777" w:rsidTr="00DE6A5A">
        <w:tc>
          <w:tcPr>
            <w:tcW w:w="4500" w:type="dxa"/>
            <w:tcBorders>
              <w:left w:val="nil"/>
              <w:right w:val="nil"/>
            </w:tcBorders>
          </w:tcPr>
          <w:p w14:paraId="64FA8BB3" w14:textId="4905AE0A" w:rsidR="00DE6A5A" w:rsidRPr="00985FFB" w:rsidRDefault="00DE6A5A" w:rsidP="00C9205B">
            <w:pPr>
              <w:pStyle w:val="TS"/>
            </w:pPr>
            <w:del w:id="78" w:author="Schwemmer, Teresa" w:date="2024-06-29T21:24:00Z" w16du:dateUtc="2024-06-30T01:24:00Z">
              <w:r w:rsidRPr="00985FFB" w:rsidDel="00C722A6">
                <w:delText>Yield of structure on assimilates</w:delText>
              </w:r>
            </w:del>
            <w:ins w:id="79" w:author="Schwemmer, Teresa" w:date="2024-06-29T21:24:00Z" w16du:dateUtc="2024-06-30T01:24:00Z">
              <w:r w:rsidR="00C722A6">
                <w:t>Conversion efficiency of assimilates to structure</w:t>
              </w:r>
            </w:ins>
          </w:p>
        </w:tc>
        <w:tc>
          <w:tcPr>
            <w:tcW w:w="1278" w:type="dxa"/>
            <w:tcBorders>
              <w:left w:val="nil"/>
              <w:right w:val="nil"/>
            </w:tcBorders>
          </w:tcPr>
          <w:p w14:paraId="7ACE466D" w14:textId="77777777" w:rsidR="00DE6A5A" w:rsidRPr="00985FFB" w:rsidRDefault="00DE6A5A" w:rsidP="00DE6A5A">
            <w:pPr>
              <w:pStyle w:val="TS"/>
              <w:jc w:val="center"/>
              <w:rPr>
                <w:i/>
                <w:iCs/>
              </w:rPr>
            </w:pPr>
            <w:proofErr w:type="spellStart"/>
            <w:r w:rsidRPr="00985FFB">
              <w:rPr>
                <w:i/>
                <w:iCs/>
              </w:rPr>
              <w:t>y</w:t>
            </w:r>
            <w:r w:rsidRPr="00985FFB">
              <w:rPr>
                <w:i/>
                <w:iCs/>
                <w:vertAlign w:val="subscript"/>
              </w:rPr>
              <w:t>VA</w:t>
            </w:r>
            <w:proofErr w:type="spellEnd"/>
          </w:p>
        </w:tc>
        <w:tc>
          <w:tcPr>
            <w:tcW w:w="1440" w:type="dxa"/>
            <w:tcBorders>
              <w:left w:val="nil"/>
              <w:right w:val="nil"/>
            </w:tcBorders>
          </w:tcPr>
          <w:p w14:paraId="5670B770" w14:textId="77777777" w:rsidR="00DE6A5A" w:rsidRPr="00985FFB" w:rsidRDefault="00DE6A5A" w:rsidP="00DE6A5A">
            <w:pPr>
              <w:pStyle w:val="TS"/>
              <w:jc w:val="center"/>
            </w:pPr>
            <w:r w:rsidRPr="00985FFB">
              <w:t>Estimated</w:t>
            </w:r>
          </w:p>
        </w:tc>
        <w:tc>
          <w:tcPr>
            <w:tcW w:w="2430" w:type="dxa"/>
            <w:tcBorders>
              <w:left w:val="nil"/>
              <w:right w:val="nil"/>
            </w:tcBorders>
          </w:tcPr>
          <w:p w14:paraId="3D3A16A2" w14:textId="77777777" w:rsidR="00DE6A5A" w:rsidRPr="00985FFB" w:rsidRDefault="00DE6A5A" w:rsidP="00DE6A5A">
            <w:pPr>
              <w:pStyle w:val="TS"/>
              <w:jc w:val="center"/>
            </w:pPr>
            <w:r w:rsidRPr="00985FFB">
              <w:t>0.365</w:t>
            </w:r>
          </w:p>
        </w:tc>
      </w:tr>
      <w:tr w:rsidR="00DE6A5A" w:rsidRPr="00985FFB" w14:paraId="1177DC6D" w14:textId="77777777" w:rsidTr="00DE6A5A">
        <w:tc>
          <w:tcPr>
            <w:tcW w:w="4500" w:type="dxa"/>
            <w:tcBorders>
              <w:left w:val="nil"/>
              <w:right w:val="nil"/>
            </w:tcBorders>
          </w:tcPr>
          <w:p w14:paraId="59AD58ED" w14:textId="77777777" w:rsidR="00DE6A5A" w:rsidRPr="00985FFB" w:rsidRDefault="00DE6A5A" w:rsidP="00C9205B">
            <w:pPr>
              <w:pStyle w:val="TS"/>
            </w:pPr>
            <w:r w:rsidRPr="00985FFB">
              <w:t>Fraction of assimilates allocated to soma</w:t>
            </w:r>
          </w:p>
        </w:tc>
        <w:tc>
          <w:tcPr>
            <w:tcW w:w="1278" w:type="dxa"/>
            <w:tcBorders>
              <w:left w:val="nil"/>
              <w:right w:val="nil"/>
            </w:tcBorders>
          </w:tcPr>
          <w:p w14:paraId="6A3974A8" w14:textId="77777777" w:rsidR="00DE6A5A" w:rsidRPr="00985FFB" w:rsidRDefault="00DE6A5A" w:rsidP="00DE6A5A">
            <w:pPr>
              <w:pStyle w:val="TS"/>
              <w:jc w:val="center"/>
              <w:rPr>
                <w:i/>
                <w:iCs/>
              </w:rPr>
            </w:pPr>
            <w:r w:rsidRPr="00985FFB">
              <w:rPr>
                <w:rFonts w:cs="Times New Roman"/>
                <w:i/>
                <w:iCs/>
              </w:rPr>
              <w:t>κ</w:t>
            </w:r>
          </w:p>
        </w:tc>
        <w:tc>
          <w:tcPr>
            <w:tcW w:w="1440" w:type="dxa"/>
            <w:tcBorders>
              <w:left w:val="nil"/>
              <w:right w:val="nil"/>
            </w:tcBorders>
          </w:tcPr>
          <w:p w14:paraId="393D34D6" w14:textId="77777777" w:rsidR="00DE6A5A" w:rsidRPr="00985FFB" w:rsidRDefault="00DE6A5A" w:rsidP="00DE6A5A">
            <w:pPr>
              <w:pStyle w:val="TS"/>
              <w:jc w:val="center"/>
            </w:pPr>
            <w:r w:rsidRPr="00985FFB">
              <w:t>Fixed</w:t>
            </w:r>
          </w:p>
        </w:tc>
        <w:tc>
          <w:tcPr>
            <w:tcW w:w="2430" w:type="dxa"/>
            <w:tcBorders>
              <w:left w:val="nil"/>
              <w:right w:val="nil"/>
            </w:tcBorders>
          </w:tcPr>
          <w:p w14:paraId="7C20CD7B" w14:textId="77777777" w:rsidR="00DE6A5A" w:rsidRPr="00985FFB" w:rsidRDefault="00DE6A5A" w:rsidP="00DE6A5A">
            <w:pPr>
              <w:pStyle w:val="TS"/>
              <w:jc w:val="center"/>
            </w:pPr>
            <w:r w:rsidRPr="00985FFB">
              <w:t>0.8</w:t>
            </w:r>
          </w:p>
        </w:tc>
      </w:tr>
      <w:tr w:rsidR="00DE6A5A" w:rsidRPr="00985FFB" w14:paraId="1F160837" w14:textId="77777777" w:rsidTr="00DE6A5A">
        <w:tc>
          <w:tcPr>
            <w:tcW w:w="4500" w:type="dxa"/>
            <w:tcBorders>
              <w:left w:val="nil"/>
              <w:right w:val="nil"/>
            </w:tcBorders>
          </w:tcPr>
          <w:p w14:paraId="3E4FF513" w14:textId="77777777" w:rsidR="00DE6A5A" w:rsidRPr="00985FFB" w:rsidRDefault="00DE6A5A" w:rsidP="00C9205B">
            <w:pPr>
              <w:pStyle w:val="TS"/>
            </w:pPr>
            <w:r w:rsidRPr="00985FFB">
              <w:t>Scaled food level</w:t>
            </w:r>
          </w:p>
        </w:tc>
        <w:tc>
          <w:tcPr>
            <w:tcW w:w="1278" w:type="dxa"/>
            <w:tcBorders>
              <w:left w:val="nil"/>
              <w:right w:val="nil"/>
            </w:tcBorders>
          </w:tcPr>
          <w:p w14:paraId="1C79AB94" w14:textId="77777777" w:rsidR="00DE6A5A" w:rsidRPr="00985FFB" w:rsidRDefault="00DE6A5A" w:rsidP="00DE6A5A">
            <w:pPr>
              <w:pStyle w:val="TS"/>
              <w:jc w:val="center"/>
              <w:rPr>
                <w:i/>
                <w:iCs/>
              </w:rPr>
            </w:pPr>
            <w:r w:rsidRPr="00985FFB">
              <w:rPr>
                <w:rFonts w:cs="Times New Roman"/>
                <w:i/>
                <w:iCs/>
              </w:rPr>
              <w:t>f</w:t>
            </w:r>
          </w:p>
        </w:tc>
        <w:tc>
          <w:tcPr>
            <w:tcW w:w="1440" w:type="dxa"/>
            <w:tcBorders>
              <w:left w:val="nil"/>
              <w:right w:val="nil"/>
            </w:tcBorders>
          </w:tcPr>
          <w:p w14:paraId="02B7FFCC" w14:textId="77777777" w:rsidR="00DE6A5A" w:rsidRPr="00985FFB" w:rsidRDefault="00DE6A5A" w:rsidP="00DE6A5A">
            <w:pPr>
              <w:pStyle w:val="TS"/>
              <w:jc w:val="center"/>
            </w:pPr>
            <w:r w:rsidRPr="00985FFB">
              <w:t>Fixed</w:t>
            </w:r>
          </w:p>
        </w:tc>
        <w:tc>
          <w:tcPr>
            <w:tcW w:w="2430" w:type="dxa"/>
            <w:tcBorders>
              <w:left w:val="nil"/>
              <w:right w:val="nil"/>
            </w:tcBorders>
          </w:tcPr>
          <w:p w14:paraId="67DCDCF8" w14:textId="7E795E13" w:rsidR="00DE6A5A" w:rsidRPr="00985FFB" w:rsidRDefault="00DE6A5A" w:rsidP="00DE6A5A">
            <w:pPr>
              <w:pStyle w:val="TS"/>
              <w:jc w:val="center"/>
            </w:pPr>
            <w:r w:rsidRPr="00985FFB">
              <w:t>1</w:t>
            </w:r>
          </w:p>
        </w:tc>
      </w:tr>
      <w:tr w:rsidR="00DE6A5A" w:rsidRPr="00985FFB" w14:paraId="189F8D63" w14:textId="77777777" w:rsidTr="00DE6A5A">
        <w:tc>
          <w:tcPr>
            <w:tcW w:w="4500" w:type="dxa"/>
            <w:tcBorders>
              <w:left w:val="nil"/>
              <w:right w:val="nil"/>
            </w:tcBorders>
          </w:tcPr>
          <w:p w14:paraId="2B45E299" w14:textId="77777777" w:rsidR="00DE6A5A" w:rsidRPr="00985FFB" w:rsidRDefault="00DE6A5A" w:rsidP="00C9205B">
            <w:pPr>
              <w:pStyle w:val="TS"/>
            </w:pPr>
            <w:r w:rsidRPr="00985FFB">
              <w:t>Scaled food level for embryo</w:t>
            </w:r>
          </w:p>
        </w:tc>
        <w:tc>
          <w:tcPr>
            <w:tcW w:w="1278" w:type="dxa"/>
            <w:tcBorders>
              <w:left w:val="nil"/>
              <w:right w:val="nil"/>
            </w:tcBorders>
          </w:tcPr>
          <w:p w14:paraId="3312DF66" w14:textId="77777777" w:rsidR="00DE6A5A" w:rsidRPr="00985FFB" w:rsidRDefault="00DE6A5A" w:rsidP="00DE6A5A">
            <w:pPr>
              <w:pStyle w:val="TS"/>
              <w:jc w:val="center"/>
              <w:rPr>
                <w:i/>
                <w:iCs/>
              </w:rPr>
            </w:pPr>
            <w:proofErr w:type="spellStart"/>
            <w:r w:rsidRPr="00985FFB">
              <w:rPr>
                <w:rFonts w:cs="Times New Roman"/>
                <w:i/>
                <w:iCs/>
              </w:rPr>
              <w:t>f</w:t>
            </w:r>
            <w:r w:rsidRPr="00985FFB">
              <w:rPr>
                <w:rFonts w:cs="Times New Roman"/>
                <w:i/>
                <w:iCs/>
                <w:vertAlign w:val="subscript"/>
              </w:rPr>
              <w:t>B</w:t>
            </w:r>
            <w:proofErr w:type="spellEnd"/>
          </w:p>
        </w:tc>
        <w:tc>
          <w:tcPr>
            <w:tcW w:w="1440" w:type="dxa"/>
            <w:tcBorders>
              <w:left w:val="nil"/>
              <w:right w:val="nil"/>
            </w:tcBorders>
          </w:tcPr>
          <w:p w14:paraId="76112165" w14:textId="77777777" w:rsidR="00DE6A5A" w:rsidRPr="00985FFB" w:rsidRDefault="00DE6A5A" w:rsidP="00DE6A5A">
            <w:pPr>
              <w:pStyle w:val="TS"/>
              <w:jc w:val="center"/>
            </w:pPr>
            <w:r w:rsidRPr="00985FFB">
              <w:t>Fixed</w:t>
            </w:r>
          </w:p>
        </w:tc>
        <w:tc>
          <w:tcPr>
            <w:tcW w:w="2430" w:type="dxa"/>
            <w:tcBorders>
              <w:left w:val="nil"/>
              <w:right w:val="nil"/>
            </w:tcBorders>
          </w:tcPr>
          <w:p w14:paraId="0A3B1BA0" w14:textId="77777777" w:rsidR="00DE6A5A" w:rsidRPr="00985FFB" w:rsidRDefault="00DE6A5A" w:rsidP="00DE6A5A">
            <w:pPr>
              <w:pStyle w:val="TS"/>
              <w:jc w:val="center"/>
            </w:pPr>
            <w:r w:rsidRPr="00985FFB">
              <w:t>1</w:t>
            </w:r>
          </w:p>
        </w:tc>
      </w:tr>
      <w:tr w:rsidR="00DE6A5A" w:rsidRPr="00985FFB" w14:paraId="6CA9F29E" w14:textId="77777777" w:rsidTr="00DE6A5A">
        <w:tc>
          <w:tcPr>
            <w:tcW w:w="4500" w:type="dxa"/>
            <w:tcBorders>
              <w:left w:val="nil"/>
              <w:right w:val="nil"/>
            </w:tcBorders>
          </w:tcPr>
          <w:p w14:paraId="3BFFD4A6" w14:textId="003DEEB2" w:rsidR="00DE6A5A" w:rsidRPr="00985FFB" w:rsidRDefault="00C722A6" w:rsidP="00C9205B">
            <w:pPr>
              <w:pStyle w:val="TS"/>
            </w:pPr>
            <w:ins w:id="80" w:author="Schwemmer, Teresa" w:date="2024-06-29T21:25:00Z" w16du:dateUtc="2024-06-30T01:25:00Z">
              <w:r>
                <w:t>Embryo m</w:t>
              </w:r>
            </w:ins>
            <w:del w:id="81" w:author="Schwemmer, Teresa" w:date="2024-06-29T21:25:00Z" w16du:dateUtc="2024-06-30T01:25:00Z">
              <w:r w:rsidR="00DE6A5A" w:rsidRPr="00985FFB" w:rsidDel="00C722A6">
                <w:delText>M</w:delText>
              </w:r>
            </w:del>
            <w:r w:rsidR="00DE6A5A" w:rsidRPr="00985FFB">
              <w:t>ortality rate</w:t>
            </w:r>
            <w:del w:id="82" w:author="Schwemmer, Teresa" w:date="2024-06-29T21:25:00Z" w16du:dateUtc="2024-06-30T01:25:00Z">
              <w:r w:rsidR="00DE6A5A" w:rsidRPr="00985FFB" w:rsidDel="00C722A6">
                <w:delText xml:space="preserve"> for embryos</w:delText>
              </w:r>
            </w:del>
          </w:p>
        </w:tc>
        <w:tc>
          <w:tcPr>
            <w:tcW w:w="1278" w:type="dxa"/>
            <w:tcBorders>
              <w:left w:val="nil"/>
              <w:bottom w:val="single" w:sz="4" w:space="0" w:color="auto"/>
              <w:right w:val="nil"/>
            </w:tcBorders>
          </w:tcPr>
          <w:p w14:paraId="608DBB4B" w14:textId="77777777" w:rsidR="00DE6A5A" w:rsidRPr="00985FFB" w:rsidRDefault="00DE6A5A" w:rsidP="00DE6A5A">
            <w:pPr>
              <w:pStyle w:val="TS"/>
              <w:jc w:val="center"/>
              <w:rPr>
                <w:rFonts w:cs="Times New Roman"/>
                <w:i/>
                <w:iCs/>
              </w:rPr>
            </w:pPr>
            <w:proofErr w:type="spellStart"/>
            <w:r w:rsidRPr="00985FFB">
              <w:rPr>
                <w:rFonts w:cs="Times New Roman"/>
                <w:i/>
                <w:iCs/>
              </w:rPr>
              <w:t>μ</w:t>
            </w:r>
            <w:r w:rsidRPr="00985FFB">
              <w:rPr>
                <w:rFonts w:cs="Times New Roman"/>
                <w:i/>
                <w:iCs/>
                <w:vertAlign w:val="subscript"/>
              </w:rPr>
              <w:t>emb</w:t>
            </w:r>
            <w:proofErr w:type="spellEnd"/>
          </w:p>
        </w:tc>
        <w:tc>
          <w:tcPr>
            <w:tcW w:w="1440" w:type="dxa"/>
            <w:tcBorders>
              <w:left w:val="nil"/>
              <w:bottom w:val="single" w:sz="4" w:space="0" w:color="auto"/>
              <w:right w:val="nil"/>
            </w:tcBorders>
          </w:tcPr>
          <w:p w14:paraId="38572807" w14:textId="77777777" w:rsidR="00DE6A5A" w:rsidRPr="00985FFB" w:rsidRDefault="00DE6A5A" w:rsidP="00DE6A5A">
            <w:pPr>
              <w:pStyle w:val="TS"/>
              <w:jc w:val="center"/>
            </w:pPr>
            <w:r w:rsidRPr="00985FFB">
              <w:t>Estimated</w:t>
            </w:r>
          </w:p>
        </w:tc>
        <w:tc>
          <w:tcPr>
            <w:tcW w:w="2430" w:type="dxa"/>
            <w:tcBorders>
              <w:left w:val="nil"/>
              <w:bottom w:val="single" w:sz="4" w:space="0" w:color="auto"/>
              <w:right w:val="nil"/>
            </w:tcBorders>
          </w:tcPr>
          <w:p w14:paraId="02A77115" w14:textId="02613755" w:rsidR="00DE6A5A" w:rsidRPr="009038F5" w:rsidRDefault="00DE6A5A" w:rsidP="00DE6A5A">
            <w:pPr>
              <w:pStyle w:val="TS"/>
              <w:jc w:val="center"/>
              <w:rPr>
                <w:vertAlign w:val="superscript"/>
                <w:rPrChange w:id="83" w:author="Schwemmer, Teresa" w:date="2024-06-30T17:44:00Z" w16du:dateUtc="2024-06-30T21:44:00Z">
                  <w:rPr/>
                </w:rPrChange>
              </w:rPr>
            </w:pPr>
            <w:r w:rsidRPr="00985FFB">
              <w:t>0.0639</w:t>
            </w:r>
            <w:ins w:id="84" w:author="Schwemmer, Teresa" w:date="2024-06-30T17:44:00Z" w16du:dateUtc="2024-06-30T21:44:00Z">
              <w:r w:rsidR="009038F5">
                <w:t xml:space="preserve"> d</w:t>
              </w:r>
              <w:r w:rsidR="009038F5">
                <w:rPr>
                  <w:vertAlign w:val="superscript"/>
                </w:rPr>
                <w:t>-1</w:t>
              </w:r>
            </w:ins>
          </w:p>
        </w:tc>
      </w:tr>
      <w:tr w:rsidR="00DE6A5A" w:rsidRPr="00985FFB" w14:paraId="2C35A3A1" w14:textId="77777777" w:rsidTr="00DE6A5A">
        <w:tc>
          <w:tcPr>
            <w:tcW w:w="4500" w:type="dxa"/>
            <w:tcBorders>
              <w:left w:val="nil"/>
              <w:bottom w:val="single" w:sz="12" w:space="0" w:color="auto"/>
              <w:right w:val="nil"/>
            </w:tcBorders>
          </w:tcPr>
          <w:p w14:paraId="4ECD75E3" w14:textId="07F0FBAC" w:rsidR="00DE6A5A" w:rsidRPr="00985FFB" w:rsidRDefault="00C722A6" w:rsidP="00A23176">
            <w:pPr>
              <w:pStyle w:val="TS"/>
            </w:pPr>
            <w:ins w:id="85" w:author="Schwemmer, Teresa" w:date="2024-06-29T21:25:00Z" w16du:dateUtc="2024-06-30T01:25:00Z">
              <w:r>
                <w:t>Post-hatch m</w:t>
              </w:r>
            </w:ins>
            <w:del w:id="86" w:author="Schwemmer, Teresa" w:date="2024-06-29T21:25:00Z" w16du:dateUtc="2024-06-30T01:25:00Z">
              <w:r w:rsidR="00DE6A5A" w:rsidRPr="00985FFB" w:rsidDel="00C722A6">
                <w:delText>M</w:delText>
              </w:r>
            </w:del>
            <w:r w:rsidR="00DE6A5A" w:rsidRPr="00985FFB">
              <w:t xml:space="preserve">ortality rate </w:t>
            </w:r>
            <w:del w:id="87" w:author="Schwemmer, Teresa" w:date="2024-06-29T21:25:00Z" w16du:dateUtc="2024-06-30T01:25:00Z">
              <w:r w:rsidR="00DE6A5A" w:rsidRPr="00985FFB" w:rsidDel="00C722A6">
                <w:delText>for larvae</w:delText>
              </w:r>
            </w:del>
          </w:p>
        </w:tc>
        <w:tc>
          <w:tcPr>
            <w:tcW w:w="1278" w:type="dxa"/>
            <w:tcBorders>
              <w:left w:val="nil"/>
              <w:bottom w:val="single" w:sz="12" w:space="0" w:color="auto"/>
              <w:right w:val="nil"/>
            </w:tcBorders>
          </w:tcPr>
          <w:p w14:paraId="3B3051D1" w14:textId="77777777" w:rsidR="00DE6A5A" w:rsidRPr="00985FFB" w:rsidRDefault="00DE6A5A" w:rsidP="00A23176">
            <w:pPr>
              <w:pStyle w:val="TS"/>
              <w:jc w:val="center"/>
              <w:rPr>
                <w:rFonts w:cs="Times New Roman"/>
                <w:i/>
                <w:iCs/>
              </w:rPr>
            </w:pPr>
            <w:proofErr w:type="spellStart"/>
            <w:r w:rsidRPr="00985FFB">
              <w:rPr>
                <w:rFonts w:cs="Times New Roman"/>
                <w:i/>
                <w:iCs/>
              </w:rPr>
              <w:t>μ</w:t>
            </w:r>
            <w:r w:rsidRPr="00985FFB">
              <w:rPr>
                <w:rFonts w:cs="Times New Roman"/>
                <w:i/>
                <w:iCs/>
                <w:vertAlign w:val="subscript"/>
              </w:rPr>
              <w:t>lar</w:t>
            </w:r>
            <w:proofErr w:type="spellEnd"/>
          </w:p>
        </w:tc>
        <w:tc>
          <w:tcPr>
            <w:tcW w:w="1440" w:type="dxa"/>
            <w:tcBorders>
              <w:left w:val="nil"/>
              <w:bottom w:val="single" w:sz="12" w:space="0" w:color="auto"/>
              <w:right w:val="nil"/>
            </w:tcBorders>
          </w:tcPr>
          <w:p w14:paraId="47BF9C49" w14:textId="77777777" w:rsidR="00DE6A5A" w:rsidRPr="00985FFB" w:rsidRDefault="00DE6A5A" w:rsidP="00A23176">
            <w:pPr>
              <w:pStyle w:val="TS"/>
              <w:jc w:val="center"/>
            </w:pPr>
            <w:r w:rsidRPr="00985FFB">
              <w:t>Estimated</w:t>
            </w:r>
          </w:p>
        </w:tc>
        <w:tc>
          <w:tcPr>
            <w:tcW w:w="2430" w:type="dxa"/>
            <w:tcBorders>
              <w:left w:val="nil"/>
              <w:bottom w:val="single" w:sz="12" w:space="0" w:color="auto"/>
              <w:right w:val="nil"/>
            </w:tcBorders>
          </w:tcPr>
          <w:p w14:paraId="1CDB82CD" w14:textId="7621B294" w:rsidR="00DE6A5A" w:rsidRPr="009038F5" w:rsidRDefault="00DE6A5A" w:rsidP="00A23176">
            <w:pPr>
              <w:pStyle w:val="TS"/>
              <w:jc w:val="center"/>
              <w:rPr>
                <w:vertAlign w:val="superscript"/>
                <w:rPrChange w:id="88" w:author="Schwemmer, Teresa" w:date="2024-06-30T17:44:00Z" w16du:dateUtc="2024-06-30T21:44:00Z">
                  <w:rPr/>
                </w:rPrChange>
              </w:rPr>
            </w:pPr>
            <w:r w:rsidRPr="00985FFB">
              <w:t>0.0294</w:t>
            </w:r>
            <w:ins w:id="89" w:author="Schwemmer, Teresa" w:date="2024-06-30T17:44:00Z" w16du:dateUtc="2024-06-30T21:44:00Z">
              <w:r w:rsidR="009038F5">
                <w:t xml:space="preserve"> d</w:t>
              </w:r>
              <w:r w:rsidR="009038F5">
                <w:rPr>
                  <w:vertAlign w:val="superscript"/>
                </w:rPr>
                <w:t>-1</w:t>
              </w:r>
            </w:ins>
          </w:p>
        </w:tc>
      </w:tr>
    </w:tbl>
    <w:p w14:paraId="34AFC6E8" w14:textId="43831C1F" w:rsidR="00DE6A5A" w:rsidRPr="00985FFB" w:rsidRDefault="00DE6A5A" w:rsidP="00DE6A5A">
      <w:pPr>
        <w:pStyle w:val="TS"/>
        <w:spacing w:line="360" w:lineRule="auto"/>
      </w:pPr>
      <w:r w:rsidRPr="00985FFB">
        <w:rPr>
          <w:b/>
          <w:bCs/>
        </w:rPr>
        <w:t xml:space="preserve">Table 1. </w:t>
      </w:r>
      <w:proofErr w:type="spellStart"/>
      <w:r w:rsidRPr="00DE6A5A">
        <w:rPr>
          <w:b/>
          <w:bCs/>
        </w:rPr>
        <w:t>DEBkiss</w:t>
      </w:r>
      <w:proofErr w:type="spellEnd"/>
      <w:r w:rsidRPr="00DE6A5A">
        <w:rPr>
          <w:b/>
          <w:bCs/>
        </w:rPr>
        <w:t xml:space="preserve"> parameters, their abbreviations, and their fixed or estimated values from fitting to full life data.</w:t>
      </w:r>
      <w:r w:rsidRPr="00985FFB">
        <w:t xml:space="preserve"> Units are given with the value unless the parameter is a unitless ratio. </w:t>
      </w:r>
      <w:ins w:id="90" w:author="Schwemmer, Teresa" w:date="2024-06-30T17:42:00Z" w16du:dateUtc="2024-06-30T21:42:00Z">
        <w:r w:rsidR="009038F5">
          <w:t>All masses are in mg of dry weight.</w:t>
        </w:r>
      </w:ins>
    </w:p>
    <w:p w14:paraId="20D310F6" w14:textId="77777777" w:rsidR="00DE6A5A" w:rsidRDefault="00DE6A5A" w:rsidP="00DE6A5A"/>
    <w:p w14:paraId="5BCC8AA3" w14:textId="6D172109" w:rsidR="00A23176" w:rsidRPr="00985FFB" w:rsidRDefault="00A23176" w:rsidP="00A23176">
      <w:pPr>
        <w:pStyle w:val="TS"/>
      </w:pPr>
    </w:p>
    <w:tbl>
      <w:tblPr>
        <w:tblStyle w:val="TableGrid"/>
        <w:tblW w:w="9445" w:type="dxa"/>
        <w:tblLook w:val="04A0" w:firstRow="1" w:lastRow="0" w:firstColumn="1" w:lastColumn="0" w:noHBand="0" w:noVBand="1"/>
      </w:tblPr>
      <w:tblGrid>
        <w:gridCol w:w="2695"/>
        <w:gridCol w:w="990"/>
        <w:gridCol w:w="4050"/>
        <w:gridCol w:w="1710"/>
      </w:tblGrid>
      <w:tr w:rsidR="00A23176" w:rsidRPr="00985FFB" w14:paraId="28984D3E" w14:textId="77777777" w:rsidTr="00A23176">
        <w:tc>
          <w:tcPr>
            <w:tcW w:w="2695" w:type="dxa"/>
            <w:tcBorders>
              <w:top w:val="single" w:sz="12" w:space="0" w:color="auto"/>
              <w:left w:val="nil"/>
              <w:bottom w:val="single" w:sz="12" w:space="0" w:color="auto"/>
              <w:right w:val="nil"/>
            </w:tcBorders>
          </w:tcPr>
          <w:p w14:paraId="50EF8959" w14:textId="77777777" w:rsidR="00A23176" w:rsidRPr="00985FFB" w:rsidRDefault="00A23176" w:rsidP="00C9205B">
            <w:pPr>
              <w:pStyle w:val="TS"/>
              <w:spacing w:line="276" w:lineRule="auto"/>
              <w:rPr>
                <w:b/>
                <w:bCs/>
              </w:rPr>
            </w:pPr>
            <w:r w:rsidRPr="00985FFB">
              <w:rPr>
                <w:b/>
                <w:bCs/>
              </w:rPr>
              <w:t>Flux</w:t>
            </w:r>
          </w:p>
        </w:tc>
        <w:tc>
          <w:tcPr>
            <w:tcW w:w="990" w:type="dxa"/>
            <w:tcBorders>
              <w:top w:val="single" w:sz="12" w:space="0" w:color="auto"/>
              <w:left w:val="nil"/>
              <w:bottom w:val="single" w:sz="12" w:space="0" w:color="auto"/>
              <w:right w:val="nil"/>
            </w:tcBorders>
          </w:tcPr>
          <w:p w14:paraId="1074F806" w14:textId="77777777" w:rsidR="00A23176" w:rsidRPr="00985FFB" w:rsidRDefault="00A23176" w:rsidP="00C9205B">
            <w:pPr>
              <w:pStyle w:val="TS"/>
              <w:spacing w:line="276" w:lineRule="auto"/>
              <w:rPr>
                <w:b/>
                <w:bCs/>
              </w:rPr>
            </w:pPr>
            <w:r w:rsidRPr="00985FFB">
              <w:rPr>
                <w:b/>
                <w:bCs/>
              </w:rPr>
              <w:t>Symbol</w:t>
            </w:r>
          </w:p>
        </w:tc>
        <w:tc>
          <w:tcPr>
            <w:tcW w:w="4050" w:type="dxa"/>
            <w:tcBorders>
              <w:top w:val="single" w:sz="12" w:space="0" w:color="auto"/>
              <w:left w:val="nil"/>
              <w:bottom w:val="single" w:sz="12" w:space="0" w:color="auto"/>
              <w:right w:val="nil"/>
            </w:tcBorders>
          </w:tcPr>
          <w:p w14:paraId="725BA5BD"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40F24044"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5B3BBE15" w14:textId="77777777" w:rsidTr="00A23176">
        <w:tc>
          <w:tcPr>
            <w:tcW w:w="2695" w:type="dxa"/>
            <w:tcBorders>
              <w:top w:val="single" w:sz="12" w:space="0" w:color="auto"/>
              <w:left w:val="nil"/>
              <w:right w:val="nil"/>
            </w:tcBorders>
          </w:tcPr>
          <w:p w14:paraId="75D80382" w14:textId="77777777" w:rsidR="00A23176" w:rsidRPr="00985FFB" w:rsidRDefault="00A23176" w:rsidP="00C9205B">
            <w:pPr>
              <w:pStyle w:val="TS"/>
              <w:spacing w:line="276" w:lineRule="auto"/>
            </w:pPr>
            <w:r w:rsidRPr="00985FFB">
              <w:t>Assimilation flux</w:t>
            </w:r>
          </w:p>
        </w:tc>
        <w:tc>
          <w:tcPr>
            <w:tcW w:w="990" w:type="dxa"/>
            <w:tcBorders>
              <w:top w:val="single" w:sz="12" w:space="0" w:color="auto"/>
              <w:left w:val="nil"/>
              <w:right w:val="nil"/>
            </w:tcBorders>
          </w:tcPr>
          <w:p w14:paraId="7B0B9712" w14:textId="77777777" w:rsidR="00A23176" w:rsidRPr="00985FFB" w:rsidRDefault="00A23176" w:rsidP="00C9205B">
            <w:pPr>
              <w:pStyle w:val="TS"/>
              <w:spacing w:line="276" w:lineRule="auto"/>
              <w:jc w:val="center"/>
            </w:pPr>
            <w:r w:rsidRPr="00985FFB">
              <w:rPr>
                <w:i/>
                <w:iCs/>
              </w:rPr>
              <w:t>J</w:t>
            </w:r>
            <w:r w:rsidRPr="00985FFB">
              <w:rPr>
                <w:i/>
                <w:iCs/>
                <w:vertAlign w:val="subscript"/>
              </w:rPr>
              <w:t>A</w:t>
            </w:r>
          </w:p>
        </w:tc>
        <w:tc>
          <w:tcPr>
            <w:tcW w:w="4050" w:type="dxa"/>
            <w:tcBorders>
              <w:top w:val="single" w:sz="12" w:space="0" w:color="auto"/>
              <w:left w:val="nil"/>
              <w:right w:val="nil"/>
            </w:tcBorders>
          </w:tcPr>
          <w:p w14:paraId="06AF8FB1" w14:textId="77777777" w:rsidR="00A23176" w:rsidRPr="00985FFB" w:rsidRDefault="00000000" w:rsidP="00A23176">
            <w:pPr>
              <w:pStyle w:val="TS"/>
              <w:spacing w:line="276" w:lineRule="auto"/>
              <w:jc w:val="center"/>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Borders>
              <w:top w:val="single" w:sz="12" w:space="0" w:color="auto"/>
              <w:left w:val="nil"/>
              <w:right w:val="nil"/>
            </w:tcBorders>
          </w:tcPr>
          <w:p w14:paraId="18284069" w14:textId="77777777" w:rsidR="00A23176" w:rsidRPr="00985FFB" w:rsidRDefault="00A23176" w:rsidP="00A23176">
            <w:pPr>
              <w:pStyle w:val="TS"/>
              <w:spacing w:line="276" w:lineRule="auto"/>
              <w:jc w:val="center"/>
              <w:rPr>
                <w:vertAlign w:val="superscript"/>
              </w:rPr>
            </w:pPr>
            <w:r w:rsidRPr="00985FFB">
              <w:t xml:space="preserve">mg </w:t>
            </w:r>
            <w:proofErr w:type="gramStart"/>
            <w:r w:rsidRPr="00985FFB">
              <w:t>day</w:t>
            </w:r>
            <w:r w:rsidRPr="00985FFB">
              <w:rPr>
                <w:vertAlign w:val="superscript"/>
              </w:rPr>
              <w:t>-1</w:t>
            </w:r>
            <w:proofErr w:type="gramEnd"/>
          </w:p>
        </w:tc>
      </w:tr>
      <w:tr w:rsidR="00A23176" w:rsidRPr="00985FFB" w14:paraId="7AC0C025" w14:textId="77777777" w:rsidTr="00A23176">
        <w:tc>
          <w:tcPr>
            <w:tcW w:w="2695" w:type="dxa"/>
            <w:tcBorders>
              <w:left w:val="nil"/>
              <w:right w:val="nil"/>
            </w:tcBorders>
          </w:tcPr>
          <w:p w14:paraId="1DF7FF7A" w14:textId="77777777" w:rsidR="00A23176" w:rsidRPr="00985FFB" w:rsidRDefault="00A23176" w:rsidP="00C9205B">
            <w:pPr>
              <w:pStyle w:val="TS"/>
              <w:spacing w:line="276" w:lineRule="auto"/>
            </w:pPr>
            <w:r w:rsidRPr="00985FFB">
              <w:t>Maintenance flux</w:t>
            </w:r>
          </w:p>
        </w:tc>
        <w:tc>
          <w:tcPr>
            <w:tcW w:w="990" w:type="dxa"/>
            <w:tcBorders>
              <w:left w:val="nil"/>
              <w:right w:val="nil"/>
            </w:tcBorders>
          </w:tcPr>
          <w:p w14:paraId="4E10A89C" w14:textId="77777777" w:rsidR="00A23176" w:rsidRPr="00985FFB" w:rsidRDefault="00A23176" w:rsidP="00C9205B">
            <w:pPr>
              <w:pStyle w:val="TS"/>
              <w:spacing w:line="276" w:lineRule="auto"/>
              <w:jc w:val="center"/>
            </w:pPr>
            <w:r w:rsidRPr="00985FFB">
              <w:rPr>
                <w:i/>
                <w:iCs/>
              </w:rPr>
              <w:t>J</w:t>
            </w:r>
            <w:r w:rsidRPr="00985FFB">
              <w:rPr>
                <w:i/>
                <w:iCs/>
                <w:vertAlign w:val="subscript"/>
              </w:rPr>
              <w:t>M</w:t>
            </w:r>
          </w:p>
        </w:tc>
        <w:tc>
          <w:tcPr>
            <w:tcW w:w="4050" w:type="dxa"/>
            <w:tcBorders>
              <w:left w:val="nil"/>
              <w:right w:val="nil"/>
            </w:tcBorders>
          </w:tcPr>
          <w:p w14:paraId="702158D6"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Borders>
              <w:left w:val="nil"/>
              <w:right w:val="nil"/>
            </w:tcBorders>
          </w:tcPr>
          <w:p w14:paraId="4A5A06B9" w14:textId="77777777" w:rsidR="00A23176" w:rsidRPr="00985FFB" w:rsidRDefault="00A23176" w:rsidP="00A23176">
            <w:pPr>
              <w:pStyle w:val="TS"/>
              <w:spacing w:line="276" w:lineRule="auto"/>
              <w:jc w:val="center"/>
            </w:pPr>
            <w:r w:rsidRPr="00985FFB">
              <w:t xml:space="preserve">mg </w:t>
            </w:r>
            <w:proofErr w:type="gramStart"/>
            <w:r w:rsidRPr="00985FFB">
              <w:t>day</w:t>
            </w:r>
            <w:r w:rsidRPr="00985FFB">
              <w:rPr>
                <w:vertAlign w:val="superscript"/>
              </w:rPr>
              <w:t>-1</w:t>
            </w:r>
            <w:proofErr w:type="gramEnd"/>
          </w:p>
        </w:tc>
      </w:tr>
      <w:tr w:rsidR="00A23176" w:rsidRPr="00985FFB" w14:paraId="7388FAA4" w14:textId="77777777" w:rsidTr="00A23176">
        <w:tc>
          <w:tcPr>
            <w:tcW w:w="2695" w:type="dxa"/>
            <w:tcBorders>
              <w:left w:val="nil"/>
              <w:right w:val="nil"/>
            </w:tcBorders>
          </w:tcPr>
          <w:p w14:paraId="4F983C95" w14:textId="77777777" w:rsidR="00A23176" w:rsidRPr="00985FFB" w:rsidRDefault="00A23176" w:rsidP="00C9205B">
            <w:pPr>
              <w:pStyle w:val="TS"/>
              <w:spacing w:line="276" w:lineRule="auto"/>
            </w:pPr>
            <w:r w:rsidRPr="00985FFB">
              <w:t>Flux to structural growth</w:t>
            </w:r>
          </w:p>
        </w:tc>
        <w:tc>
          <w:tcPr>
            <w:tcW w:w="990" w:type="dxa"/>
            <w:tcBorders>
              <w:left w:val="nil"/>
              <w:right w:val="nil"/>
            </w:tcBorders>
          </w:tcPr>
          <w:p w14:paraId="1E5904C3" w14:textId="77777777" w:rsidR="00A23176" w:rsidRPr="00985FFB" w:rsidRDefault="00A23176" w:rsidP="00C9205B">
            <w:pPr>
              <w:pStyle w:val="TS"/>
              <w:spacing w:line="276" w:lineRule="auto"/>
              <w:jc w:val="center"/>
              <w:rPr>
                <w:i/>
                <w:iCs/>
              </w:rPr>
            </w:pPr>
            <w:r w:rsidRPr="00985FFB">
              <w:rPr>
                <w:i/>
                <w:iCs/>
              </w:rPr>
              <w:t>J</w:t>
            </w:r>
            <w:r w:rsidRPr="00985FFB">
              <w:rPr>
                <w:i/>
                <w:iCs/>
                <w:vertAlign w:val="subscript"/>
              </w:rPr>
              <w:t>V</w:t>
            </w:r>
          </w:p>
        </w:tc>
        <w:tc>
          <w:tcPr>
            <w:tcW w:w="4050" w:type="dxa"/>
            <w:tcBorders>
              <w:left w:val="nil"/>
              <w:right w:val="nil"/>
            </w:tcBorders>
          </w:tcPr>
          <w:p w14:paraId="58185E24" w14:textId="77777777" w:rsidR="00A23176" w:rsidRPr="00985FFB" w:rsidRDefault="00000000" w:rsidP="00A23176">
            <w:pPr>
              <w:pStyle w:val="TS"/>
              <w:spacing w:line="276" w:lineRule="auto"/>
              <w:jc w:val="cente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Borders>
              <w:left w:val="nil"/>
              <w:right w:val="nil"/>
            </w:tcBorders>
          </w:tcPr>
          <w:p w14:paraId="39E078D9" w14:textId="77777777" w:rsidR="00A23176" w:rsidRPr="00985FFB" w:rsidRDefault="00A23176" w:rsidP="00A23176">
            <w:pPr>
              <w:pStyle w:val="TS"/>
              <w:spacing w:line="276" w:lineRule="auto"/>
              <w:jc w:val="center"/>
            </w:pPr>
            <w:r w:rsidRPr="00985FFB">
              <w:t xml:space="preserve">mg </w:t>
            </w:r>
            <w:proofErr w:type="gramStart"/>
            <w:r w:rsidRPr="00985FFB">
              <w:t>day</w:t>
            </w:r>
            <w:r w:rsidRPr="00985FFB">
              <w:rPr>
                <w:vertAlign w:val="superscript"/>
              </w:rPr>
              <w:t>-1</w:t>
            </w:r>
            <w:proofErr w:type="gramEnd"/>
          </w:p>
        </w:tc>
      </w:tr>
      <w:tr w:rsidR="00A23176" w:rsidRPr="00985FFB" w14:paraId="75E77E98" w14:textId="77777777" w:rsidTr="00A23176">
        <w:tc>
          <w:tcPr>
            <w:tcW w:w="2695" w:type="dxa"/>
            <w:tcBorders>
              <w:left w:val="nil"/>
              <w:right w:val="nil"/>
            </w:tcBorders>
          </w:tcPr>
          <w:p w14:paraId="69044F4D" w14:textId="77777777" w:rsidR="00A23176" w:rsidRPr="00985FFB" w:rsidRDefault="00A23176" w:rsidP="00C9205B">
            <w:pPr>
              <w:pStyle w:val="TS"/>
              <w:spacing w:line="276" w:lineRule="auto"/>
            </w:pPr>
            <w:r w:rsidRPr="00985FFB">
              <w:t>Flux to reproduction buffer</w:t>
            </w:r>
          </w:p>
        </w:tc>
        <w:tc>
          <w:tcPr>
            <w:tcW w:w="990" w:type="dxa"/>
            <w:tcBorders>
              <w:left w:val="nil"/>
              <w:right w:val="nil"/>
            </w:tcBorders>
          </w:tcPr>
          <w:p w14:paraId="65632233" w14:textId="77777777" w:rsidR="00A23176" w:rsidRPr="00985FFB" w:rsidRDefault="00A23176" w:rsidP="00C9205B">
            <w:pPr>
              <w:pStyle w:val="TS"/>
              <w:spacing w:line="276" w:lineRule="auto"/>
              <w:jc w:val="center"/>
            </w:pPr>
            <w:r w:rsidRPr="00985FFB">
              <w:rPr>
                <w:i/>
                <w:iCs/>
              </w:rPr>
              <w:t>J</w:t>
            </w:r>
            <w:r w:rsidRPr="00985FFB">
              <w:rPr>
                <w:i/>
                <w:iCs/>
                <w:vertAlign w:val="subscript"/>
              </w:rPr>
              <w:t>R</w:t>
            </w:r>
          </w:p>
        </w:tc>
        <w:tc>
          <w:tcPr>
            <w:tcW w:w="4050" w:type="dxa"/>
            <w:tcBorders>
              <w:left w:val="nil"/>
              <w:right w:val="nil"/>
            </w:tcBorders>
          </w:tcPr>
          <w:p w14:paraId="2723E794" w14:textId="77777777" w:rsidR="00A23176" w:rsidRPr="00985FFB" w:rsidRDefault="00000000" w:rsidP="00A23176">
            <w:pPr>
              <w:pStyle w:val="TS"/>
              <w:spacing w:line="276" w:lineRule="auto"/>
              <w:jc w:val="cente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2777E592"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Borders>
              <w:left w:val="nil"/>
              <w:right w:val="nil"/>
            </w:tcBorders>
          </w:tcPr>
          <w:p w14:paraId="3DAECC7C" w14:textId="77777777" w:rsidR="00A23176" w:rsidRPr="00985FFB" w:rsidRDefault="00A23176" w:rsidP="00A23176">
            <w:pPr>
              <w:pStyle w:val="TS"/>
              <w:spacing w:line="276" w:lineRule="auto"/>
              <w:jc w:val="center"/>
            </w:pPr>
            <w:r w:rsidRPr="00985FFB">
              <w:t xml:space="preserve">mg </w:t>
            </w:r>
            <w:proofErr w:type="gramStart"/>
            <w:r w:rsidRPr="00985FFB">
              <w:t>day</w:t>
            </w:r>
            <w:r w:rsidRPr="00985FFB">
              <w:rPr>
                <w:vertAlign w:val="superscript"/>
              </w:rPr>
              <w:t>-1</w:t>
            </w:r>
            <w:proofErr w:type="gramEnd"/>
          </w:p>
        </w:tc>
      </w:tr>
      <w:tr w:rsidR="00A23176" w:rsidRPr="00985FFB" w14:paraId="102D9DD3" w14:textId="77777777" w:rsidTr="00A23176">
        <w:tc>
          <w:tcPr>
            <w:tcW w:w="2695" w:type="dxa"/>
            <w:tcBorders>
              <w:left w:val="nil"/>
              <w:right w:val="nil"/>
            </w:tcBorders>
          </w:tcPr>
          <w:p w14:paraId="4CF08D58" w14:textId="407FB027" w:rsidR="00A23176" w:rsidRPr="00985FFB" w:rsidRDefault="00A23176" w:rsidP="00C9205B">
            <w:pPr>
              <w:pStyle w:val="TS"/>
              <w:spacing w:line="276" w:lineRule="auto"/>
            </w:pPr>
            <w:r w:rsidRPr="00985FFB">
              <w:t>Flux to maturity</w:t>
            </w:r>
            <w:ins w:id="91" w:author="Schwemmer, Teresa" w:date="2024-06-29T16:57:00Z" w16du:dateUtc="2024-06-29T20:57:00Z">
              <w:r w:rsidR="00D82D7C">
                <w:t xml:space="preserve"> maintenance</w:t>
              </w:r>
            </w:ins>
          </w:p>
        </w:tc>
        <w:tc>
          <w:tcPr>
            <w:tcW w:w="990" w:type="dxa"/>
            <w:tcBorders>
              <w:left w:val="nil"/>
              <w:right w:val="nil"/>
            </w:tcBorders>
          </w:tcPr>
          <w:p w14:paraId="436B5A2F" w14:textId="77777777" w:rsidR="00A23176" w:rsidRPr="00985FFB" w:rsidRDefault="00A23176" w:rsidP="00C9205B">
            <w:pPr>
              <w:pStyle w:val="TS"/>
              <w:spacing w:line="276" w:lineRule="auto"/>
              <w:jc w:val="center"/>
              <w:rPr>
                <w:i/>
                <w:iCs/>
                <w:vertAlign w:val="subscript"/>
              </w:rPr>
            </w:pPr>
            <w:r w:rsidRPr="00985FFB">
              <w:rPr>
                <w:i/>
                <w:iCs/>
              </w:rPr>
              <w:t>J</w:t>
            </w:r>
            <w:r w:rsidRPr="00985FFB">
              <w:rPr>
                <w:i/>
                <w:iCs/>
                <w:vertAlign w:val="subscript"/>
              </w:rPr>
              <w:t>J</w:t>
            </w:r>
          </w:p>
        </w:tc>
        <w:tc>
          <w:tcPr>
            <w:tcW w:w="4050" w:type="dxa"/>
            <w:tcBorders>
              <w:left w:val="nil"/>
              <w:right w:val="nil"/>
            </w:tcBorders>
          </w:tcPr>
          <w:p w14:paraId="086FA886" w14:textId="77777777" w:rsidR="00A23176" w:rsidRPr="00985FFB" w:rsidRDefault="00000000" w:rsidP="00A23176">
            <w:pPr>
              <w:pStyle w:val="TS"/>
              <w:spacing w:line="276"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EA0E24A" w14:textId="04609A7E" w:rsidR="00A23176" w:rsidRPr="00985FFB" w:rsidRDefault="00000000" w:rsidP="00A23176">
            <w:pPr>
              <w:pStyle w:val="TS"/>
              <w:spacing w:line="276"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f>
                  <m:fPr>
                    <m:ctrlPr>
                      <w:ins w:id="92" w:author="Schwemmer, Teresa" w:date="2024-06-30T17:36:00Z" w16du:dateUtc="2024-06-30T21:36:00Z">
                        <w:rPr>
                          <w:rFonts w:ascii="Cambria Math" w:eastAsia="Calibri" w:hAnsi="Cambria Math" w:cs="Times New Roman"/>
                          <w:i/>
                        </w:rPr>
                      </w:ins>
                    </m:ctrlPr>
                  </m:fPr>
                  <m:num>
                    <m:sSub>
                      <m:sSubPr>
                        <m:ctrlPr>
                          <w:ins w:id="93" w:author="Schwemmer, Teresa" w:date="2024-06-30T17:37:00Z" w16du:dateUtc="2024-06-30T21:37:00Z">
                            <w:rPr>
                              <w:rFonts w:ascii="Cambria Math" w:eastAsia="Calibri" w:hAnsi="Cambria Math" w:cs="Times New Roman"/>
                              <w:i/>
                            </w:rPr>
                          </w:ins>
                        </m:ctrlPr>
                      </m:sSubPr>
                      <m:e>
                        <m:r>
                          <w:ins w:id="94" w:author="Schwemmer, Teresa" w:date="2024-06-30T17:37:00Z" w16du:dateUtc="2024-06-30T21:37:00Z">
                            <w:rPr>
                              <w:rFonts w:ascii="Cambria Math" w:eastAsia="Calibri" w:hAnsi="Cambria Math" w:cs="Times New Roman"/>
                            </w:rPr>
                            <m:t>W</m:t>
                          </w:ins>
                        </m:r>
                      </m:e>
                      <m:sub>
                        <m:r>
                          <w:ins w:id="95" w:author="Schwemmer, Teresa" w:date="2024-06-30T17:37:00Z" w16du:dateUtc="2024-06-30T21:37:00Z">
                            <w:rPr>
                              <w:rFonts w:ascii="Cambria Math" w:eastAsia="Calibri" w:hAnsi="Cambria Math" w:cs="Times New Roman"/>
                            </w:rPr>
                            <m:t>Vp</m:t>
                          </w:ins>
                        </m:r>
                      </m:sub>
                    </m:sSub>
                  </m:num>
                  <m:den>
                    <m:sSub>
                      <m:sSubPr>
                        <m:ctrlPr>
                          <w:ins w:id="96" w:author="Schwemmer, Teresa" w:date="2024-06-30T17:37:00Z" w16du:dateUtc="2024-06-30T21:37:00Z">
                            <w:rPr>
                              <w:rFonts w:ascii="Cambria Math" w:eastAsia="Calibri" w:hAnsi="Cambria Math" w:cs="Times New Roman"/>
                              <w:i/>
                            </w:rPr>
                          </w:ins>
                        </m:ctrlPr>
                      </m:sSubPr>
                      <m:e>
                        <m:r>
                          <w:ins w:id="97" w:author="Schwemmer, Teresa" w:date="2024-06-30T17:37:00Z" w16du:dateUtc="2024-06-30T21:37:00Z">
                            <w:rPr>
                              <w:rFonts w:ascii="Cambria Math" w:eastAsia="Calibri" w:hAnsi="Cambria Math" w:cs="Times New Roman"/>
                            </w:rPr>
                            <m:t>d</m:t>
                          </w:ins>
                        </m:r>
                      </m:e>
                      <m:sub>
                        <m:r>
                          <w:ins w:id="98" w:author="Schwemmer, Teresa" w:date="2024-06-30T17:37:00Z" w16du:dateUtc="2024-06-30T21:37:00Z">
                            <w:rPr>
                              <w:rFonts w:ascii="Cambria Math" w:eastAsia="Calibri" w:hAnsi="Cambria Math" w:cs="Times New Roman"/>
                            </w:rPr>
                            <m:t>V</m:t>
                          </w:ins>
                        </m:r>
                      </m:sub>
                    </m:sSub>
                  </m:den>
                </m:f>
                <m:sSubSup>
                  <m:sSubSupPr>
                    <m:ctrlPr>
                      <w:del w:id="99" w:author="Schwemmer, Teresa" w:date="2024-06-30T17:36:00Z" w16du:dateUtc="2024-06-30T21:36:00Z">
                        <w:rPr>
                          <w:rFonts w:ascii="Cambria Math" w:eastAsia="Calibri" w:hAnsi="Cambria Math" w:cs="Times New Roman"/>
                          <w:i/>
                        </w:rPr>
                      </w:del>
                    </m:ctrlPr>
                  </m:sSubSupPr>
                  <m:e>
                    <m:r>
                      <w:del w:id="100" w:author="Schwemmer, Teresa" w:date="2024-06-30T17:36:00Z" w16du:dateUtc="2024-06-30T21:36:00Z">
                        <w:rPr>
                          <w:rFonts w:ascii="Cambria Math" w:eastAsia="Calibri" w:hAnsi="Cambria Math" w:cs="Times New Roman"/>
                        </w:rPr>
                        <m:t>L</m:t>
                      </w:del>
                    </m:r>
                  </m:e>
                  <m:sub>
                    <m:r>
                      <w:del w:id="101" w:author="Schwemmer, Teresa" w:date="2024-06-30T17:36:00Z" w16du:dateUtc="2024-06-30T21:36:00Z">
                        <w:rPr>
                          <w:rFonts w:ascii="Cambria Math" w:eastAsia="Calibri" w:hAnsi="Cambria Math" w:cs="Times New Roman"/>
                        </w:rPr>
                        <m:t>Vp</m:t>
                      </w:del>
                    </m:r>
                  </m:sub>
                  <m:sup>
                    <m:r>
                      <w:del w:id="102" w:author="Schwemmer, Teresa" w:date="2024-06-30T17:36:00Z" w16du:dateUtc="2024-06-30T21:36:00Z">
                        <w:rPr>
                          <w:rFonts w:ascii="Cambria Math" w:eastAsia="Calibri" w:hAnsi="Cambria Math" w:cs="Times New Roman"/>
                        </w:rPr>
                        <m:t>3</m:t>
                      </w:del>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Borders>
              <w:left w:val="nil"/>
              <w:right w:val="nil"/>
            </w:tcBorders>
          </w:tcPr>
          <w:p w14:paraId="3D1600E8" w14:textId="77777777" w:rsidR="00A23176" w:rsidRPr="00985FFB" w:rsidRDefault="00A23176" w:rsidP="00A23176">
            <w:pPr>
              <w:pStyle w:val="TS"/>
              <w:spacing w:line="276" w:lineRule="auto"/>
              <w:jc w:val="center"/>
              <w:rPr>
                <w:vertAlign w:val="superscript"/>
              </w:rPr>
            </w:pPr>
            <w:r w:rsidRPr="00985FFB">
              <w:t xml:space="preserve">mg </w:t>
            </w:r>
            <w:proofErr w:type="gramStart"/>
            <w:r w:rsidRPr="00985FFB">
              <w:t>day</w:t>
            </w:r>
            <w:r w:rsidRPr="00985FFB">
              <w:rPr>
                <w:vertAlign w:val="superscript"/>
              </w:rPr>
              <w:t>-1</w:t>
            </w:r>
            <w:proofErr w:type="gramEnd"/>
          </w:p>
        </w:tc>
      </w:tr>
      <w:tr w:rsidR="00A23176" w:rsidRPr="00985FFB" w14:paraId="1BBB0342" w14:textId="77777777" w:rsidTr="00A23176">
        <w:tc>
          <w:tcPr>
            <w:tcW w:w="2695" w:type="dxa"/>
            <w:tcBorders>
              <w:top w:val="single" w:sz="12" w:space="0" w:color="auto"/>
              <w:left w:val="nil"/>
              <w:bottom w:val="single" w:sz="12" w:space="0" w:color="auto"/>
              <w:right w:val="nil"/>
            </w:tcBorders>
          </w:tcPr>
          <w:p w14:paraId="04F54966" w14:textId="77777777" w:rsidR="00A23176" w:rsidRPr="00985FFB" w:rsidRDefault="00A23176" w:rsidP="00C9205B">
            <w:pPr>
              <w:pStyle w:val="TS"/>
              <w:spacing w:line="276" w:lineRule="auto"/>
              <w:rPr>
                <w:b/>
                <w:bCs/>
              </w:rPr>
            </w:pPr>
            <w:r w:rsidRPr="00985FFB">
              <w:rPr>
                <w:b/>
                <w:bCs/>
              </w:rPr>
              <w:t>State Variable</w:t>
            </w:r>
          </w:p>
        </w:tc>
        <w:tc>
          <w:tcPr>
            <w:tcW w:w="990" w:type="dxa"/>
            <w:tcBorders>
              <w:top w:val="single" w:sz="12" w:space="0" w:color="auto"/>
              <w:left w:val="nil"/>
              <w:bottom w:val="single" w:sz="12" w:space="0" w:color="auto"/>
              <w:right w:val="nil"/>
            </w:tcBorders>
          </w:tcPr>
          <w:p w14:paraId="510D8188" w14:textId="77777777" w:rsidR="00A23176" w:rsidRPr="00985FFB" w:rsidRDefault="00A23176" w:rsidP="00C9205B">
            <w:pPr>
              <w:pStyle w:val="TS"/>
              <w:spacing w:line="276" w:lineRule="auto"/>
              <w:jc w:val="center"/>
              <w:rPr>
                <w:b/>
                <w:bCs/>
              </w:rPr>
            </w:pPr>
            <w:r w:rsidRPr="00985FFB">
              <w:rPr>
                <w:b/>
                <w:bCs/>
              </w:rPr>
              <w:t>Symbol</w:t>
            </w:r>
          </w:p>
        </w:tc>
        <w:tc>
          <w:tcPr>
            <w:tcW w:w="4050" w:type="dxa"/>
            <w:tcBorders>
              <w:top w:val="single" w:sz="12" w:space="0" w:color="auto"/>
              <w:left w:val="nil"/>
              <w:bottom w:val="single" w:sz="12" w:space="0" w:color="auto"/>
              <w:right w:val="nil"/>
            </w:tcBorders>
          </w:tcPr>
          <w:p w14:paraId="0E2F1015"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3E88A8A8"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29A8CEBD" w14:textId="77777777" w:rsidTr="00A23176">
        <w:tc>
          <w:tcPr>
            <w:tcW w:w="2695" w:type="dxa"/>
            <w:tcBorders>
              <w:top w:val="single" w:sz="12" w:space="0" w:color="auto"/>
              <w:left w:val="nil"/>
              <w:right w:val="nil"/>
            </w:tcBorders>
          </w:tcPr>
          <w:p w14:paraId="7078C6BA" w14:textId="77777777" w:rsidR="00A23176" w:rsidRPr="00985FFB" w:rsidRDefault="00A23176" w:rsidP="00C9205B">
            <w:pPr>
              <w:pStyle w:val="TS"/>
              <w:spacing w:line="276" w:lineRule="auto"/>
            </w:pPr>
            <w:r w:rsidRPr="00985FFB">
              <w:t>Structural dry mass</w:t>
            </w:r>
            <w:del w:id="103" w:author="Schwemmer, Teresa" w:date="2024-06-29T17:51:00Z" w16du:dateUtc="2024-06-29T21:51:00Z">
              <w:r w:rsidRPr="00985FFB" w:rsidDel="00CA53B2">
                <w:delText xml:space="preserve"> over time</w:delText>
              </w:r>
            </w:del>
          </w:p>
        </w:tc>
        <w:tc>
          <w:tcPr>
            <w:tcW w:w="990" w:type="dxa"/>
            <w:tcBorders>
              <w:top w:val="single" w:sz="12" w:space="0" w:color="auto"/>
              <w:left w:val="nil"/>
              <w:right w:val="nil"/>
            </w:tcBorders>
          </w:tcPr>
          <w:p w14:paraId="646CBFE9" w14:textId="77777777" w:rsidR="00A23176" w:rsidRPr="00985FFB" w:rsidRDefault="00A23176" w:rsidP="00C9205B">
            <w:pPr>
              <w:pStyle w:val="TS"/>
              <w:spacing w:line="276" w:lineRule="auto"/>
              <w:jc w:val="center"/>
              <w:rPr>
                <w:i/>
                <w:iCs/>
                <w:vertAlign w:val="subscript"/>
              </w:rPr>
            </w:pPr>
            <w:r w:rsidRPr="00985FFB">
              <w:rPr>
                <w:i/>
                <w:iCs/>
              </w:rPr>
              <w:t>W</w:t>
            </w:r>
            <w:r w:rsidRPr="00985FFB">
              <w:rPr>
                <w:i/>
                <w:iCs/>
                <w:vertAlign w:val="subscript"/>
              </w:rPr>
              <w:t>V</w:t>
            </w:r>
          </w:p>
        </w:tc>
        <w:tc>
          <w:tcPr>
            <w:tcW w:w="4050" w:type="dxa"/>
            <w:tcBorders>
              <w:top w:val="single" w:sz="12" w:space="0" w:color="auto"/>
              <w:left w:val="nil"/>
              <w:right w:val="nil"/>
            </w:tcBorders>
          </w:tcPr>
          <w:p w14:paraId="3B0B2EAD" w14:textId="77777777" w:rsidR="00A23176" w:rsidRPr="00985FFB" w:rsidRDefault="00000000" w:rsidP="00A23176">
            <w:pPr>
              <w:pStyle w:val="TS"/>
              <w:spacing w:line="276" w:lineRule="auto"/>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Borders>
              <w:top w:val="single" w:sz="12" w:space="0" w:color="auto"/>
              <w:left w:val="nil"/>
              <w:right w:val="nil"/>
            </w:tcBorders>
          </w:tcPr>
          <w:p w14:paraId="370A854E" w14:textId="77777777" w:rsidR="00A23176" w:rsidRPr="00985FFB" w:rsidRDefault="00A23176" w:rsidP="00A23176">
            <w:pPr>
              <w:pStyle w:val="TS"/>
              <w:spacing w:line="276" w:lineRule="auto"/>
              <w:jc w:val="center"/>
            </w:pPr>
            <w:r w:rsidRPr="00985FFB">
              <w:t xml:space="preserve">mg </w:t>
            </w:r>
            <w:proofErr w:type="gramStart"/>
            <w:r w:rsidRPr="00985FFB">
              <w:t>day</w:t>
            </w:r>
            <w:r w:rsidRPr="00985FFB">
              <w:rPr>
                <w:vertAlign w:val="superscript"/>
              </w:rPr>
              <w:t>-1</w:t>
            </w:r>
            <w:proofErr w:type="gramEnd"/>
          </w:p>
        </w:tc>
      </w:tr>
      <w:tr w:rsidR="00A23176" w:rsidRPr="00985FFB" w14:paraId="62EA8732" w14:textId="77777777" w:rsidTr="00A23176">
        <w:tc>
          <w:tcPr>
            <w:tcW w:w="2695" w:type="dxa"/>
            <w:tcBorders>
              <w:left w:val="nil"/>
              <w:right w:val="nil"/>
            </w:tcBorders>
          </w:tcPr>
          <w:p w14:paraId="4C0FF47D" w14:textId="77777777" w:rsidR="00A23176" w:rsidRPr="00985FFB" w:rsidRDefault="00A23176" w:rsidP="00C9205B">
            <w:pPr>
              <w:pStyle w:val="TS"/>
              <w:spacing w:line="276" w:lineRule="auto"/>
            </w:pPr>
            <w:r w:rsidRPr="00985FFB">
              <w:t xml:space="preserve">Continuous reproduction rate </w:t>
            </w:r>
          </w:p>
        </w:tc>
        <w:tc>
          <w:tcPr>
            <w:tcW w:w="990" w:type="dxa"/>
            <w:tcBorders>
              <w:left w:val="nil"/>
              <w:right w:val="nil"/>
            </w:tcBorders>
          </w:tcPr>
          <w:p w14:paraId="1B23325C" w14:textId="77777777" w:rsidR="00A23176" w:rsidRPr="00985FFB" w:rsidRDefault="00A23176" w:rsidP="00C9205B">
            <w:pPr>
              <w:pStyle w:val="TS"/>
              <w:spacing w:line="276" w:lineRule="auto"/>
              <w:jc w:val="center"/>
              <w:rPr>
                <w:i/>
                <w:iCs/>
              </w:rPr>
            </w:pPr>
            <w:r w:rsidRPr="00985FFB">
              <w:rPr>
                <w:i/>
                <w:iCs/>
              </w:rPr>
              <w:t>R</w:t>
            </w:r>
          </w:p>
        </w:tc>
        <w:tc>
          <w:tcPr>
            <w:tcW w:w="4050" w:type="dxa"/>
            <w:tcBorders>
              <w:left w:val="nil"/>
              <w:right w:val="nil"/>
            </w:tcBorders>
          </w:tcPr>
          <w:p w14:paraId="304FA9D2" w14:textId="77777777" w:rsidR="00A23176" w:rsidRPr="00985FFB" w:rsidRDefault="00000000" w:rsidP="00A23176">
            <w:pPr>
              <w:pStyle w:val="TS"/>
              <w:spacing w:line="276" w:lineRule="auto"/>
              <w:jc w:val="center"/>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Borders>
              <w:left w:val="nil"/>
              <w:right w:val="nil"/>
            </w:tcBorders>
          </w:tcPr>
          <w:p w14:paraId="7B32B22E" w14:textId="77777777" w:rsidR="00A23176" w:rsidRPr="00985FFB" w:rsidRDefault="00A23176" w:rsidP="00A23176">
            <w:pPr>
              <w:pStyle w:val="TS"/>
              <w:spacing w:line="276" w:lineRule="auto"/>
              <w:jc w:val="center"/>
            </w:pPr>
            <w:r w:rsidRPr="00985FFB">
              <w:t xml:space="preserve">eggs </w:t>
            </w:r>
            <w:proofErr w:type="gramStart"/>
            <w:r w:rsidRPr="00985FFB">
              <w:t>day</w:t>
            </w:r>
            <w:r w:rsidRPr="00985FFB">
              <w:rPr>
                <w:vertAlign w:val="superscript"/>
              </w:rPr>
              <w:t>-1</w:t>
            </w:r>
            <w:proofErr w:type="gramEnd"/>
          </w:p>
        </w:tc>
      </w:tr>
      <w:tr w:rsidR="00A23176" w:rsidRPr="00985FFB" w14:paraId="1D601039" w14:textId="77777777" w:rsidTr="00A23176">
        <w:tc>
          <w:tcPr>
            <w:tcW w:w="2695" w:type="dxa"/>
            <w:tcBorders>
              <w:left w:val="nil"/>
              <w:right w:val="nil"/>
            </w:tcBorders>
          </w:tcPr>
          <w:p w14:paraId="5A516600" w14:textId="77777777" w:rsidR="00A23176" w:rsidRPr="00985FFB" w:rsidRDefault="00A23176" w:rsidP="00C9205B">
            <w:pPr>
              <w:pStyle w:val="TS"/>
              <w:spacing w:line="276" w:lineRule="auto"/>
            </w:pPr>
            <w:r w:rsidRPr="00985FFB">
              <w:t>Egg buffer (yolk) mass</w:t>
            </w:r>
          </w:p>
        </w:tc>
        <w:tc>
          <w:tcPr>
            <w:tcW w:w="990" w:type="dxa"/>
            <w:tcBorders>
              <w:left w:val="nil"/>
              <w:right w:val="nil"/>
            </w:tcBorders>
          </w:tcPr>
          <w:p w14:paraId="7FC2E9DC" w14:textId="77777777" w:rsidR="00A23176" w:rsidRPr="00985FFB" w:rsidRDefault="00A23176" w:rsidP="00C9205B">
            <w:pPr>
              <w:pStyle w:val="TS"/>
              <w:spacing w:line="276" w:lineRule="auto"/>
              <w:jc w:val="center"/>
              <w:rPr>
                <w:i/>
                <w:iCs/>
              </w:rPr>
            </w:pPr>
            <w:r w:rsidRPr="00985FFB">
              <w:rPr>
                <w:i/>
                <w:iCs/>
              </w:rPr>
              <w:t>W</w:t>
            </w:r>
            <w:r w:rsidRPr="00985FFB">
              <w:rPr>
                <w:i/>
                <w:iCs/>
                <w:vertAlign w:val="subscript"/>
              </w:rPr>
              <w:t>B</w:t>
            </w:r>
          </w:p>
        </w:tc>
        <w:tc>
          <w:tcPr>
            <w:tcW w:w="4050" w:type="dxa"/>
            <w:tcBorders>
              <w:left w:val="nil"/>
              <w:right w:val="nil"/>
            </w:tcBorders>
          </w:tcPr>
          <w:p w14:paraId="73929148" w14:textId="77777777" w:rsidR="00A23176" w:rsidRPr="00985FFB" w:rsidRDefault="00000000" w:rsidP="00A23176">
            <w:pPr>
              <w:pStyle w:val="TS"/>
              <w:spacing w:line="276" w:lineRule="auto"/>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Borders>
              <w:left w:val="nil"/>
              <w:right w:val="nil"/>
            </w:tcBorders>
          </w:tcPr>
          <w:p w14:paraId="58DC7ACE" w14:textId="77777777" w:rsidR="00A23176" w:rsidRPr="00985FFB" w:rsidRDefault="00A23176" w:rsidP="00A23176">
            <w:pPr>
              <w:pStyle w:val="TS"/>
              <w:spacing w:line="276" w:lineRule="auto"/>
              <w:jc w:val="center"/>
              <w:rPr>
                <w:vertAlign w:val="superscript"/>
              </w:rPr>
            </w:pPr>
            <w:r w:rsidRPr="00985FFB">
              <w:t xml:space="preserve">mg </w:t>
            </w:r>
            <w:proofErr w:type="gramStart"/>
            <w:r w:rsidRPr="00985FFB">
              <w:t>day</w:t>
            </w:r>
            <w:r w:rsidRPr="00985FFB">
              <w:rPr>
                <w:vertAlign w:val="superscript"/>
              </w:rPr>
              <w:t>-1</w:t>
            </w:r>
            <w:proofErr w:type="gramEnd"/>
          </w:p>
        </w:tc>
      </w:tr>
      <w:tr w:rsidR="00A23176" w:rsidRPr="00985FFB" w14:paraId="24246CE9" w14:textId="77777777" w:rsidTr="00A23176">
        <w:tc>
          <w:tcPr>
            <w:tcW w:w="2695" w:type="dxa"/>
            <w:tcBorders>
              <w:left w:val="nil"/>
              <w:right w:val="nil"/>
            </w:tcBorders>
          </w:tcPr>
          <w:p w14:paraId="095B16F4" w14:textId="77777777" w:rsidR="00A23176" w:rsidRPr="00985FFB" w:rsidRDefault="00A23176" w:rsidP="00C9205B">
            <w:pPr>
              <w:pStyle w:val="TS"/>
              <w:spacing w:line="276" w:lineRule="auto"/>
            </w:pPr>
            <w:r w:rsidRPr="00985FFB">
              <w:t>Survival</w:t>
            </w:r>
          </w:p>
        </w:tc>
        <w:tc>
          <w:tcPr>
            <w:tcW w:w="990" w:type="dxa"/>
            <w:tcBorders>
              <w:left w:val="nil"/>
              <w:right w:val="nil"/>
            </w:tcBorders>
          </w:tcPr>
          <w:p w14:paraId="068C439E" w14:textId="77777777" w:rsidR="00A23176" w:rsidRPr="00985FFB" w:rsidRDefault="00A23176" w:rsidP="00C9205B">
            <w:pPr>
              <w:pStyle w:val="TS"/>
              <w:spacing w:line="276" w:lineRule="auto"/>
              <w:jc w:val="center"/>
              <w:rPr>
                <w:i/>
                <w:iCs/>
              </w:rPr>
            </w:pPr>
            <w:r w:rsidRPr="00985FFB">
              <w:rPr>
                <w:i/>
                <w:iCs/>
              </w:rPr>
              <w:t>S</w:t>
            </w:r>
          </w:p>
        </w:tc>
        <w:tc>
          <w:tcPr>
            <w:tcW w:w="4050" w:type="dxa"/>
            <w:tcBorders>
              <w:left w:val="nil"/>
              <w:right w:val="nil"/>
            </w:tcBorders>
          </w:tcPr>
          <w:p w14:paraId="4E0AC7FC" w14:textId="77777777" w:rsidR="00A23176" w:rsidRPr="00985FFB" w:rsidRDefault="00000000" w:rsidP="00A23176">
            <w:pPr>
              <w:pStyle w:val="TS"/>
              <w:spacing w:line="276" w:lineRule="auto"/>
              <w:ind w:firstLine="720"/>
              <w:jc w:val="center"/>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0EA6E23F" w14:textId="77777777" w:rsidR="00A23176" w:rsidRPr="00985FFB" w:rsidRDefault="00000000" w:rsidP="00A23176">
            <w:pPr>
              <w:pStyle w:val="TS"/>
              <w:spacing w:line="276" w:lineRule="auto"/>
              <w:ind w:firstLine="720"/>
              <w:jc w:val="center"/>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Borders>
              <w:left w:val="nil"/>
              <w:right w:val="nil"/>
            </w:tcBorders>
          </w:tcPr>
          <w:p w14:paraId="33423A3E" w14:textId="1C214328" w:rsidR="00A23176" w:rsidRPr="00985FFB" w:rsidDel="00BD1BE3" w:rsidRDefault="00A23176" w:rsidP="00A23176">
            <w:pPr>
              <w:pStyle w:val="TS"/>
              <w:spacing w:line="276" w:lineRule="auto"/>
              <w:jc w:val="center"/>
              <w:rPr>
                <w:del w:id="104" w:author="Schwemmer, Teresa" w:date="2024-06-29T17:54:00Z" w16du:dateUtc="2024-06-29T21:54:00Z"/>
              </w:rPr>
            </w:pPr>
            <w:del w:id="105" w:author="Schwemmer, Teresa" w:date="2024-06-29T17:54:00Z" w16du:dateUtc="2024-06-29T21:54:00Z">
              <w:r w:rsidRPr="00985FFB" w:rsidDel="00BD1BE3">
                <w:delText>unitless</w:delText>
              </w:r>
            </w:del>
          </w:p>
          <w:p w14:paraId="0EC12E93" w14:textId="477297BA" w:rsidR="00A23176" w:rsidRPr="00BD1BE3" w:rsidRDefault="00A23176" w:rsidP="00A23176">
            <w:pPr>
              <w:pStyle w:val="TS"/>
              <w:spacing w:line="276" w:lineRule="auto"/>
              <w:jc w:val="center"/>
              <w:rPr>
                <w:vertAlign w:val="superscript"/>
                <w:rPrChange w:id="106" w:author="Schwemmer, Teresa" w:date="2024-06-29T17:54:00Z" w16du:dateUtc="2024-06-29T21:54:00Z">
                  <w:rPr/>
                </w:rPrChange>
              </w:rPr>
            </w:pPr>
            <w:del w:id="107" w:author="Schwemmer, Teresa" w:date="2024-06-29T17:54:00Z" w16du:dateUtc="2024-06-29T21:54:00Z">
              <w:r w:rsidRPr="00985FFB" w:rsidDel="00BD1BE3">
                <w:delText>(range 0-1)</w:delText>
              </w:r>
            </w:del>
            <w:proofErr w:type="gramStart"/>
            <w:ins w:id="108" w:author="Schwemmer, Teresa" w:date="2024-06-29T17:54:00Z" w16du:dateUtc="2024-06-29T21:54:00Z">
              <w:r w:rsidR="00BD1BE3">
                <w:t>day</w:t>
              </w:r>
              <w:r w:rsidR="00BD1BE3">
                <w:rPr>
                  <w:vertAlign w:val="superscript"/>
                </w:rPr>
                <w:t>-1</w:t>
              </w:r>
            </w:ins>
            <w:proofErr w:type="gramEnd"/>
          </w:p>
        </w:tc>
      </w:tr>
      <w:tr w:rsidR="00A23176" w:rsidRPr="00985FFB" w14:paraId="7F0411EF" w14:textId="77777777" w:rsidTr="00A23176">
        <w:tc>
          <w:tcPr>
            <w:tcW w:w="2695" w:type="dxa"/>
            <w:tcBorders>
              <w:top w:val="single" w:sz="12" w:space="0" w:color="auto"/>
              <w:left w:val="nil"/>
              <w:bottom w:val="single" w:sz="12" w:space="0" w:color="auto"/>
              <w:right w:val="nil"/>
            </w:tcBorders>
          </w:tcPr>
          <w:p w14:paraId="69B99D3F" w14:textId="77777777" w:rsidR="00A23176" w:rsidRPr="00985FFB" w:rsidRDefault="00A23176" w:rsidP="00C9205B">
            <w:pPr>
              <w:pStyle w:val="TS"/>
              <w:spacing w:line="276" w:lineRule="auto"/>
              <w:rPr>
                <w:b/>
                <w:bCs/>
              </w:rPr>
            </w:pPr>
            <w:r w:rsidRPr="00985FFB">
              <w:rPr>
                <w:b/>
                <w:bCs/>
              </w:rPr>
              <w:t>Other variables and conversions</w:t>
            </w:r>
          </w:p>
        </w:tc>
        <w:tc>
          <w:tcPr>
            <w:tcW w:w="990" w:type="dxa"/>
            <w:tcBorders>
              <w:top w:val="single" w:sz="12" w:space="0" w:color="auto"/>
              <w:left w:val="nil"/>
              <w:bottom w:val="single" w:sz="12" w:space="0" w:color="auto"/>
              <w:right w:val="nil"/>
            </w:tcBorders>
          </w:tcPr>
          <w:p w14:paraId="10D266D6" w14:textId="77777777" w:rsidR="00A23176" w:rsidRPr="00985FFB" w:rsidRDefault="00A23176" w:rsidP="00C9205B">
            <w:pPr>
              <w:pStyle w:val="TS"/>
              <w:spacing w:line="276" w:lineRule="auto"/>
              <w:jc w:val="center"/>
              <w:rPr>
                <w:b/>
                <w:bCs/>
              </w:rPr>
            </w:pPr>
            <w:r w:rsidRPr="00985FFB">
              <w:rPr>
                <w:b/>
                <w:bCs/>
              </w:rPr>
              <w:t>Symbol</w:t>
            </w:r>
          </w:p>
        </w:tc>
        <w:tc>
          <w:tcPr>
            <w:tcW w:w="4050" w:type="dxa"/>
            <w:tcBorders>
              <w:top w:val="single" w:sz="12" w:space="0" w:color="auto"/>
              <w:left w:val="nil"/>
              <w:bottom w:val="single" w:sz="12" w:space="0" w:color="auto"/>
              <w:right w:val="nil"/>
            </w:tcBorders>
          </w:tcPr>
          <w:p w14:paraId="72BFD743"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44B21608"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65C1E340" w14:textId="77777777" w:rsidTr="00A23176">
        <w:tc>
          <w:tcPr>
            <w:tcW w:w="2695" w:type="dxa"/>
            <w:tcBorders>
              <w:top w:val="single" w:sz="12" w:space="0" w:color="auto"/>
              <w:left w:val="nil"/>
              <w:right w:val="nil"/>
            </w:tcBorders>
          </w:tcPr>
          <w:p w14:paraId="5A3106A4" w14:textId="77777777" w:rsidR="00A23176" w:rsidRPr="00985FFB" w:rsidRDefault="00A23176" w:rsidP="00C9205B">
            <w:pPr>
              <w:pStyle w:val="TS"/>
              <w:spacing w:line="276" w:lineRule="auto"/>
            </w:pPr>
            <w:r w:rsidRPr="00985FFB">
              <w:t>Total physical length</w:t>
            </w:r>
          </w:p>
        </w:tc>
        <w:tc>
          <w:tcPr>
            <w:tcW w:w="990" w:type="dxa"/>
            <w:tcBorders>
              <w:top w:val="single" w:sz="12" w:space="0" w:color="auto"/>
              <w:left w:val="nil"/>
              <w:right w:val="nil"/>
            </w:tcBorders>
          </w:tcPr>
          <w:p w14:paraId="25D8B57E" w14:textId="77777777" w:rsidR="00A23176" w:rsidRPr="00985FFB" w:rsidRDefault="00A23176" w:rsidP="00C9205B">
            <w:pPr>
              <w:pStyle w:val="TS"/>
              <w:spacing w:line="276" w:lineRule="auto"/>
              <w:jc w:val="center"/>
              <w:rPr>
                <w:i/>
                <w:iCs/>
              </w:rPr>
            </w:pPr>
            <w:r w:rsidRPr="00985FFB">
              <w:rPr>
                <w:i/>
                <w:iCs/>
              </w:rPr>
              <w:t>L</w:t>
            </w:r>
            <w:r w:rsidRPr="00985FFB">
              <w:rPr>
                <w:i/>
                <w:iCs/>
                <w:vertAlign w:val="superscript"/>
              </w:rPr>
              <w:t>M</w:t>
            </w:r>
          </w:p>
        </w:tc>
        <w:tc>
          <w:tcPr>
            <w:tcW w:w="4050" w:type="dxa"/>
            <w:tcBorders>
              <w:top w:val="single" w:sz="12" w:space="0" w:color="auto"/>
              <w:left w:val="nil"/>
              <w:right w:val="nil"/>
            </w:tcBorders>
          </w:tcPr>
          <w:p w14:paraId="05B77C8B" w14:textId="77777777" w:rsidR="00A23176" w:rsidRPr="00985FFB" w:rsidRDefault="00000000" w:rsidP="00A23176">
            <w:pPr>
              <w:pStyle w:val="TS"/>
              <w:spacing w:line="276" w:lineRule="auto"/>
              <w:jc w:val="center"/>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Borders>
              <w:top w:val="single" w:sz="12" w:space="0" w:color="auto"/>
              <w:left w:val="nil"/>
              <w:right w:val="nil"/>
            </w:tcBorders>
          </w:tcPr>
          <w:p w14:paraId="6B3184D6" w14:textId="77777777" w:rsidR="00A23176" w:rsidRPr="00985FFB" w:rsidRDefault="00A23176" w:rsidP="00A23176">
            <w:pPr>
              <w:pStyle w:val="TS"/>
              <w:spacing w:line="276" w:lineRule="auto"/>
              <w:jc w:val="center"/>
            </w:pPr>
            <w:r w:rsidRPr="00985FFB">
              <w:t>mm</w:t>
            </w:r>
          </w:p>
        </w:tc>
      </w:tr>
      <w:tr w:rsidR="00A23176" w:rsidRPr="00985FFB" w14:paraId="19E22C5D" w14:textId="77777777" w:rsidTr="00A23176">
        <w:tc>
          <w:tcPr>
            <w:tcW w:w="2695" w:type="dxa"/>
            <w:tcBorders>
              <w:left w:val="nil"/>
              <w:right w:val="nil"/>
            </w:tcBorders>
          </w:tcPr>
          <w:p w14:paraId="5A380276" w14:textId="77777777" w:rsidR="00A23176" w:rsidRPr="00985FFB" w:rsidRDefault="00A23176" w:rsidP="00C9205B">
            <w:pPr>
              <w:pStyle w:val="TS"/>
              <w:spacing w:line="276" w:lineRule="auto"/>
            </w:pPr>
            <w:r w:rsidRPr="00985FFB">
              <w:lastRenderedPageBreak/>
              <w:t>Volumetric length</w:t>
            </w:r>
          </w:p>
        </w:tc>
        <w:tc>
          <w:tcPr>
            <w:tcW w:w="990" w:type="dxa"/>
            <w:tcBorders>
              <w:left w:val="nil"/>
              <w:right w:val="nil"/>
            </w:tcBorders>
          </w:tcPr>
          <w:p w14:paraId="31C35E81" w14:textId="77777777" w:rsidR="00A23176" w:rsidRPr="00985FFB" w:rsidRDefault="00A23176" w:rsidP="00C9205B">
            <w:pPr>
              <w:pStyle w:val="TS"/>
              <w:spacing w:line="276" w:lineRule="auto"/>
              <w:jc w:val="center"/>
              <w:rPr>
                <w:i/>
                <w:iCs/>
              </w:rPr>
            </w:pPr>
            <w:r w:rsidRPr="00985FFB">
              <w:rPr>
                <w:i/>
                <w:iCs/>
              </w:rPr>
              <w:t>L</w:t>
            </w:r>
          </w:p>
        </w:tc>
        <w:tc>
          <w:tcPr>
            <w:tcW w:w="4050" w:type="dxa"/>
            <w:tcBorders>
              <w:left w:val="nil"/>
              <w:right w:val="nil"/>
            </w:tcBorders>
          </w:tcPr>
          <w:p w14:paraId="2F0D5B72" w14:textId="028A10A1" w:rsidR="00A23176" w:rsidRPr="00985FFB" w:rsidRDefault="00A23176" w:rsidP="00A23176">
            <w:pPr>
              <w:pStyle w:val="TS"/>
              <w:spacing w:line="276" w:lineRule="auto"/>
              <w:jc w:val="center"/>
            </w:pPr>
            <m:oMathPara>
              <m:oMath>
                <m:r>
                  <w:rPr>
                    <w:rFonts w:ascii="Cambria Math" w:hAnsi="Cambria Math"/>
                  </w:rPr>
                  <m:t>L=</m:t>
                </m:r>
                <m:sSub>
                  <m:sSubPr>
                    <m:ctrlPr>
                      <w:ins w:id="109" w:author="Schwemmer, Teresa" w:date="2024-06-30T18:09:00Z" w16du:dateUtc="2024-06-30T22:09:00Z">
                        <w:rPr>
                          <w:rFonts w:ascii="Cambria Math" w:hAnsi="Cambria Math"/>
                          <w:i/>
                        </w:rPr>
                      </w:ins>
                    </m:ctrlPr>
                  </m:sSubPr>
                  <m:e>
                    <m:r>
                      <w:ins w:id="110" w:author="Schwemmer, Teresa" w:date="2024-06-30T18:09:00Z" w16du:dateUtc="2024-06-30T22:09:00Z">
                        <w:rPr>
                          <w:rFonts w:ascii="Cambria Math" w:hAnsi="Cambria Math"/>
                        </w:rPr>
                        <m:t>δ</m:t>
                      </w:ins>
                    </m:r>
                  </m:e>
                  <m:sub>
                    <m:r>
                      <w:ins w:id="111" w:author="Schwemmer, Teresa" w:date="2024-06-30T18:09:00Z" w16du:dateUtc="2024-06-30T22:09:00Z">
                        <w:rPr>
                          <w:rFonts w:ascii="Cambria Math" w:hAnsi="Cambria Math"/>
                        </w:rPr>
                        <m:t>M</m:t>
                      </w:ins>
                    </m:r>
                  </m:sub>
                </m:sSub>
                <m:sSup>
                  <m:sSupPr>
                    <m:ctrlPr>
                      <w:ins w:id="112" w:author="Schwemmer, Teresa" w:date="2024-06-30T18:09:00Z" w16du:dateUtc="2024-06-30T22:09:00Z">
                        <w:rPr>
                          <w:rFonts w:ascii="Cambria Math" w:hAnsi="Cambria Math"/>
                          <w:i/>
                        </w:rPr>
                      </w:ins>
                    </m:ctrlPr>
                  </m:sSupPr>
                  <m:e>
                    <m:r>
                      <w:ins w:id="113" w:author="Schwemmer, Teresa" w:date="2024-06-30T18:09:00Z" w16du:dateUtc="2024-06-30T22:09:00Z">
                        <w:rPr>
                          <w:rFonts w:ascii="Cambria Math" w:hAnsi="Cambria Math"/>
                        </w:rPr>
                        <m:t>L</m:t>
                      </w:ins>
                    </m:r>
                  </m:e>
                  <m:sup>
                    <m:r>
                      <w:ins w:id="114" w:author="Schwemmer, Teresa" w:date="2024-06-30T18:09:00Z" w16du:dateUtc="2024-06-30T22:09:00Z">
                        <w:rPr>
                          <w:rFonts w:ascii="Cambria Math" w:hAnsi="Cambria Math"/>
                        </w:rPr>
                        <m:t>M</m:t>
                      </w:ins>
                    </m:r>
                  </m:sup>
                </m:sSup>
                <m:r>
                  <w:ins w:id="115" w:author="Schwemmer, Teresa" w:date="2024-06-30T18:09:00Z" w16du:dateUtc="2024-06-30T22:09:00Z">
                    <w:rPr>
                      <w:rFonts w:ascii="Cambria Math" w:hAnsi="Cambria Math"/>
                    </w:rPr>
                    <m:t>=</m:t>
                  </w:ins>
                </m:r>
                <m:rad>
                  <m:radPr>
                    <m:ctrlPr>
                      <w:ins w:id="116" w:author="Schwemmer, Teresa" w:date="2024-06-30T18:09:00Z" w16du:dateUtc="2024-06-30T22:09:00Z">
                        <w:rPr>
                          <w:rFonts w:ascii="Cambria Math" w:hAnsi="Cambria Math"/>
                          <w:i/>
                        </w:rPr>
                      </w:ins>
                    </m:ctrlPr>
                  </m:radPr>
                  <m:deg>
                    <m:r>
                      <w:ins w:id="117" w:author="Schwemmer, Teresa" w:date="2024-06-30T18:09:00Z" w16du:dateUtc="2024-06-30T22:09:00Z">
                        <w:rPr>
                          <w:rFonts w:ascii="Cambria Math" w:hAnsi="Cambria Math"/>
                        </w:rPr>
                        <m:t>3</m:t>
                      </w:ins>
                    </m:r>
                  </m:deg>
                  <m:e>
                    <m:f>
                      <m:fPr>
                        <m:ctrlPr>
                          <w:ins w:id="118" w:author="Schwemmer, Teresa" w:date="2024-06-30T18:10:00Z" w16du:dateUtc="2024-06-30T22:10:00Z">
                            <w:rPr>
                              <w:rFonts w:ascii="Cambria Math" w:hAnsi="Cambria Math"/>
                              <w:i/>
                            </w:rPr>
                          </w:ins>
                        </m:ctrlPr>
                      </m:fPr>
                      <m:num>
                        <m:sSub>
                          <m:sSubPr>
                            <m:ctrlPr>
                              <w:ins w:id="119" w:author="Schwemmer, Teresa" w:date="2024-06-30T18:10:00Z" w16du:dateUtc="2024-06-30T22:10:00Z">
                                <w:rPr>
                                  <w:rFonts w:ascii="Cambria Math" w:hAnsi="Cambria Math"/>
                                  <w:i/>
                                </w:rPr>
                              </w:ins>
                            </m:ctrlPr>
                          </m:sSubPr>
                          <m:e>
                            <m:r>
                              <w:ins w:id="120" w:author="Schwemmer, Teresa" w:date="2024-06-30T18:10:00Z" w16du:dateUtc="2024-06-30T22:10:00Z">
                                <w:rPr>
                                  <w:rFonts w:ascii="Cambria Math" w:hAnsi="Cambria Math"/>
                                </w:rPr>
                                <m:t>W</m:t>
                              </w:ins>
                            </m:r>
                          </m:e>
                          <m:sub>
                            <m:r>
                              <w:ins w:id="121" w:author="Schwemmer, Teresa" w:date="2024-06-30T18:10:00Z" w16du:dateUtc="2024-06-30T22:10:00Z">
                                <w:rPr>
                                  <w:rFonts w:ascii="Cambria Math" w:hAnsi="Cambria Math"/>
                                </w:rPr>
                                <m:t>V</m:t>
                              </w:ins>
                            </m:r>
                          </m:sub>
                        </m:sSub>
                      </m:num>
                      <m:den>
                        <m:sSub>
                          <m:sSubPr>
                            <m:ctrlPr>
                              <w:ins w:id="122" w:author="Schwemmer, Teresa" w:date="2024-06-30T18:10:00Z" w16du:dateUtc="2024-06-30T22:10:00Z">
                                <w:rPr>
                                  <w:rFonts w:ascii="Cambria Math" w:hAnsi="Cambria Math"/>
                                  <w:i/>
                                </w:rPr>
                              </w:ins>
                            </m:ctrlPr>
                          </m:sSubPr>
                          <m:e>
                            <m:r>
                              <w:ins w:id="123" w:author="Schwemmer, Teresa" w:date="2024-06-30T18:10:00Z" w16du:dateUtc="2024-06-30T22:10:00Z">
                                <w:rPr>
                                  <w:rFonts w:ascii="Cambria Math" w:hAnsi="Cambria Math"/>
                                </w:rPr>
                                <m:t>d</m:t>
                              </w:ins>
                            </m:r>
                          </m:e>
                          <m:sub>
                            <m:r>
                              <w:ins w:id="124" w:author="Schwemmer, Teresa" w:date="2024-06-30T18:10:00Z" w16du:dateUtc="2024-06-30T22:10:00Z">
                                <w:rPr>
                                  <w:rFonts w:ascii="Cambria Math" w:hAnsi="Cambria Math"/>
                                </w:rPr>
                                <m:t>V</m:t>
                              </w:ins>
                            </m:r>
                          </m:sub>
                        </m:sSub>
                      </m:den>
                    </m:f>
                  </m:e>
                </m:rad>
                <m:rad>
                  <m:radPr>
                    <m:ctrlPr>
                      <w:del w:id="125" w:author="Schwemmer, Teresa" w:date="2024-06-30T18:08:00Z" w16du:dateUtc="2024-06-30T22:08:00Z">
                        <w:rPr>
                          <w:rFonts w:ascii="Cambria Math" w:hAnsi="Cambria Math"/>
                          <w:i/>
                        </w:rPr>
                      </w:del>
                    </m:ctrlPr>
                  </m:radPr>
                  <m:deg>
                    <m:r>
                      <w:del w:id="126" w:author="Schwemmer, Teresa" w:date="2024-06-30T18:08:00Z" w16du:dateUtc="2024-06-30T22:08:00Z">
                        <w:rPr>
                          <w:rFonts w:ascii="Cambria Math" w:hAnsi="Cambria Math"/>
                        </w:rPr>
                        <m:t>3</m:t>
                      </w:del>
                    </m:r>
                  </m:deg>
                  <m:e>
                    <m:sSup>
                      <m:sSupPr>
                        <m:ctrlPr>
                          <w:del w:id="127" w:author="Schwemmer, Teresa" w:date="2024-06-30T18:08:00Z" w16du:dateUtc="2024-06-30T22:08:00Z">
                            <w:rPr>
                              <w:rFonts w:ascii="Cambria Math" w:hAnsi="Cambria Math"/>
                              <w:i/>
                            </w:rPr>
                          </w:del>
                        </m:ctrlPr>
                      </m:sSupPr>
                      <m:e>
                        <m:r>
                          <w:del w:id="128" w:author="Schwemmer, Teresa" w:date="2024-06-30T18:08:00Z" w16du:dateUtc="2024-06-30T22:08:00Z">
                            <w:rPr>
                              <w:rFonts w:ascii="Cambria Math" w:hAnsi="Cambria Math"/>
                            </w:rPr>
                            <m:t>L</m:t>
                          </w:del>
                        </m:r>
                      </m:e>
                      <m:sup>
                        <m:r>
                          <w:del w:id="129" w:author="Schwemmer, Teresa" w:date="2024-06-30T18:08:00Z" w16du:dateUtc="2024-06-30T22:08:00Z">
                            <w:rPr>
                              <w:rFonts w:ascii="Cambria Math" w:hAnsi="Cambria Math"/>
                            </w:rPr>
                            <m:t>3</m:t>
                          </w:del>
                        </m:r>
                      </m:sup>
                    </m:sSup>
                  </m:e>
                </m:rad>
              </m:oMath>
            </m:oMathPara>
          </w:p>
        </w:tc>
        <w:tc>
          <w:tcPr>
            <w:tcW w:w="1710" w:type="dxa"/>
            <w:tcBorders>
              <w:left w:val="nil"/>
              <w:right w:val="nil"/>
            </w:tcBorders>
          </w:tcPr>
          <w:p w14:paraId="2E7A036D" w14:textId="333533BC" w:rsidR="00A23176" w:rsidRPr="00985FFB" w:rsidRDefault="00A23176" w:rsidP="00A23176">
            <w:pPr>
              <w:pStyle w:val="TS"/>
              <w:spacing w:line="276" w:lineRule="auto"/>
              <w:jc w:val="center"/>
            </w:pPr>
            <w:r w:rsidRPr="00985FFB">
              <w:t>mm</w:t>
            </w:r>
          </w:p>
        </w:tc>
      </w:tr>
      <w:tr w:rsidR="00A23176" w:rsidRPr="00985FFB" w14:paraId="64AE7753" w14:textId="77777777" w:rsidTr="00A23176">
        <w:tc>
          <w:tcPr>
            <w:tcW w:w="2695" w:type="dxa"/>
            <w:tcBorders>
              <w:left w:val="nil"/>
              <w:right w:val="nil"/>
            </w:tcBorders>
          </w:tcPr>
          <w:p w14:paraId="14CCB55E" w14:textId="77777777" w:rsidR="00A23176" w:rsidRPr="00985FFB" w:rsidRDefault="00A23176" w:rsidP="00C9205B">
            <w:pPr>
              <w:pStyle w:val="TS"/>
              <w:spacing w:line="276" w:lineRule="auto"/>
            </w:pPr>
            <w:r w:rsidRPr="00985FFB">
              <w:t>Shape coefficient</w:t>
            </w:r>
          </w:p>
        </w:tc>
        <w:tc>
          <w:tcPr>
            <w:tcW w:w="990" w:type="dxa"/>
            <w:tcBorders>
              <w:left w:val="nil"/>
              <w:right w:val="nil"/>
            </w:tcBorders>
          </w:tcPr>
          <w:p w14:paraId="0C5698DD" w14:textId="77777777" w:rsidR="00A23176" w:rsidRPr="00985FFB" w:rsidRDefault="00A23176" w:rsidP="00C9205B">
            <w:pPr>
              <w:pStyle w:val="TS"/>
              <w:spacing w:line="276" w:lineRule="auto"/>
              <w:jc w:val="center"/>
              <w:rPr>
                <w:i/>
                <w:iCs/>
              </w:rPr>
            </w:pPr>
            <w:proofErr w:type="spellStart"/>
            <w:r w:rsidRPr="00985FFB">
              <w:rPr>
                <w:rFonts w:cs="Times New Roman"/>
                <w:i/>
                <w:iCs/>
              </w:rPr>
              <w:t>δ</w:t>
            </w:r>
            <w:r w:rsidRPr="00985FFB">
              <w:rPr>
                <w:i/>
                <w:iCs/>
                <w:vertAlign w:val="subscript"/>
              </w:rPr>
              <w:t>M</w:t>
            </w:r>
            <w:proofErr w:type="spellEnd"/>
          </w:p>
        </w:tc>
        <w:tc>
          <w:tcPr>
            <w:tcW w:w="4050" w:type="dxa"/>
            <w:tcBorders>
              <w:left w:val="nil"/>
              <w:right w:val="nil"/>
            </w:tcBorders>
          </w:tcPr>
          <w:p w14:paraId="71331539" w14:textId="77777777" w:rsidR="00A23176" w:rsidRPr="00985FFB" w:rsidRDefault="00000000" w:rsidP="00A23176">
            <w:pPr>
              <w:pStyle w:val="TS"/>
              <w:spacing w:line="276" w:lineRule="auto"/>
              <w:jc w:val="center"/>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Borders>
              <w:left w:val="nil"/>
              <w:right w:val="nil"/>
            </w:tcBorders>
          </w:tcPr>
          <w:p w14:paraId="4FC21BB9" w14:textId="77777777" w:rsidR="00A23176" w:rsidRPr="00985FFB" w:rsidRDefault="00A23176" w:rsidP="00A23176">
            <w:pPr>
              <w:pStyle w:val="TS"/>
              <w:spacing w:line="276" w:lineRule="auto"/>
              <w:jc w:val="center"/>
            </w:pPr>
            <w:r w:rsidRPr="00985FFB">
              <w:t>unitless</w:t>
            </w:r>
          </w:p>
        </w:tc>
      </w:tr>
      <w:tr w:rsidR="00A23176" w:rsidRPr="00985FFB" w14:paraId="2467C38C" w14:textId="77777777" w:rsidTr="00A23176">
        <w:tc>
          <w:tcPr>
            <w:tcW w:w="2695" w:type="dxa"/>
            <w:tcBorders>
              <w:left w:val="nil"/>
              <w:right w:val="nil"/>
            </w:tcBorders>
          </w:tcPr>
          <w:p w14:paraId="1424934E" w14:textId="77777777" w:rsidR="00A23176" w:rsidRPr="00985FFB" w:rsidRDefault="00A23176" w:rsidP="00C9205B">
            <w:pPr>
              <w:pStyle w:val="TS"/>
              <w:spacing w:line="276" w:lineRule="auto"/>
            </w:pPr>
            <w:r w:rsidRPr="00985FFB">
              <w:t>Dry weight density of structure</w:t>
            </w:r>
          </w:p>
        </w:tc>
        <w:tc>
          <w:tcPr>
            <w:tcW w:w="990" w:type="dxa"/>
            <w:tcBorders>
              <w:left w:val="nil"/>
              <w:right w:val="nil"/>
            </w:tcBorders>
          </w:tcPr>
          <w:p w14:paraId="5A33DD3E" w14:textId="77777777" w:rsidR="00A23176" w:rsidRPr="00985FFB" w:rsidRDefault="00A23176" w:rsidP="00C9205B">
            <w:pPr>
              <w:pStyle w:val="TS"/>
              <w:spacing w:line="276" w:lineRule="auto"/>
              <w:jc w:val="center"/>
              <w:rPr>
                <w:rFonts w:cs="Times New Roman"/>
                <w:i/>
                <w:iCs/>
                <w:vertAlign w:val="subscript"/>
              </w:rPr>
            </w:pPr>
            <w:proofErr w:type="spellStart"/>
            <w:r w:rsidRPr="00985FFB">
              <w:rPr>
                <w:rFonts w:cs="Times New Roman"/>
                <w:i/>
                <w:iCs/>
              </w:rPr>
              <w:t>d</w:t>
            </w:r>
            <w:r w:rsidRPr="00985FFB">
              <w:rPr>
                <w:rFonts w:cs="Times New Roman"/>
                <w:i/>
                <w:iCs/>
                <w:vertAlign w:val="subscript"/>
              </w:rPr>
              <w:t>V</w:t>
            </w:r>
            <w:proofErr w:type="spellEnd"/>
          </w:p>
        </w:tc>
        <w:tc>
          <w:tcPr>
            <w:tcW w:w="4050" w:type="dxa"/>
            <w:tcBorders>
              <w:left w:val="nil"/>
              <w:right w:val="nil"/>
            </w:tcBorders>
          </w:tcPr>
          <w:p w14:paraId="12BB7F6C"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Borders>
              <w:left w:val="nil"/>
              <w:right w:val="nil"/>
            </w:tcBorders>
          </w:tcPr>
          <w:p w14:paraId="3E141B4A" w14:textId="77777777" w:rsidR="00A23176" w:rsidRPr="00985FFB" w:rsidRDefault="00A23176" w:rsidP="00A23176">
            <w:pPr>
              <w:pStyle w:val="TS"/>
              <w:spacing w:line="276" w:lineRule="auto"/>
              <w:jc w:val="center"/>
              <w:rPr>
                <w:vertAlign w:val="superscript"/>
              </w:rPr>
            </w:pPr>
            <w:r w:rsidRPr="00985FFB">
              <w:t xml:space="preserve">mg </w:t>
            </w:r>
            <w:proofErr w:type="gramStart"/>
            <w:r w:rsidRPr="00985FFB">
              <w:t>mm</w:t>
            </w:r>
            <w:r w:rsidRPr="00985FFB">
              <w:rPr>
                <w:vertAlign w:val="superscript"/>
              </w:rPr>
              <w:t>-3</w:t>
            </w:r>
            <w:proofErr w:type="gramEnd"/>
          </w:p>
        </w:tc>
      </w:tr>
      <w:tr w:rsidR="00A23176" w:rsidRPr="00985FFB" w14:paraId="7751A3A6" w14:textId="77777777" w:rsidTr="00A23176">
        <w:tc>
          <w:tcPr>
            <w:tcW w:w="2695" w:type="dxa"/>
            <w:tcBorders>
              <w:left w:val="nil"/>
              <w:right w:val="nil"/>
            </w:tcBorders>
          </w:tcPr>
          <w:p w14:paraId="3BC58749" w14:textId="77777777" w:rsidR="00A23176" w:rsidRPr="00985FFB" w:rsidRDefault="00A23176" w:rsidP="00C9205B">
            <w:pPr>
              <w:pStyle w:val="TS"/>
              <w:spacing w:line="360" w:lineRule="auto"/>
            </w:pPr>
            <w:r w:rsidRPr="00985FFB">
              <w:t>Dry mass at puberty</w:t>
            </w:r>
          </w:p>
        </w:tc>
        <w:tc>
          <w:tcPr>
            <w:tcW w:w="990" w:type="dxa"/>
            <w:tcBorders>
              <w:left w:val="nil"/>
              <w:right w:val="nil"/>
            </w:tcBorders>
          </w:tcPr>
          <w:p w14:paraId="23E3C28E" w14:textId="77777777" w:rsidR="00A23176" w:rsidRPr="00985FFB" w:rsidRDefault="00A23176" w:rsidP="00C9205B">
            <w:pPr>
              <w:pStyle w:val="TS"/>
              <w:spacing w:line="360" w:lineRule="auto"/>
              <w:jc w:val="center"/>
              <w:rPr>
                <w:rFonts w:cs="Times New Roman"/>
                <w:i/>
                <w:iCs/>
              </w:rPr>
            </w:pPr>
            <w:proofErr w:type="spellStart"/>
            <w:r w:rsidRPr="00985FFB">
              <w:rPr>
                <w:i/>
                <w:iCs/>
              </w:rPr>
              <w:t>W</w:t>
            </w:r>
            <w:r w:rsidRPr="00985FFB">
              <w:rPr>
                <w:i/>
                <w:iCs/>
                <w:vertAlign w:val="subscript"/>
              </w:rPr>
              <w:t>Vp</w:t>
            </w:r>
            <w:proofErr w:type="spellEnd"/>
          </w:p>
        </w:tc>
        <w:tc>
          <w:tcPr>
            <w:tcW w:w="4050" w:type="dxa"/>
            <w:tcBorders>
              <w:left w:val="nil"/>
              <w:right w:val="nil"/>
            </w:tcBorders>
          </w:tcPr>
          <w:p w14:paraId="73AB7C8D" w14:textId="77777777" w:rsidR="00A23176" w:rsidRPr="00985FFB" w:rsidRDefault="00000000" w:rsidP="00A23176">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Borders>
              <w:left w:val="nil"/>
              <w:right w:val="nil"/>
            </w:tcBorders>
          </w:tcPr>
          <w:p w14:paraId="14D62B8E" w14:textId="77777777" w:rsidR="00A23176" w:rsidRPr="00985FFB" w:rsidRDefault="00A23176" w:rsidP="00A23176">
            <w:pPr>
              <w:pStyle w:val="TS"/>
              <w:spacing w:line="360" w:lineRule="auto"/>
              <w:jc w:val="center"/>
            </w:pPr>
            <w:r w:rsidRPr="00985FFB">
              <w:t>mg</w:t>
            </w:r>
          </w:p>
        </w:tc>
      </w:tr>
      <w:tr w:rsidR="00A23176" w:rsidRPr="00985FFB" w14:paraId="41A56A3F" w14:textId="77777777" w:rsidTr="00A23176">
        <w:tc>
          <w:tcPr>
            <w:tcW w:w="2695" w:type="dxa"/>
            <w:tcBorders>
              <w:left w:val="nil"/>
              <w:right w:val="nil"/>
            </w:tcBorders>
          </w:tcPr>
          <w:p w14:paraId="120018EF" w14:textId="77777777" w:rsidR="00A23176" w:rsidRPr="00985FFB" w:rsidRDefault="00A23176" w:rsidP="00C9205B">
            <w:pPr>
              <w:pStyle w:val="TS"/>
              <w:spacing w:line="276" w:lineRule="auto"/>
            </w:pPr>
            <w:r w:rsidRPr="00985FFB">
              <w:t>Volume-specific maturity maintenance costs</w:t>
            </w:r>
          </w:p>
        </w:tc>
        <w:tc>
          <w:tcPr>
            <w:tcW w:w="990" w:type="dxa"/>
            <w:tcBorders>
              <w:left w:val="nil"/>
              <w:right w:val="nil"/>
            </w:tcBorders>
          </w:tcPr>
          <w:p w14:paraId="28C94598" w14:textId="77777777" w:rsidR="00A23176" w:rsidRPr="00985FFB" w:rsidRDefault="00A23176" w:rsidP="00C9205B">
            <w:pPr>
              <w:pStyle w:val="TS"/>
              <w:spacing w:line="276" w:lineRule="auto"/>
              <w:jc w:val="center"/>
              <w:rPr>
                <w:i/>
                <w:iCs/>
                <w:vertAlign w:val="subscript"/>
              </w:rPr>
            </w:pPr>
            <w:proofErr w:type="spellStart"/>
            <w:r w:rsidRPr="00985FFB">
              <w:rPr>
                <w:i/>
                <w:iCs/>
              </w:rPr>
              <w:t>J</w:t>
            </w:r>
            <w:r w:rsidRPr="00985FFB">
              <w:rPr>
                <w:i/>
                <w:iCs/>
                <w:vertAlign w:val="superscript"/>
              </w:rPr>
              <w:t>v</w:t>
            </w:r>
            <w:r w:rsidRPr="00985FFB">
              <w:rPr>
                <w:i/>
                <w:iCs/>
                <w:vertAlign w:val="subscript"/>
              </w:rPr>
              <w:t>J</w:t>
            </w:r>
            <w:proofErr w:type="spellEnd"/>
          </w:p>
        </w:tc>
        <w:tc>
          <w:tcPr>
            <w:tcW w:w="4050" w:type="dxa"/>
            <w:tcBorders>
              <w:left w:val="nil"/>
              <w:right w:val="nil"/>
            </w:tcBorders>
          </w:tcPr>
          <w:p w14:paraId="4C7F979C" w14:textId="10B91D84" w:rsidR="00A23176" w:rsidRPr="00985FFB" w:rsidRDefault="00000000" w:rsidP="00A23176">
            <w:pPr>
              <w:pStyle w:val="TS"/>
              <w:spacing w:line="276" w:lineRule="auto"/>
              <w:jc w:val="center"/>
              <w:rPr>
                <w:rFonts w:eastAsia="Calibri" w:cs="Times New Roman"/>
                <w:i/>
                <w:iCs/>
              </w:rPr>
            </w:pPr>
            <m:oMath>
              <m:sSubSup>
                <m:sSubSupPr>
                  <m:ctrlPr>
                    <w:ins w:id="130" w:author="Schwemmer, Teresa" w:date="2024-06-29T17:37:00Z" w16du:dateUtc="2024-06-29T21:37:00Z">
                      <w:rPr>
                        <w:rFonts w:ascii="Cambria Math" w:eastAsia="Calibri" w:hAnsi="Cambria Math" w:cs="Times New Roman"/>
                        <w:i/>
                        <w:iCs/>
                      </w:rPr>
                    </w:ins>
                  </m:ctrlPr>
                </m:sSubSupPr>
                <m:e>
                  <m:r>
                    <w:ins w:id="131" w:author="Schwemmer, Teresa" w:date="2024-06-29T17:37:00Z" w16du:dateUtc="2024-06-29T21:37:00Z">
                      <w:rPr>
                        <w:rFonts w:ascii="Cambria Math" w:eastAsia="Calibri" w:hAnsi="Cambria Math" w:cs="Times New Roman"/>
                      </w:rPr>
                      <m:t>J</m:t>
                    </w:ins>
                  </m:r>
                </m:e>
                <m:sub>
                  <m:r>
                    <w:ins w:id="132" w:author="Schwemmer, Teresa" w:date="2024-06-29T17:37:00Z" w16du:dateUtc="2024-06-29T21:37:00Z">
                      <w:rPr>
                        <w:rFonts w:ascii="Cambria Math" w:eastAsia="Calibri" w:hAnsi="Cambria Math" w:cs="Times New Roman"/>
                      </w:rPr>
                      <m:t>J</m:t>
                    </w:ins>
                  </m:r>
                </m:sub>
                <m:sup>
                  <m:r>
                    <w:ins w:id="133" w:author="Schwemmer, Teresa" w:date="2024-06-29T17:37:00Z" w16du:dateUtc="2024-06-29T21:37:00Z">
                      <w:rPr>
                        <w:rFonts w:ascii="Cambria Math" w:eastAsia="Calibri" w:hAnsi="Cambria Math" w:cs="Times New Roman"/>
                      </w:rPr>
                      <m:t>v</m:t>
                    </w:ins>
                  </m:r>
                </m:sup>
              </m:sSubSup>
              <m:r>
                <w:ins w:id="134" w:author="Schwemmer, Teresa" w:date="2024-06-29T17:37:00Z" w16du:dateUtc="2024-06-29T21:37:00Z">
                  <w:rPr>
                    <w:rFonts w:ascii="Cambria Math" w:eastAsia="Calibri" w:hAnsi="Cambria Math" w:cs="Times New Roman"/>
                  </w:rPr>
                  <m:t>=</m:t>
                </w:ins>
              </m:r>
              <m:f>
                <m:fPr>
                  <m:ctrlPr>
                    <w:ins w:id="135" w:author="Schwemmer, Teresa" w:date="2024-06-29T17:44:00Z" w16du:dateUtc="2024-06-29T21:44:00Z">
                      <w:rPr>
                        <w:rFonts w:ascii="Cambria Math" w:eastAsia="Calibri" w:hAnsi="Cambria Math" w:cs="Times New Roman"/>
                        <w:i/>
                        <w:iCs/>
                      </w:rPr>
                    </w:ins>
                  </m:ctrlPr>
                </m:fPr>
                <m:num>
                  <m:r>
                    <w:ins w:id="136" w:author="Schwemmer, Teresa" w:date="2024-06-29T17:44:00Z" w16du:dateUtc="2024-06-29T21:44:00Z">
                      <w:rPr>
                        <w:rFonts w:ascii="Cambria Math" w:eastAsia="Calibri" w:hAnsi="Cambria Math" w:cs="Times New Roman"/>
                      </w:rPr>
                      <m:t>1-κ</m:t>
                    </w:ins>
                  </m:r>
                </m:num>
                <m:den>
                  <m:r>
                    <w:ins w:id="137" w:author="Schwemmer, Teresa" w:date="2024-06-29T17:44:00Z" w16du:dateUtc="2024-06-29T21:44:00Z">
                      <w:rPr>
                        <w:rFonts w:ascii="Cambria Math" w:eastAsia="Calibri" w:hAnsi="Cambria Math" w:cs="Times New Roman"/>
                      </w:rPr>
                      <m:t>κ</m:t>
                    </w:ins>
                  </m:r>
                </m:den>
              </m:f>
              <m:r>
                <w:ins w:id="138" w:author="Schwemmer, Teresa" w:date="2024-07-19T00:30:00Z" w16du:dateUtc="2024-07-19T04:30:00Z">
                  <w:rPr>
                    <w:rFonts w:ascii="Cambria Math" w:eastAsia="Calibri" w:hAnsi="Cambria Math" w:cs="Times New Roman"/>
                  </w:rPr>
                  <m:t>*</m:t>
                </w:ins>
              </m:r>
              <m:sSubSup>
                <m:sSubSupPr>
                  <m:ctrlPr>
                    <w:ins w:id="139" w:author="Schwemmer, Teresa" w:date="2024-06-29T17:37:00Z" w16du:dateUtc="2024-06-29T21:37:00Z">
                      <w:rPr>
                        <w:rFonts w:ascii="Cambria Math" w:eastAsia="Calibri" w:hAnsi="Cambria Math" w:cs="Times New Roman"/>
                        <w:i/>
                        <w:iCs/>
                      </w:rPr>
                    </w:ins>
                  </m:ctrlPr>
                </m:sSubSupPr>
                <m:e>
                  <m:r>
                    <w:ins w:id="140" w:author="Schwemmer, Teresa" w:date="2024-06-29T17:37:00Z" w16du:dateUtc="2024-06-29T21:37:00Z">
                      <w:rPr>
                        <w:rFonts w:ascii="Cambria Math" w:eastAsia="Calibri" w:hAnsi="Cambria Math" w:cs="Times New Roman"/>
                      </w:rPr>
                      <m:t>J</m:t>
                    </w:ins>
                  </m:r>
                </m:e>
                <m:sub>
                  <m:r>
                    <w:ins w:id="141" w:author="Schwemmer, Teresa" w:date="2024-06-29T17:45:00Z" w16du:dateUtc="2024-06-29T21:45:00Z">
                      <w:rPr>
                        <w:rFonts w:ascii="Cambria Math" w:eastAsia="Calibri" w:hAnsi="Cambria Math" w:cs="Times New Roman"/>
                      </w:rPr>
                      <m:t>M</m:t>
                    </w:ins>
                  </m:r>
                </m:sub>
                <m:sup>
                  <m:r>
                    <w:ins w:id="142" w:author="Schwemmer, Teresa" w:date="2024-06-29T17:38:00Z" w16du:dateUtc="2024-06-29T21:38:00Z">
                      <w:rPr>
                        <w:rFonts w:ascii="Cambria Math" w:eastAsia="Calibri" w:hAnsi="Cambria Math" w:cs="Times New Roman"/>
                      </w:rPr>
                      <m:t>v</m:t>
                    </w:ins>
                  </m:r>
                </m:sup>
              </m:sSubSup>
            </m:oMath>
            <w:del w:id="143" w:author="Schwemmer, Teresa" w:date="2024-06-29T17:37:00Z" w16du:dateUtc="2024-06-29T21:37:00Z">
              <w:r w:rsidR="00A23176" w:rsidRPr="00985FFB" w:rsidDel="00DF704E">
                <w:rPr>
                  <w:rFonts w:eastAsia="Calibri" w:cs="Times New Roman"/>
                  <w:i/>
                  <w:iCs/>
                </w:rPr>
                <w:delText>-</w:delText>
              </w:r>
            </w:del>
          </w:p>
        </w:tc>
        <w:tc>
          <w:tcPr>
            <w:tcW w:w="1710" w:type="dxa"/>
            <w:tcBorders>
              <w:left w:val="nil"/>
              <w:right w:val="nil"/>
            </w:tcBorders>
          </w:tcPr>
          <w:p w14:paraId="55E808C6" w14:textId="77777777" w:rsidR="00A23176" w:rsidRPr="00985FFB" w:rsidRDefault="00A23176" w:rsidP="00A23176">
            <w:pPr>
              <w:pStyle w:val="TS"/>
              <w:spacing w:line="276" w:lineRule="auto"/>
              <w:jc w:val="center"/>
              <w:rPr>
                <w:vertAlign w:val="superscript"/>
              </w:rPr>
            </w:pPr>
            <w:r w:rsidRPr="00985FFB">
              <w:t>mg mm</w:t>
            </w:r>
            <w:r w:rsidRPr="00985FFB">
              <w:rPr>
                <w:vertAlign w:val="superscript"/>
              </w:rPr>
              <w:t>-3</w:t>
            </w:r>
            <w:r w:rsidRPr="00985FFB">
              <w:t xml:space="preserve"> day</w:t>
            </w:r>
            <w:r w:rsidRPr="00985FFB">
              <w:rPr>
                <w:vertAlign w:val="superscript"/>
              </w:rPr>
              <w:t>-1</w:t>
            </w:r>
          </w:p>
        </w:tc>
      </w:tr>
      <w:tr w:rsidR="00A23176" w:rsidRPr="00985FFB" w:rsidDel="00A6526E" w14:paraId="79B14225" w14:textId="29EF8FE7" w:rsidTr="00A23176">
        <w:trPr>
          <w:del w:id="144" w:author="Schwemmer, Teresa" w:date="2024-06-30T17:34:00Z"/>
        </w:trPr>
        <w:tc>
          <w:tcPr>
            <w:tcW w:w="2695" w:type="dxa"/>
            <w:tcBorders>
              <w:left w:val="nil"/>
              <w:right w:val="nil"/>
            </w:tcBorders>
          </w:tcPr>
          <w:p w14:paraId="01E9D652" w14:textId="57F6C0E1" w:rsidR="00A23176" w:rsidRPr="00985FFB" w:rsidDel="00A6526E" w:rsidRDefault="00A23176" w:rsidP="00C9205B">
            <w:pPr>
              <w:pStyle w:val="TS"/>
              <w:spacing w:line="276" w:lineRule="auto"/>
              <w:rPr>
                <w:del w:id="145" w:author="Schwemmer, Teresa" w:date="2024-06-30T17:34:00Z" w16du:dateUtc="2024-06-30T21:34:00Z"/>
              </w:rPr>
            </w:pPr>
            <w:del w:id="146" w:author="Schwemmer, Teresa" w:date="2024-06-30T17:34:00Z" w16du:dateUtc="2024-06-30T21:34:00Z">
              <w:r w:rsidRPr="00985FFB" w:rsidDel="00A6526E">
                <w:delText>Structural volume at puberty</w:delText>
              </w:r>
            </w:del>
          </w:p>
        </w:tc>
        <w:tc>
          <w:tcPr>
            <w:tcW w:w="990" w:type="dxa"/>
            <w:tcBorders>
              <w:left w:val="nil"/>
              <w:right w:val="nil"/>
            </w:tcBorders>
          </w:tcPr>
          <w:p w14:paraId="02CFBCB1" w14:textId="784ECD7F" w:rsidR="00A23176" w:rsidRPr="00985FFB" w:rsidDel="00A6526E" w:rsidRDefault="00A23176" w:rsidP="00C9205B">
            <w:pPr>
              <w:pStyle w:val="TS"/>
              <w:spacing w:line="276" w:lineRule="auto"/>
              <w:jc w:val="center"/>
              <w:rPr>
                <w:del w:id="147" w:author="Schwemmer, Teresa" w:date="2024-06-30T17:34:00Z" w16du:dateUtc="2024-06-30T21:34:00Z"/>
                <w:i/>
                <w:iCs/>
                <w:vertAlign w:val="superscript"/>
              </w:rPr>
            </w:pPr>
            <w:del w:id="148" w:author="Schwemmer, Teresa" w:date="2024-06-30T17:34:00Z" w16du:dateUtc="2024-06-30T21:34:00Z">
              <w:r w:rsidRPr="00985FFB" w:rsidDel="00A6526E">
                <w:rPr>
                  <w:i/>
                  <w:iCs/>
                </w:rPr>
                <w:delText>L</w:delText>
              </w:r>
              <w:r w:rsidRPr="00985FFB" w:rsidDel="00A6526E">
                <w:rPr>
                  <w:i/>
                  <w:iCs/>
                  <w:vertAlign w:val="subscript"/>
                </w:rPr>
                <w:delText>Vp</w:delText>
              </w:r>
              <w:r w:rsidRPr="00985FFB" w:rsidDel="00A6526E">
                <w:rPr>
                  <w:i/>
                  <w:iCs/>
                  <w:vertAlign w:val="superscript"/>
                </w:rPr>
                <w:delText>3</w:delText>
              </w:r>
            </w:del>
          </w:p>
        </w:tc>
        <w:tc>
          <w:tcPr>
            <w:tcW w:w="4050" w:type="dxa"/>
            <w:tcBorders>
              <w:left w:val="nil"/>
              <w:right w:val="nil"/>
            </w:tcBorders>
          </w:tcPr>
          <w:p w14:paraId="76868EEB" w14:textId="4DDF8FDF" w:rsidR="00A23176" w:rsidRPr="00985FFB" w:rsidDel="00A6526E" w:rsidRDefault="00A23176" w:rsidP="00A23176">
            <w:pPr>
              <w:pStyle w:val="TS"/>
              <w:spacing w:line="276" w:lineRule="auto"/>
              <w:jc w:val="center"/>
              <w:rPr>
                <w:del w:id="149" w:author="Schwemmer, Teresa" w:date="2024-06-30T17:34:00Z" w16du:dateUtc="2024-06-30T21:34:00Z"/>
                <w:rFonts w:eastAsia="Calibri" w:cs="Times New Roman"/>
              </w:rPr>
            </w:pPr>
            <w:del w:id="150" w:author="Schwemmer, Teresa" w:date="2024-06-30T17:34:00Z" w16du:dateUtc="2024-06-30T21:34:00Z">
              <w:r w:rsidRPr="00985FFB" w:rsidDel="00A6526E">
                <w:rPr>
                  <w:rFonts w:eastAsia="Calibri" w:cs="Times New Roman"/>
                </w:rPr>
                <w:delText>-</w:delText>
              </w:r>
            </w:del>
          </w:p>
        </w:tc>
        <w:tc>
          <w:tcPr>
            <w:tcW w:w="1710" w:type="dxa"/>
            <w:tcBorders>
              <w:left w:val="nil"/>
              <w:right w:val="nil"/>
            </w:tcBorders>
          </w:tcPr>
          <w:p w14:paraId="2325BC30" w14:textId="4EFF0F02" w:rsidR="00A23176" w:rsidRPr="00985FFB" w:rsidDel="00A6526E" w:rsidRDefault="00A23176" w:rsidP="00A23176">
            <w:pPr>
              <w:pStyle w:val="TS"/>
              <w:spacing w:line="276" w:lineRule="auto"/>
              <w:jc w:val="center"/>
              <w:rPr>
                <w:del w:id="151" w:author="Schwemmer, Teresa" w:date="2024-06-30T17:34:00Z" w16du:dateUtc="2024-06-30T21:34:00Z"/>
              </w:rPr>
            </w:pPr>
            <w:del w:id="152" w:author="Schwemmer, Teresa" w:date="2024-06-30T17:34:00Z" w16du:dateUtc="2024-06-30T21:34:00Z">
              <w:r w:rsidRPr="00985FFB" w:rsidDel="00A6526E">
                <w:delText>mm</w:delText>
              </w:r>
              <w:r w:rsidRPr="00985FFB" w:rsidDel="00A6526E">
                <w:rPr>
                  <w:vertAlign w:val="superscript"/>
                </w:rPr>
                <w:delText>-3</w:delText>
              </w:r>
            </w:del>
          </w:p>
        </w:tc>
      </w:tr>
      <w:tr w:rsidR="00A23176" w:rsidRPr="00985FFB" w14:paraId="7C15929E" w14:textId="77777777" w:rsidTr="00A23176">
        <w:tc>
          <w:tcPr>
            <w:tcW w:w="2695" w:type="dxa"/>
            <w:tcBorders>
              <w:left w:val="nil"/>
              <w:bottom w:val="single" w:sz="12" w:space="0" w:color="auto"/>
              <w:right w:val="nil"/>
            </w:tcBorders>
          </w:tcPr>
          <w:p w14:paraId="204374F0" w14:textId="77777777" w:rsidR="00A23176" w:rsidRPr="00985FFB" w:rsidRDefault="00A23176" w:rsidP="00C9205B">
            <w:pPr>
              <w:pStyle w:val="TS"/>
              <w:spacing w:line="276" w:lineRule="auto"/>
            </w:pPr>
            <w:r w:rsidRPr="00985FFB">
              <w:t>Scaled measure of resource availability</w:t>
            </w:r>
          </w:p>
        </w:tc>
        <w:tc>
          <w:tcPr>
            <w:tcW w:w="990" w:type="dxa"/>
            <w:tcBorders>
              <w:left w:val="nil"/>
              <w:bottom w:val="single" w:sz="12" w:space="0" w:color="auto"/>
              <w:right w:val="nil"/>
            </w:tcBorders>
          </w:tcPr>
          <w:p w14:paraId="56E9D974" w14:textId="77777777" w:rsidR="00A23176" w:rsidRPr="00985FFB" w:rsidRDefault="00A23176" w:rsidP="00C9205B">
            <w:pPr>
              <w:pStyle w:val="TS"/>
              <w:spacing w:line="276" w:lineRule="auto"/>
              <w:jc w:val="center"/>
              <w:rPr>
                <w:i/>
                <w:iCs/>
              </w:rPr>
            </w:pPr>
            <w:r w:rsidRPr="00985FFB">
              <w:rPr>
                <w:i/>
                <w:iCs/>
              </w:rPr>
              <w:t>f</w:t>
            </w:r>
          </w:p>
        </w:tc>
        <w:tc>
          <w:tcPr>
            <w:tcW w:w="4050" w:type="dxa"/>
            <w:tcBorders>
              <w:left w:val="nil"/>
              <w:bottom w:val="single" w:sz="12" w:space="0" w:color="auto"/>
              <w:right w:val="nil"/>
            </w:tcBorders>
          </w:tcPr>
          <w:p w14:paraId="64480ECE" w14:textId="77777777" w:rsidR="00A23176" w:rsidRPr="00985FFB" w:rsidRDefault="00A23176" w:rsidP="00A23176">
            <w:pPr>
              <w:pStyle w:val="TS"/>
              <w:spacing w:line="276" w:lineRule="auto"/>
              <w:jc w:val="center"/>
              <w:rPr>
                <w:rFonts w:eastAsia="Calibri" w:cs="Times New Roman"/>
              </w:rPr>
            </w:pPr>
            <w:r w:rsidRPr="00985FFB">
              <w:rPr>
                <w:rFonts w:eastAsia="Calibri" w:cs="Times New Roman"/>
              </w:rPr>
              <w:t>-</w:t>
            </w:r>
          </w:p>
        </w:tc>
        <w:tc>
          <w:tcPr>
            <w:tcW w:w="1710" w:type="dxa"/>
            <w:tcBorders>
              <w:left w:val="nil"/>
              <w:bottom w:val="single" w:sz="12" w:space="0" w:color="auto"/>
              <w:right w:val="nil"/>
            </w:tcBorders>
          </w:tcPr>
          <w:p w14:paraId="3B6CE29B" w14:textId="30144391" w:rsidR="00A23176" w:rsidRPr="00985FFB" w:rsidRDefault="00A23176" w:rsidP="00A23176">
            <w:pPr>
              <w:pStyle w:val="TS"/>
              <w:spacing w:line="276" w:lineRule="auto"/>
              <w:jc w:val="center"/>
            </w:pPr>
            <w:r w:rsidRPr="00985FFB">
              <w:t>unitless</w:t>
            </w:r>
          </w:p>
          <w:p w14:paraId="5B3E321E" w14:textId="77777777" w:rsidR="00A23176" w:rsidRPr="00985FFB" w:rsidRDefault="00A23176" w:rsidP="00A23176">
            <w:pPr>
              <w:pStyle w:val="TS"/>
              <w:spacing w:line="276" w:lineRule="auto"/>
              <w:jc w:val="center"/>
            </w:pPr>
            <w:r w:rsidRPr="00985FFB">
              <w:t>(range 0-1)</w:t>
            </w:r>
          </w:p>
        </w:tc>
      </w:tr>
    </w:tbl>
    <w:p w14:paraId="4224650F" w14:textId="2A0DC38E" w:rsidR="00A23176" w:rsidRPr="00985FFB" w:rsidRDefault="00A23176" w:rsidP="00A23176">
      <w:pPr>
        <w:pStyle w:val="TS"/>
        <w:spacing w:line="360" w:lineRule="auto"/>
      </w:pPr>
      <w:r w:rsidRPr="00985FFB">
        <w:rPr>
          <w:b/>
          <w:bCs/>
        </w:rPr>
        <w:t xml:space="preserve">Table 2. </w:t>
      </w:r>
      <w:r>
        <w:rPr>
          <w:b/>
          <w:bCs/>
        </w:rPr>
        <w:t xml:space="preserve">Model definition. </w:t>
      </w:r>
      <w:r w:rsidRPr="00985FFB">
        <w:t xml:space="preserve">Fluxes, state variables, and differential equations in the </w:t>
      </w:r>
      <w:proofErr w:type="spellStart"/>
      <w:r w:rsidRPr="00985FFB">
        <w:t>DEBkiss</w:t>
      </w:r>
      <w:proofErr w:type="spellEnd"/>
      <w:r w:rsidRPr="00985FFB">
        <w:t xml:space="preserve"> model. </w:t>
      </w:r>
    </w:p>
    <w:p w14:paraId="395DDDDF" w14:textId="77777777" w:rsidR="00DE6A5A" w:rsidRPr="00985FFB" w:rsidRDefault="00DE6A5A" w:rsidP="00A23176">
      <w:pPr>
        <w:pStyle w:val="TS"/>
        <w:spacing w:line="360" w:lineRule="auto"/>
      </w:pPr>
    </w:p>
    <w:p w14:paraId="09578F54" w14:textId="422250DD" w:rsidR="005F4420" w:rsidRDefault="005F4420" w:rsidP="00DF704E">
      <w:pPr>
        <w:pStyle w:val="TS"/>
        <w:spacing w:line="360" w:lineRule="auto"/>
        <w:ind w:firstLine="720"/>
        <w:rPr>
          <w:ins w:id="153" w:author="Schwemmer, Teresa" w:date="2024-06-29T16:21:00Z" w16du:dateUtc="2024-06-29T20:21:00Z"/>
        </w:rPr>
      </w:pPr>
      <w:r w:rsidRPr="00985FFB">
        <w:t>For</w:t>
      </w:r>
      <w:ins w:id="154" w:author="Schwemmer, Teresa" w:date="2024-06-29T17:28:00Z" w16du:dateUtc="2024-06-29T21:28:00Z">
        <w:r w:rsidR="00546802">
          <w:t xml:space="preserve"> larvae and</w:t>
        </w:r>
      </w:ins>
      <w:r w:rsidRPr="00985FFB">
        <w:t xml:space="preserve"> juveniles, the non-somatic fraction of assimilates is spent on maturation, or increasing complexity</w:t>
      </w:r>
      <w:ins w:id="155" w:author="Schwemmer, Teresa" w:date="2024-06-30T18:13:00Z" w16du:dateUtc="2024-06-30T22:13:00Z">
        <w:r w:rsidR="00E66CA9">
          <w:t xml:space="preserve">, </w:t>
        </w:r>
      </w:ins>
      <w:ins w:id="156" w:author="Schwemmer, Teresa" w:date="2024-06-30T18:14:00Z" w16du:dateUtc="2024-06-30T22:14:00Z">
        <w:r w:rsidR="00E66CA9">
          <w:t>through</w:t>
        </w:r>
      </w:ins>
      <w:ins w:id="157" w:author="Schwemmer, Teresa" w:date="2024-06-30T18:13:00Z" w16du:dateUtc="2024-06-30T22:13:00Z">
        <w:r w:rsidR="00E66CA9">
          <w:t xml:space="preserve"> which it is dissipated and does not contribute to biomass</w:t>
        </w:r>
      </w:ins>
      <w:r w:rsidRPr="00985FFB">
        <w:t xml:space="preserve">. While the standard DEB formulation uses a state variable for maturity that triggers changes between life stages, </w:t>
      </w:r>
      <w:proofErr w:type="spellStart"/>
      <w:r w:rsidRPr="00985FFB">
        <w:t>DEBkiss</w:t>
      </w:r>
      <w:proofErr w:type="spellEnd"/>
      <w:r w:rsidRPr="00985FFB">
        <w:t xml:space="preserve"> instead uses a constant size at puberty to specify when reproduction is initiated (</w:t>
      </w:r>
      <w:proofErr w:type="spellStart"/>
      <w:r w:rsidRPr="00985FFB">
        <w:t>Kooijman</w:t>
      </w:r>
      <w:proofErr w:type="spellEnd"/>
      <w:r w:rsidRPr="00985FFB">
        <w:t>, 2010</w:t>
      </w:r>
      <w:r w:rsidR="00BB1D9B">
        <w:t>b</w:t>
      </w:r>
      <w:r w:rsidRPr="00985FFB">
        <w:t>; Jager et al., 2013)</w:t>
      </w:r>
      <w:r w:rsidR="0049356F">
        <w:t>, so the maturity variable plays no role in the current work</w:t>
      </w:r>
      <w:r w:rsidRPr="00985FFB">
        <w:t>. Once the mass at puberty is reached (</w:t>
      </w:r>
      <w:proofErr w:type="spellStart"/>
      <w:r w:rsidRPr="00985FFB">
        <w:rPr>
          <w:i/>
          <w:iCs/>
        </w:rPr>
        <w:t>W</w:t>
      </w:r>
      <w:r w:rsidRPr="00985FFB">
        <w:rPr>
          <w:i/>
          <w:iCs/>
          <w:vertAlign w:val="subscript"/>
        </w:rPr>
        <w:t>Vp</w:t>
      </w:r>
      <w:proofErr w:type="spellEnd"/>
      <w:r w:rsidRPr="00985FFB">
        <w:t>), reproductive flux (</w:t>
      </w:r>
      <w:r w:rsidRPr="00985FFB">
        <w:rPr>
          <w:i/>
          <w:iCs/>
        </w:rPr>
        <w:t>J</w:t>
      </w:r>
      <w:r w:rsidRPr="00985FFB">
        <w:rPr>
          <w:i/>
          <w:iCs/>
          <w:vertAlign w:val="subscript"/>
        </w:rPr>
        <w:t>R</w:t>
      </w:r>
      <w:r w:rsidRPr="00985FFB">
        <w:t xml:space="preserve">) toward egg production begins in adults with a conversion efficiency </w:t>
      </w:r>
      <w:proofErr w:type="spellStart"/>
      <w:r w:rsidRPr="00985FFB">
        <w:rPr>
          <w:i/>
          <w:iCs/>
        </w:rPr>
        <w:t>y</w:t>
      </w:r>
      <w:r w:rsidRPr="00985FFB">
        <w:rPr>
          <w:i/>
          <w:iCs/>
          <w:vertAlign w:val="subscript"/>
        </w:rPr>
        <w:t>BA</w:t>
      </w:r>
      <w:proofErr w:type="spellEnd"/>
      <w:r w:rsidRPr="00985FFB">
        <w:t xml:space="preserve">. </w:t>
      </w:r>
      <w:ins w:id="158" w:author="Schwemmer, Teresa" w:date="2024-06-29T17:29:00Z" w16du:dateUtc="2024-06-29T21:29:00Z">
        <w:r w:rsidR="00546802">
          <w:t>The flux to m</w:t>
        </w:r>
      </w:ins>
      <w:ins w:id="159" w:author="Schwemmer, Teresa" w:date="2024-06-29T17:28:00Z" w16du:dateUtc="2024-06-29T21:28:00Z">
        <w:r w:rsidR="00546802">
          <w:t>atu</w:t>
        </w:r>
      </w:ins>
      <w:ins w:id="160" w:author="Schwemmer, Teresa" w:date="2024-06-29T17:29:00Z" w16du:dateUtc="2024-06-29T21:29:00Z">
        <w:r w:rsidR="00546802">
          <w:t>rity maintenance (</w:t>
        </w:r>
        <w:r w:rsidR="00546802">
          <w:rPr>
            <w:i/>
            <w:iCs/>
          </w:rPr>
          <w:t>J</w:t>
        </w:r>
        <w:r w:rsidR="00546802">
          <w:rPr>
            <w:i/>
            <w:iCs/>
            <w:vertAlign w:val="subscript"/>
          </w:rPr>
          <w:t>J</w:t>
        </w:r>
        <w:r w:rsidR="00546802">
          <w:t xml:space="preserve">) </w:t>
        </w:r>
      </w:ins>
      <w:ins w:id="161" w:author="Schwemmer, Teresa" w:date="2024-06-29T17:31:00Z" w16du:dateUtc="2024-06-29T21:31:00Z">
        <w:r w:rsidR="00546802">
          <w:t>is the product of the volume-specific maintenance costs (</w:t>
        </w:r>
        <w:proofErr w:type="spellStart"/>
        <w:r w:rsidR="00546802">
          <w:rPr>
            <w:i/>
            <w:iCs/>
          </w:rPr>
          <w:t>J</w:t>
        </w:r>
        <w:r w:rsidR="00546802">
          <w:rPr>
            <w:i/>
            <w:iCs/>
            <w:vertAlign w:val="subscript"/>
          </w:rPr>
          <w:t>J</w:t>
        </w:r>
        <w:r w:rsidR="00546802">
          <w:rPr>
            <w:i/>
            <w:iCs/>
            <w:vertAlign w:val="superscript"/>
          </w:rPr>
          <w:t>v</w:t>
        </w:r>
        <w:proofErr w:type="spellEnd"/>
        <w:r w:rsidR="00546802">
          <w:t xml:space="preserve">) and </w:t>
        </w:r>
      </w:ins>
      <w:ins w:id="162" w:author="Schwemmer, Teresa" w:date="2024-06-29T17:32:00Z" w16du:dateUtc="2024-06-29T21:32:00Z">
        <w:r w:rsidR="00546802">
          <w:t xml:space="preserve">structural volume, or </w:t>
        </w:r>
      </w:ins>
      <w:ins w:id="163" w:author="Schwemmer, Teresa" w:date="2024-06-29T17:45:00Z" w16du:dateUtc="2024-06-29T21:45:00Z">
        <w:r w:rsidR="00BD0E6C">
          <w:t>the volume at puberty for adults</w:t>
        </w:r>
      </w:ins>
      <w:ins w:id="164" w:author="Schwemmer, Teresa" w:date="2024-06-29T17:32:00Z" w16du:dateUtc="2024-06-29T21:32:00Z">
        <w:r w:rsidR="00546802">
          <w:t>.</w:t>
        </w:r>
      </w:ins>
      <w:ins w:id="165" w:author="Schwemmer, Teresa" w:date="2024-06-29T17:29:00Z" w16du:dateUtc="2024-06-29T21:29:00Z">
        <w:r w:rsidR="00546802">
          <w:t xml:space="preserve"> </w:t>
        </w:r>
      </w:ins>
      <w:proofErr w:type="spellStart"/>
      <w:ins w:id="166" w:author="Schwemmer, Teresa" w:date="2024-06-29T17:33:00Z" w16du:dateUtc="2024-06-29T21:33:00Z">
        <w:r w:rsidR="00DF704E">
          <w:rPr>
            <w:i/>
            <w:iCs/>
          </w:rPr>
          <w:t>J</w:t>
        </w:r>
      </w:ins>
      <w:ins w:id="167" w:author="Schwemmer, Teresa" w:date="2024-06-29T21:21:00Z" w16du:dateUtc="2024-06-30T01:21:00Z">
        <w:r w:rsidR="00C722A6">
          <w:rPr>
            <w:i/>
            <w:iCs/>
            <w:vertAlign w:val="superscript"/>
          </w:rPr>
          <w:t>v</w:t>
        </w:r>
        <w:r w:rsidR="00C722A6">
          <w:rPr>
            <w:i/>
            <w:iCs/>
            <w:vertAlign w:val="subscript"/>
          </w:rPr>
          <w:t>J</w:t>
        </w:r>
      </w:ins>
      <w:proofErr w:type="spellEnd"/>
      <w:ins w:id="168" w:author="Schwemmer, Teresa" w:date="2024-06-29T17:33:00Z" w16du:dateUtc="2024-06-29T21:33:00Z">
        <w:r w:rsidR="00DF704E">
          <w:t xml:space="preserve"> is </w:t>
        </w:r>
      </w:ins>
      <w:ins w:id="169" w:author="Schwemmer, Teresa" w:date="2024-06-29T17:36:00Z" w16du:dateUtc="2024-06-29T21:36:00Z">
        <w:r w:rsidR="00DF704E">
          <w:t xml:space="preserve">calculated </w:t>
        </w:r>
      </w:ins>
      <w:ins w:id="170" w:author="Schwemmer, Teresa" w:date="2024-06-29T17:46:00Z" w16du:dateUtc="2024-06-29T21:46:00Z">
        <w:r w:rsidR="00BD0E6C">
          <w:t>from</w:t>
        </w:r>
      </w:ins>
      <w:ins w:id="171" w:author="Schwemmer, Teresa" w:date="2024-06-29T17:36:00Z" w16du:dateUtc="2024-06-29T21:36:00Z">
        <w:r w:rsidR="00DF704E">
          <w:t xml:space="preserve"> </w:t>
        </w:r>
        <w:r w:rsidR="00DF704E">
          <w:rPr>
            <w:rFonts w:cs="Times New Roman"/>
            <w:i/>
            <w:iCs/>
          </w:rPr>
          <w:t>κ</w:t>
        </w:r>
        <w:r w:rsidR="00DF704E">
          <w:t xml:space="preserve"> and </w:t>
        </w:r>
        <w:proofErr w:type="spellStart"/>
        <w:r w:rsidR="00DF704E">
          <w:rPr>
            <w:i/>
            <w:iCs/>
          </w:rPr>
          <w:t>J</w:t>
        </w:r>
      </w:ins>
      <w:ins w:id="172" w:author="Schwemmer, Teresa" w:date="2024-06-29T21:21:00Z" w16du:dateUtc="2024-06-30T01:21:00Z">
        <w:r w:rsidR="00C722A6">
          <w:rPr>
            <w:i/>
            <w:iCs/>
            <w:vertAlign w:val="superscript"/>
          </w:rPr>
          <w:t>v</w:t>
        </w:r>
        <w:r w:rsidR="00C722A6">
          <w:rPr>
            <w:i/>
            <w:iCs/>
            <w:vertAlign w:val="subscript"/>
          </w:rPr>
          <w:t>M</w:t>
        </w:r>
      </w:ins>
      <w:proofErr w:type="spellEnd"/>
      <w:ins w:id="173" w:author="Schwemmer, Teresa" w:date="2024-06-29T17:37:00Z" w16du:dateUtc="2024-06-29T21:37:00Z">
        <w:r w:rsidR="00DF704E">
          <w:t xml:space="preserve"> (Table 2)</w:t>
        </w:r>
      </w:ins>
      <w:ins w:id="174" w:author="Schwemmer, Teresa" w:date="2024-06-29T17:48:00Z" w16du:dateUtc="2024-06-29T21:48:00Z">
        <w:r w:rsidR="00BD0E6C">
          <w:t xml:space="preserve">, rather than estimated, as </w:t>
        </w:r>
      </w:ins>
      <w:ins w:id="175" w:author="Schwemmer, Teresa" w:date="2024-06-29T17:49:00Z" w16du:dateUtc="2024-06-29T21:49:00Z">
        <w:r w:rsidR="00BD0E6C">
          <w:t xml:space="preserve">connecting the two maintenance costs </w:t>
        </w:r>
      </w:ins>
      <w:ins w:id="176" w:author="Schwemmer, Teresa" w:date="2024-06-29T17:50:00Z" w16du:dateUtc="2024-06-29T21:50:00Z">
        <w:r w:rsidR="00BD0E6C">
          <w:t>allows cumulative investment in maturity at puberty to be independent of food level (Jager, 2018</w:t>
        </w:r>
      </w:ins>
      <w:ins w:id="177" w:author="Schwemmer, Teresa" w:date="2024-06-29T17:51:00Z" w16du:dateUtc="2024-06-29T21:51:00Z">
        <w:r w:rsidR="00BD0E6C">
          <w:t>)</w:t>
        </w:r>
      </w:ins>
      <w:ins w:id="178" w:author="Schwemmer, Teresa" w:date="2024-06-29T17:37:00Z" w16du:dateUtc="2024-06-29T21:37:00Z">
        <w:r w:rsidR="00DF704E">
          <w:t>.</w:t>
        </w:r>
      </w:ins>
      <w:ins w:id="179" w:author="Schwemmer, Teresa" w:date="2024-06-29T17:33:00Z" w16du:dateUtc="2024-06-29T21:33:00Z">
        <w:r w:rsidR="00DF704E">
          <w:t xml:space="preserve"> </w:t>
        </w:r>
      </w:ins>
      <w:del w:id="180" w:author="Schwemmer, Teresa" w:date="2024-06-29T16:24:00Z" w16du:dateUtc="2024-06-29T20:24:00Z">
        <w:r w:rsidRPr="00985FFB" w:rsidDel="00DB61AE">
          <w:delText xml:space="preserve">Although </w:delText>
        </w:r>
        <w:r w:rsidRPr="00985FFB" w:rsidDel="00DB61AE">
          <w:rPr>
            <w:i/>
            <w:iCs/>
          </w:rPr>
          <w:delText>M. menidia</w:delText>
        </w:r>
        <w:r w:rsidRPr="00985FFB" w:rsidDel="00DB61AE">
          <w:delText xml:space="preserve"> have a distinct larval and juvenile stage, </w:delText>
        </w:r>
        <w:r w:rsidR="00AB1C3F" w:rsidDel="00DB61AE">
          <w:delText xml:space="preserve">we treated both </w:delText>
        </w:r>
        <w:r w:rsidRPr="00985FFB" w:rsidDel="00DB61AE">
          <w:delText xml:space="preserve">as the juvenile stage because the relevant aspects of their energy budget for DEBkiss are assumed to be identical. </w:delText>
        </w:r>
      </w:del>
    </w:p>
    <w:p w14:paraId="59107DD4" w14:textId="0BB33E26" w:rsidR="00F35CC6" w:rsidRPr="00DB61AE" w:rsidRDefault="00F35CC6" w:rsidP="00966BCC">
      <w:pPr>
        <w:pStyle w:val="TS"/>
        <w:spacing w:line="360" w:lineRule="auto"/>
        <w:ind w:firstLine="720"/>
        <w:rPr>
          <w:rFonts w:eastAsiaTheme="minorEastAsia"/>
        </w:rPr>
      </w:pPr>
      <w:ins w:id="181" w:author="Schwemmer, Teresa" w:date="2024-06-29T16:21:00Z" w16du:dateUtc="2024-06-29T20:21:00Z">
        <w:r>
          <w:t>Starvation is defined in two stages, with the first stage being insufficient flux of assimilates to the somatic fraction to meet maintenance requirements so that energy is diverted from the flux to maturation or the reproduction buffer. In the second stage, when the flux to both the somatic and reproductive</w:t>
        </w:r>
      </w:ins>
      <w:ins w:id="182" w:author="Schwemmer, Teresa" w:date="2024-06-29T16:24:00Z" w16du:dateUtc="2024-06-29T20:24:00Z">
        <w:r w:rsidR="00DB61AE">
          <w:t xml:space="preserve"> branches is insufficient and the </w:t>
        </w:r>
      </w:ins>
      <w:ins w:id="183" w:author="Schwemmer, Teresa" w:date="2024-06-29T16:21:00Z" w16du:dateUtc="2024-06-29T20:21:00Z">
        <w:r>
          <w:t>reproduction buffer is empty or puberty has not been reached</w:t>
        </w:r>
      </w:ins>
      <w:ins w:id="184" w:author="Schwemmer, Teresa" w:date="2024-06-29T16:25:00Z" w16du:dateUtc="2024-06-29T20:25:00Z">
        <w:r w:rsidR="00DB61AE">
          <w:t xml:space="preserve">, structure is converted to assimilates with conversion efficiency </w:t>
        </w:r>
        <w:proofErr w:type="spellStart"/>
        <w:r w:rsidR="00DB61AE">
          <w:rPr>
            <w:i/>
            <w:iCs/>
          </w:rPr>
          <w:t>y</w:t>
        </w:r>
        <w:r w:rsidR="00DB61AE">
          <w:rPr>
            <w:i/>
            <w:iCs/>
            <w:vertAlign w:val="subscript"/>
          </w:rPr>
          <w:t>AV</w:t>
        </w:r>
        <w:proofErr w:type="spellEnd"/>
        <w:r w:rsidR="00DB61AE">
          <w:rPr>
            <w:i/>
            <w:iCs/>
          </w:rPr>
          <w:t xml:space="preserve"> </w:t>
        </w:r>
        <w:r w:rsidR="00DB61AE">
          <w:t xml:space="preserve">to </w:t>
        </w:r>
      </w:ins>
      <w:ins w:id="185" w:author="Schwemmer, Teresa" w:date="2024-06-29T16:26:00Z" w16du:dateUtc="2024-06-29T20:26:00Z">
        <w:r w:rsidR="00DB61AE">
          <w:t>go towards maintenance costs</w:t>
        </w:r>
      </w:ins>
      <w:ins w:id="186" w:author="Schwemmer, Teresa" w:date="2024-06-29T16:27:00Z" w16du:dateUtc="2024-06-29T20:27:00Z">
        <w:r w:rsidR="00DB61AE">
          <w:t xml:space="preserve"> (Jager, 2018).</w:t>
        </w:r>
      </w:ins>
    </w:p>
    <w:p w14:paraId="7F22448E" w14:textId="0232EB2E" w:rsidR="005F4420" w:rsidRPr="00985FFB" w:rsidRDefault="005F4420" w:rsidP="00966BCC">
      <w:pPr>
        <w:pStyle w:val="TS"/>
        <w:spacing w:line="360" w:lineRule="auto"/>
        <w:ind w:firstLine="720"/>
        <w:rPr>
          <w:rFonts w:eastAsiaTheme="minorEastAsia"/>
        </w:rPr>
      </w:pPr>
      <w:r w:rsidRPr="00985FFB">
        <w:rPr>
          <w:rFonts w:eastAsiaTheme="minorEastAsia"/>
        </w:rPr>
        <w:t xml:space="preserve">Because our growth data </w:t>
      </w:r>
      <w:r w:rsidR="00AB1C3F">
        <w:rPr>
          <w:rFonts w:eastAsiaTheme="minorEastAsia"/>
        </w:rPr>
        <w:t>are</w:t>
      </w:r>
      <w:r w:rsidRPr="00985FFB">
        <w:rPr>
          <w:rFonts w:eastAsiaTheme="minorEastAsia"/>
        </w:rPr>
        <w:t xml:space="preserve"> in total length, we </w:t>
      </w:r>
      <w:r w:rsidR="007F722E">
        <w:rPr>
          <w:rFonts w:eastAsiaTheme="minorEastAsia"/>
        </w:rPr>
        <w:t>used</w:t>
      </w:r>
      <w:r w:rsidRPr="00985FFB">
        <w:rPr>
          <w:rFonts w:eastAsiaTheme="minorEastAsia"/>
        </w:rPr>
        <w:t xml:space="preserve"> a shape correction coefficient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and dry weight density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to</w:t>
      </w:r>
      <w:r w:rsidR="00B63E63">
        <w:rPr>
          <w:rFonts w:eastAsiaTheme="minorEastAsia" w:cs="Times New Roman"/>
        </w:rPr>
        <w:t xml:space="preserve"> connect length with the model state variables</w:t>
      </w:r>
      <w:r w:rsidRPr="00985FFB">
        <w:rPr>
          <w:rFonts w:eastAsiaTheme="minorEastAsia" w:cs="Times New Roman"/>
        </w:rPr>
        <w:t xml:space="preserve"> (Table 2).</w:t>
      </w:r>
      <w:r w:rsidRPr="00985FFB">
        <w:t xml:space="preserve"> </w:t>
      </w:r>
      <w:proofErr w:type="spellStart"/>
      <w:ins w:id="187" w:author="Schwemmer, Teresa" w:date="2024-06-29T16:53:00Z" w16du:dateUtc="2024-06-29T20:53:00Z">
        <w:r w:rsidR="00D82D7C">
          <w:rPr>
            <w:rFonts w:cs="Times New Roman"/>
            <w:i/>
            <w:iCs/>
          </w:rPr>
          <w:t>δ</w:t>
        </w:r>
        <w:r w:rsidR="00D82D7C">
          <w:rPr>
            <w:rFonts w:cs="Times New Roman"/>
            <w:i/>
            <w:iCs/>
            <w:vertAlign w:val="subscript"/>
          </w:rPr>
          <w:t>M</w:t>
        </w:r>
        <w:proofErr w:type="spellEnd"/>
        <w:r w:rsidR="00D82D7C">
          <w:rPr>
            <w:rFonts w:cs="Times New Roman"/>
            <w:i/>
            <w:iCs/>
          </w:rPr>
          <w:t xml:space="preserve"> </w:t>
        </w:r>
      </w:ins>
      <w:ins w:id="188" w:author="Schwemmer, Teresa" w:date="2024-06-29T16:54:00Z" w16du:dateUtc="2024-06-29T20:54:00Z">
        <w:r w:rsidR="00D82D7C">
          <w:rPr>
            <w:rFonts w:cs="Times New Roman"/>
          </w:rPr>
          <w:lastRenderedPageBreak/>
          <w:t>connects the total length (</w:t>
        </w:r>
        <w:r w:rsidR="00D82D7C">
          <w:rPr>
            <w:rFonts w:cs="Times New Roman"/>
            <w:i/>
            <w:iCs/>
          </w:rPr>
          <w:t>L</w:t>
        </w:r>
        <w:r w:rsidR="00D82D7C">
          <w:rPr>
            <w:rFonts w:cs="Times New Roman"/>
            <w:i/>
            <w:iCs/>
            <w:vertAlign w:val="superscript"/>
          </w:rPr>
          <w:t>M</w:t>
        </w:r>
        <w:r w:rsidR="00D82D7C">
          <w:rPr>
            <w:rFonts w:cs="Times New Roman"/>
          </w:rPr>
          <w:t>) to</w:t>
        </w:r>
      </w:ins>
      <w:ins w:id="189" w:author="Schwemmer, Teresa" w:date="2024-06-29T16:55:00Z" w16du:dateUtc="2024-06-29T20:55:00Z">
        <w:r w:rsidR="00D82D7C">
          <w:rPr>
            <w:rFonts w:cs="Times New Roman"/>
          </w:rPr>
          <w:t xml:space="preserve"> the volumetric length (</w:t>
        </w:r>
        <w:r w:rsidR="00D82D7C">
          <w:rPr>
            <w:rFonts w:cs="Times New Roman"/>
            <w:i/>
            <w:iCs/>
          </w:rPr>
          <w:t>L</w:t>
        </w:r>
        <w:r w:rsidR="00D82D7C">
          <w:rPr>
            <w:rFonts w:cs="Times New Roman"/>
          </w:rPr>
          <w:t xml:space="preserve">) which is the cubic root of volume, and </w:t>
        </w:r>
        <w:proofErr w:type="spellStart"/>
        <w:r w:rsidR="00D82D7C">
          <w:rPr>
            <w:rFonts w:cs="Times New Roman"/>
            <w:i/>
            <w:iCs/>
          </w:rPr>
          <w:t>d</w:t>
        </w:r>
        <w:r w:rsidR="00D82D7C">
          <w:rPr>
            <w:rFonts w:cs="Times New Roman"/>
            <w:i/>
            <w:iCs/>
            <w:vertAlign w:val="subscript"/>
          </w:rPr>
          <w:t>V</w:t>
        </w:r>
        <w:proofErr w:type="spellEnd"/>
        <w:r w:rsidR="00D82D7C">
          <w:rPr>
            <w:rFonts w:cs="Times New Roman"/>
          </w:rPr>
          <w:t xml:space="preserve"> connects volume to structural dry mass.</w:t>
        </w:r>
      </w:ins>
      <w:ins w:id="190" w:author="Schwemmer, Teresa" w:date="2024-06-29T16:53:00Z" w16du:dateUtc="2024-06-29T20:53:00Z">
        <w:r w:rsidR="00D82D7C">
          <w:rPr>
            <w:rFonts w:cs="Times New Roman"/>
            <w:i/>
            <w:iCs/>
          </w:rPr>
          <w:t xml:space="preserve"> </w:t>
        </w:r>
      </w:ins>
      <w:proofErr w:type="spellStart"/>
      <w:ins w:id="191" w:author="Schwemmer, Teresa" w:date="2024-07-16T21:52:00Z" w16du:dateUtc="2024-07-17T01:52:00Z">
        <w:r w:rsidR="00E0714E">
          <w:rPr>
            <w:rFonts w:cs="Times New Roman"/>
            <w:i/>
            <w:iCs/>
          </w:rPr>
          <w:t>δ</w:t>
        </w:r>
        <w:r w:rsidR="00E0714E">
          <w:rPr>
            <w:rFonts w:cs="Times New Roman"/>
            <w:i/>
            <w:iCs/>
            <w:vertAlign w:val="subscript"/>
          </w:rPr>
          <w:t>M</w:t>
        </w:r>
        <w:proofErr w:type="spellEnd"/>
        <w:r w:rsidR="00E0714E">
          <w:rPr>
            <w:rFonts w:cs="Times New Roman"/>
          </w:rPr>
          <w:t xml:space="preserve"> could plausibly have different values in </w:t>
        </w:r>
      </w:ins>
      <w:ins w:id="192" w:author="Schwemmer, Teresa" w:date="2024-07-16T21:53:00Z" w16du:dateUtc="2024-07-17T01:53:00Z">
        <w:r w:rsidR="00E0714E">
          <w:rPr>
            <w:rFonts w:cs="Times New Roman"/>
          </w:rPr>
          <w:t xml:space="preserve">different life stages (section 7.8 of </w:t>
        </w:r>
        <w:proofErr w:type="spellStart"/>
        <w:r w:rsidR="00E0714E">
          <w:rPr>
            <w:rFonts w:cs="Times New Roman"/>
          </w:rPr>
          <w:t>Kooijman</w:t>
        </w:r>
        <w:proofErr w:type="spellEnd"/>
        <w:r w:rsidR="00E0714E">
          <w:rPr>
            <w:rFonts w:cs="Times New Roman"/>
          </w:rPr>
          <w:t>, 2010</w:t>
        </w:r>
      </w:ins>
      <w:ins w:id="193" w:author="Schwemmer, Teresa" w:date="2024-07-18T22:50:00Z" w16du:dateUtc="2024-07-19T02:50:00Z">
        <w:r w:rsidR="00CC5890">
          <w:rPr>
            <w:rFonts w:cs="Times New Roman"/>
          </w:rPr>
          <w:t>a</w:t>
        </w:r>
      </w:ins>
      <w:ins w:id="194" w:author="Schwemmer, Teresa" w:date="2024-07-16T21:53:00Z" w16du:dateUtc="2024-07-17T01:53:00Z">
        <w:r w:rsidR="00E0714E">
          <w:rPr>
            <w:rFonts w:cs="Times New Roman"/>
          </w:rPr>
          <w:t xml:space="preserve">), but lacking relevant data we here assume a single stage-independent value. </w:t>
        </w:r>
      </w:ins>
      <w:r w:rsidRPr="00985FFB">
        <w:t xml:space="preserve">We calculated these constants using data on </w:t>
      </w:r>
      <w:r w:rsidRPr="00985FFB">
        <w:rPr>
          <w:i/>
          <w:iCs/>
        </w:rPr>
        <w:t xml:space="preserve">M. </w:t>
      </w:r>
      <w:proofErr w:type="spellStart"/>
      <w:r w:rsidRPr="00985FFB">
        <w:rPr>
          <w:i/>
          <w:iCs/>
        </w:rPr>
        <w:t>menidia</w:t>
      </w:r>
      <w:proofErr w:type="spellEnd"/>
      <w:r w:rsidRPr="00985FFB">
        <w:t xml:space="preserve"> length</w:t>
      </w:r>
      <w:ins w:id="195" w:author="Schwemmer, Teresa" w:date="2024-07-18T21:28:00Z" w16du:dateUtc="2024-07-19T01:28:00Z">
        <w:r w:rsidR="00DC75B4">
          <w:t xml:space="preserve"> </w:t>
        </w:r>
        <w:r w:rsidR="00DC75B4" w:rsidRPr="00985FFB">
          <w:t>(Klahre, 1997)</w:t>
        </w:r>
      </w:ins>
      <w:r w:rsidRPr="00985FFB">
        <w:t xml:space="preserve"> and e</w:t>
      </w:r>
      <w:ins w:id="196" w:author="Schwemmer, Teresa" w:date="2024-07-18T21:26:00Z" w16du:dateUtc="2024-07-19T01:26:00Z">
        <w:r w:rsidR="00DC75B4">
          <w:t>mbryo</w:t>
        </w:r>
      </w:ins>
      <w:del w:id="197" w:author="Schwemmer, Teresa" w:date="2024-07-18T21:26:00Z" w16du:dateUtc="2024-07-19T01:26:00Z">
        <w:r w:rsidRPr="00985FFB" w:rsidDel="00DC75B4">
          <w:delText>gg</w:delText>
        </w:r>
      </w:del>
      <w:r w:rsidRPr="00985FFB">
        <w:t xml:space="preserve"> volume</w:t>
      </w:r>
      <w:del w:id="198" w:author="Schwemmer, Teresa" w:date="2024-07-18T21:28:00Z" w16du:dateUtc="2024-07-19T01:28:00Z">
        <w:r w:rsidRPr="00985FFB" w:rsidDel="00DC75B4">
          <w:delText xml:space="preserve"> (Klahre, 1997)</w:delText>
        </w:r>
      </w:del>
      <w:r w:rsidRPr="00985FFB">
        <w:t xml:space="preserve"> </w:t>
      </w:r>
      <w:ins w:id="199" w:author="Schwemmer, Teresa" w:date="2024-07-18T21:35:00Z" w16du:dateUtc="2024-07-19T01:35:00Z">
        <w:r w:rsidR="00794D00">
          <w:t xml:space="preserve">(Schwemmer, unpublished data) </w:t>
        </w:r>
      </w:ins>
      <w:r w:rsidRPr="00985FFB">
        <w:t>and a total length</w:t>
      </w:r>
      <w:r w:rsidR="000157C6">
        <w:t xml:space="preserve"> (</w:t>
      </w:r>
      <w:r w:rsidR="000157C6">
        <w:rPr>
          <w:i/>
          <w:iCs/>
        </w:rPr>
        <w:t>L</w:t>
      </w:r>
      <w:r w:rsidR="000157C6">
        <w:rPr>
          <w:i/>
          <w:iCs/>
          <w:vertAlign w:val="superscript"/>
        </w:rPr>
        <w:t>M</w:t>
      </w:r>
      <w:r w:rsidR="000157C6">
        <w:t>)</w:t>
      </w:r>
      <w:r w:rsidRPr="00985FFB">
        <w:t xml:space="preserve"> to dry weight</w:t>
      </w:r>
      <w:r w:rsidR="000157C6">
        <w:t xml:space="preserve"> (</w:t>
      </w:r>
      <w:r w:rsidR="000157C6">
        <w:rPr>
          <w:i/>
          <w:iCs/>
        </w:rPr>
        <w:t>W</w:t>
      </w:r>
      <w:r w:rsidR="000157C6">
        <w:rPr>
          <w:i/>
          <w:iCs/>
          <w:vertAlign w:val="subscript"/>
        </w:rPr>
        <w:t>V</w:t>
      </w:r>
      <w:r w:rsidR="000157C6">
        <w:t>)</w:t>
      </w:r>
      <w:r w:rsidRPr="00985FFB">
        <w:t xml:space="preserve"> conversion</w:t>
      </w:r>
      <w:ins w:id="200" w:author="Schwemmer, Teresa" w:date="2024-06-29T18:21:00Z" w16du:dateUtc="2024-06-29T22:21:00Z">
        <w:r w:rsidR="000353FF">
          <w:t xml:space="preserve"> empirically derived from data</w:t>
        </w:r>
      </w:ins>
      <w:ins w:id="201" w:author="Schwemmer, Teresa" w:date="2024-07-17T22:08:00Z" w16du:dateUtc="2024-07-18T02:08:00Z">
        <w:r w:rsidR="001B2336">
          <w:t xml:space="preserve"> on</w:t>
        </w:r>
      </w:ins>
      <w:ins w:id="202" w:author="Schwemmer, Teresa" w:date="2024-07-17T22:10:00Z" w16du:dateUtc="2024-07-18T02:10:00Z">
        <w:r w:rsidR="001B2336">
          <w:t xml:space="preserve"> larval to adult stages</w:t>
        </w:r>
      </w:ins>
      <w:r w:rsidRPr="00985FFB">
        <w:t xml:space="preserve"> (</w:t>
      </w:r>
      <w:del w:id="203" w:author="Schwemmer, Teresa" w:date="2024-06-29T18:19:00Z" w16du:dateUtc="2024-06-29T22:19:00Z">
        <w:r w:rsidRPr="00985FFB" w:rsidDel="000353FF">
          <w:delText>H. Baumann, personal communication</w:delText>
        </w:r>
      </w:del>
      <w:ins w:id="204" w:author="Schwemmer, Teresa" w:date="2024-06-29T18:20:00Z" w16du:dateUtc="2024-06-29T22:20:00Z">
        <w:r w:rsidR="000353FF">
          <w:t>Concannon et al., 2021</w:t>
        </w:r>
      </w:ins>
      <w:r w:rsidRPr="00985FFB">
        <w:t xml:space="preserve">): </w:t>
      </w:r>
    </w:p>
    <w:p w14:paraId="60AD00E2" w14:textId="5C9A7466" w:rsidR="005F4420" w:rsidRPr="00985FFB" w:rsidRDefault="005F4420" w:rsidP="00966BCC">
      <w:pPr>
        <w:pStyle w:val="TS"/>
        <w:tabs>
          <w:tab w:val="center" w:pos="4680"/>
          <w:tab w:val="right" w:pos="9360"/>
        </w:tabs>
        <w:spacing w:line="360" w:lineRule="auto"/>
        <w:rPr>
          <w:rFonts w:eastAsiaTheme="minorEastAsia"/>
        </w:rPr>
      </w:pPr>
      <w:r w:rsidRPr="00985FFB">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r>
          <w:ins w:id="205" w:author="Schwemmer, Teresa" w:date="2024-06-29T18:18:00Z" w16du:dateUtc="2024-06-29T22:18:00Z">
            <w:rPr>
              <w:rFonts w:ascii="Cambria Math" w:hAnsi="Cambria Math"/>
              <w:vertAlign w:val="superscript"/>
            </w:rPr>
            <m:t>0.0012*</m:t>
          </w:ins>
        </m:r>
        <m:sSup>
          <m:sSupPr>
            <m:ctrlPr>
              <w:ins w:id="206" w:author="Schwemmer, Teresa" w:date="2024-06-29T18:18:00Z" w16du:dateUtc="2024-06-29T22:18:00Z">
                <w:rPr>
                  <w:rFonts w:ascii="Cambria Math" w:hAnsi="Cambria Math"/>
                  <w:i/>
                  <w:vertAlign w:val="superscript"/>
                </w:rPr>
              </w:ins>
            </m:ctrlPr>
          </m:sSupPr>
          <m:e>
            <m:r>
              <w:ins w:id="207" w:author="Schwemmer, Teresa" w:date="2024-06-29T18:19:00Z" w16du:dateUtc="2024-06-29T22:19:00Z">
                <w:rPr>
                  <w:rFonts w:ascii="Cambria Math" w:hAnsi="Cambria Math"/>
                  <w:vertAlign w:val="superscript"/>
                </w:rPr>
                <m:t>L</m:t>
              </w:ins>
            </m:r>
          </m:e>
          <m:sup>
            <m:r>
              <w:ins w:id="208" w:author="Schwemmer, Teresa" w:date="2024-06-29T18:19:00Z" w16du:dateUtc="2024-06-29T22:19:00Z">
                <w:rPr>
                  <w:rFonts w:ascii="Cambria Math" w:hAnsi="Cambria Math"/>
                  <w:vertAlign w:val="superscript"/>
                </w:rPr>
                <m:t>M 2.997</m:t>
              </w:ins>
            </m:r>
          </m:sup>
        </m:sSup>
        <m:sSup>
          <m:sSupPr>
            <m:ctrlPr>
              <w:del w:id="209" w:author="Schwemmer, Teresa" w:date="2024-06-29T18:18:00Z" w16du:dateUtc="2024-06-29T22:18:00Z">
                <w:rPr>
                  <w:rFonts w:ascii="Cambria Math" w:hAnsi="Cambria Math"/>
                  <w:i/>
                  <w:vertAlign w:val="superscript"/>
                </w:rPr>
              </w:del>
            </m:ctrlPr>
          </m:sSupPr>
          <m:e>
            <m:r>
              <w:del w:id="210" w:author="Schwemmer, Teresa" w:date="2024-06-29T18:18:00Z" w16du:dateUtc="2024-06-29T22:18:00Z">
                <w:rPr>
                  <w:rFonts w:ascii="Cambria Math" w:hAnsi="Cambria Math"/>
                  <w:vertAlign w:val="superscript"/>
                </w:rPr>
                <m:t>e</m:t>
              </w:del>
            </m:r>
          </m:e>
          <m:sup>
            <m:r>
              <w:del w:id="211" w:author="Schwemmer, Teresa" w:date="2024-06-29T18:18:00Z" w16du:dateUtc="2024-06-29T22:18:00Z">
                <w:rPr>
                  <w:rFonts w:ascii="Cambria Math" w:hAnsi="Cambria Math"/>
                  <w:vertAlign w:val="superscript"/>
                </w:rPr>
                <m:t>(2.997*</m:t>
              </w:del>
            </m:r>
            <m:func>
              <m:funcPr>
                <m:ctrlPr>
                  <w:del w:id="212" w:author="Schwemmer, Teresa" w:date="2024-06-29T18:18:00Z" w16du:dateUtc="2024-06-29T22:18:00Z">
                    <w:rPr>
                      <w:rFonts w:ascii="Cambria Math" w:hAnsi="Cambria Math"/>
                      <w:vertAlign w:val="superscript"/>
                    </w:rPr>
                  </w:del>
                </m:ctrlPr>
              </m:funcPr>
              <m:fName>
                <m:r>
                  <w:del w:id="213" w:author="Schwemmer, Teresa" w:date="2024-06-29T18:18:00Z" w16du:dateUtc="2024-06-29T22:18:00Z">
                    <m:rPr>
                      <m:sty m:val="p"/>
                    </m:rPr>
                    <w:rPr>
                      <w:rFonts w:ascii="Cambria Math" w:hAnsi="Cambria Math"/>
                      <w:vertAlign w:val="superscript"/>
                    </w:rPr>
                    <m:t>ln</m:t>
                  </w:del>
                </m:r>
                <m:ctrlPr>
                  <w:del w:id="214" w:author="Schwemmer, Teresa" w:date="2024-06-29T18:18:00Z" w16du:dateUtc="2024-06-29T22:18:00Z">
                    <w:rPr>
                      <w:rFonts w:ascii="Cambria Math" w:hAnsi="Cambria Math"/>
                      <w:i/>
                      <w:vertAlign w:val="superscript"/>
                    </w:rPr>
                  </w:del>
                </m:ctrlPr>
              </m:fName>
              <m:e>
                <m:d>
                  <m:dPr>
                    <m:ctrlPr>
                      <w:del w:id="215" w:author="Schwemmer, Teresa" w:date="2024-06-29T18:18:00Z" w16du:dateUtc="2024-06-29T22:18:00Z">
                        <w:rPr>
                          <w:rFonts w:ascii="Cambria Math" w:hAnsi="Cambria Math"/>
                          <w:i/>
                          <w:vertAlign w:val="superscript"/>
                        </w:rPr>
                      </w:del>
                    </m:ctrlPr>
                  </m:dPr>
                  <m:e>
                    <m:sSup>
                      <m:sSupPr>
                        <m:ctrlPr>
                          <w:del w:id="216" w:author="Schwemmer, Teresa" w:date="2024-06-29T18:18:00Z" w16du:dateUtc="2024-06-29T22:18:00Z">
                            <w:rPr>
                              <w:rFonts w:ascii="Cambria Math" w:hAnsi="Cambria Math"/>
                              <w:i/>
                              <w:vertAlign w:val="superscript"/>
                            </w:rPr>
                          </w:del>
                        </m:ctrlPr>
                      </m:sSupPr>
                      <m:e>
                        <m:r>
                          <w:del w:id="217" w:author="Schwemmer, Teresa" w:date="2024-06-29T18:18:00Z" w16du:dateUtc="2024-06-29T22:18:00Z">
                            <w:rPr>
                              <w:rFonts w:ascii="Cambria Math" w:hAnsi="Cambria Math"/>
                              <w:vertAlign w:val="superscript"/>
                            </w:rPr>
                            <m:t>L</m:t>
                          </w:del>
                        </m:r>
                      </m:e>
                      <m:sup>
                        <m:r>
                          <w:del w:id="218" w:author="Schwemmer, Teresa" w:date="2024-06-29T18:18:00Z" w16du:dateUtc="2024-06-29T22:18:00Z">
                            <w:rPr>
                              <w:rFonts w:ascii="Cambria Math" w:hAnsi="Cambria Math"/>
                              <w:vertAlign w:val="superscript"/>
                            </w:rPr>
                            <m:t>M</m:t>
                          </w:del>
                        </m:r>
                      </m:sup>
                    </m:sSup>
                  </m:e>
                </m:d>
              </m:e>
            </m:func>
            <m:r>
              <w:del w:id="219" w:author="Schwemmer, Teresa" w:date="2024-06-29T18:18:00Z" w16du:dateUtc="2024-06-29T22:18:00Z">
                <w:rPr>
                  <w:rFonts w:ascii="Cambria Math" w:hAnsi="Cambria Math"/>
                  <w:vertAlign w:val="superscript"/>
                </w:rPr>
                <m:t>-6.7)</m:t>
              </w:del>
            </m:r>
          </m:sup>
        </m:sSup>
      </m:oMath>
      <w:r w:rsidRPr="00985FFB">
        <w:rPr>
          <w:rFonts w:eastAsiaTheme="minorEastAsia"/>
          <w:vertAlign w:val="superscript"/>
        </w:rPr>
        <w:tab/>
      </w:r>
      <w:r w:rsidRPr="00985FFB">
        <w:rPr>
          <w:rFonts w:eastAsiaTheme="minorEastAsia"/>
        </w:rPr>
        <w:t>(1)</w:t>
      </w:r>
    </w:p>
    <w:p w14:paraId="47EC6E8E" w14:textId="15B45B46" w:rsidR="008A6EED" w:rsidRDefault="008A6EED" w:rsidP="008A6EED">
      <w:pPr>
        <w:pStyle w:val="TS"/>
        <w:spacing w:line="360" w:lineRule="auto"/>
      </w:pPr>
      <w:r>
        <w:t xml:space="preserve">After </w:t>
      </w:r>
      <w:r w:rsidR="00582D96">
        <w:t>calculating</w:t>
      </w:r>
      <w:r w:rsidR="000157C6">
        <w:t xml:space="preserve"> </w:t>
      </w:r>
      <w:r w:rsidR="000157C6">
        <w:rPr>
          <w:i/>
          <w:iCs/>
        </w:rPr>
        <w:t>W</w:t>
      </w:r>
      <w:r w:rsidR="000157C6">
        <w:rPr>
          <w:i/>
          <w:iCs/>
          <w:vertAlign w:val="subscript"/>
        </w:rPr>
        <w:t>V</w:t>
      </w:r>
      <w:r w:rsidR="000157C6">
        <w:t xml:space="preserve"> from </w:t>
      </w:r>
      <w:r w:rsidR="000157C6">
        <w:rPr>
          <w:i/>
          <w:iCs/>
        </w:rPr>
        <w:t>L</w:t>
      </w:r>
      <w:r w:rsidR="000157C6">
        <w:rPr>
          <w:i/>
          <w:iCs/>
          <w:vertAlign w:val="superscript"/>
        </w:rPr>
        <w:t>M</w:t>
      </w:r>
      <w:r w:rsidR="003B59C3">
        <w:t xml:space="preserve"> = 5.3 mm</w:t>
      </w:r>
      <w:r w:rsidR="000157C6">
        <w:t xml:space="preserve"> at hatching</w:t>
      </w:r>
      <w:r w:rsidR="003B59C3">
        <w:t xml:space="preserve"> (Cross et al., 2019)</w:t>
      </w:r>
      <w:r w:rsidR="000157C6">
        <w:t xml:space="preserve">, we </w:t>
      </w:r>
      <w:r w:rsidR="003B59C3">
        <w:t>obtained a</w:t>
      </w:r>
      <w:r w:rsidR="000157C6">
        <w:t xml:space="preserve"> dry weight at hatching</w:t>
      </w:r>
      <w:r w:rsidR="003B59C3">
        <w:t xml:space="preserve"> of 0.18 mg. Assuming there is negligible change in weight or volume during hatching, we used the</w:t>
      </w:r>
      <w:r w:rsidR="000157C6">
        <w:t xml:space="preserve"> volume of an </w:t>
      </w:r>
      <w:ins w:id="220" w:author="Schwemmer, Teresa" w:date="2024-07-17T22:12:00Z" w16du:dateUtc="2024-07-18T02:12:00Z">
        <w:r w:rsidR="001B2336">
          <w:t>embryo</w:t>
        </w:r>
      </w:ins>
      <w:del w:id="221" w:author="Schwemmer, Teresa" w:date="2024-07-17T22:12:00Z" w16du:dateUtc="2024-07-18T02:12:00Z">
        <w:r w:rsidR="000157C6" w:rsidDel="001B2336">
          <w:delText>egg</w:delText>
        </w:r>
      </w:del>
      <w:r w:rsidR="000157C6">
        <w:t xml:space="preserve"> immediately before hatching</w:t>
      </w:r>
      <w:r w:rsidR="003B59C3">
        <w:t xml:space="preserve">, </w:t>
      </w:r>
      <w:r w:rsidR="003B59C3">
        <w:rPr>
          <w:i/>
          <w:iCs/>
        </w:rPr>
        <w:t>L</w:t>
      </w:r>
      <w:r w:rsidR="003B59C3">
        <w:rPr>
          <w:i/>
          <w:iCs/>
          <w:vertAlign w:val="superscript"/>
        </w:rPr>
        <w:t>3</w:t>
      </w:r>
      <w:r w:rsidR="003B59C3">
        <w:t xml:space="preserve"> = </w:t>
      </w:r>
      <w:r w:rsidR="000C2CDC">
        <w:t>0.45</w:t>
      </w:r>
      <w:r w:rsidR="003B59C3">
        <w:t xml:space="preserve"> mm</w:t>
      </w:r>
      <w:r w:rsidR="000C2CDC">
        <w:rPr>
          <w:vertAlign w:val="superscript"/>
        </w:rPr>
        <w:t>3</w:t>
      </w:r>
      <w:r w:rsidR="000C2CDC">
        <w:t>,</w:t>
      </w:r>
      <w:r w:rsidR="000157C6">
        <w:t xml:space="preserve"> to calculate </w:t>
      </w:r>
      <w:proofErr w:type="spellStart"/>
      <w:r w:rsidR="000157C6">
        <w:rPr>
          <w:i/>
          <w:iCs/>
        </w:rPr>
        <w:t>d</w:t>
      </w:r>
      <w:r w:rsidR="000157C6">
        <w:rPr>
          <w:i/>
          <w:iCs/>
          <w:vertAlign w:val="subscript"/>
        </w:rPr>
        <w:t>V</w:t>
      </w:r>
      <w:proofErr w:type="spellEnd"/>
      <w:r w:rsidR="000157C6">
        <w:t xml:space="preserve"> using:</w:t>
      </w:r>
    </w:p>
    <w:p w14:paraId="06EBB38A" w14:textId="750C3001" w:rsidR="000157C6" w:rsidRPr="000157C6" w:rsidRDefault="000157C6" w:rsidP="000157C6">
      <w:pPr>
        <w:pStyle w:val="TS"/>
        <w:tabs>
          <w:tab w:val="center" w:pos="5040"/>
          <w:tab w:val="right" w:pos="9360"/>
        </w:tabs>
        <w:spacing w:line="360" w:lineRule="auto"/>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w:r>
        <w:rPr>
          <w:rFonts w:eastAsiaTheme="minorEastAsia"/>
        </w:rPr>
        <w:tab/>
        <w:t>(2)</w:t>
      </w:r>
    </w:p>
    <w:p w14:paraId="3F38F327" w14:textId="7A581CFD" w:rsidR="000157C6" w:rsidRDefault="000C2CDC" w:rsidP="000157C6">
      <w:pPr>
        <w:pStyle w:val="TS"/>
        <w:spacing w:line="360" w:lineRule="auto"/>
      </w:pPr>
      <w:r>
        <w:t xml:space="preserve">This gave us </w:t>
      </w:r>
      <w:proofErr w:type="spellStart"/>
      <w:r>
        <w:rPr>
          <w:i/>
          <w:iCs/>
        </w:rPr>
        <w:t>d</w:t>
      </w:r>
      <w:r>
        <w:rPr>
          <w:i/>
          <w:iCs/>
          <w:vertAlign w:val="subscript"/>
        </w:rPr>
        <w:t>V</w:t>
      </w:r>
      <w:proofErr w:type="spellEnd"/>
      <w:r>
        <w:t xml:space="preserve"> = 0.4 mg </w:t>
      </w:r>
      <w:proofErr w:type="gramStart"/>
      <w:r>
        <w:t>mm</w:t>
      </w:r>
      <w:r>
        <w:rPr>
          <w:vertAlign w:val="superscript"/>
        </w:rPr>
        <w:t>-3</w:t>
      </w:r>
      <w:proofErr w:type="gramEnd"/>
      <w:r>
        <w:t xml:space="preserve">. </w:t>
      </w:r>
      <w:ins w:id="222" w:author="Schwemmer, Teresa" w:date="2024-07-17T22:15:00Z" w16du:dateUtc="2024-07-18T02:15:00Z">
        <w:r w:rsidR="001B2336">
          <w:t xml:space="preserve">This is slightly higher than the </w:t>
        </w:r>
        <w:proofErr w:type="spellStart"/>
        <w:r w:rsidR="001B2336">
          <w:rPr>
            <w:i/>
            <w:iCs/>
          </w:rPr>
          <w:t>d</w:t>
        </w:r>
        <w:r w:rsidR="001B2336">
          <w:rPr>
            <w:i/>
            <w:iCs/>
            <w:vertAlign w:val="subscript"/>
          </w:rPr>
          <w:t>V</w:t>
        </w:r>
      </w:ins>
      <w:proofErr w:type="spellEnd"/>
      <w:ins w:id="223" w:author="Schwemmer, Teresa" w:date="2024-07-17T22:16:00Z" w16du:dateUtc="2024-07-18T02:16:00Z">
        <w:r w:rsidR="001B2336">
          <w:t xml:space="preserve"> values used for other fish species (e.g. Jager et al., 2022), but </w:t>
        </w:r>
      </w:ins>
      <w:ins w:id="224" w:author="Schwemmer, Teresa" w:date="2024-07-18T21:31:00Z" w16du:dateUtc="2024-07-19T01:31:00Z">
        <w:r w:rsidR="00434D45">
          <w:t xml:space="preserve">the overall results were not sensitive to this </w:t>
        </w:r>
        <w:proofErr w:type="gramStart"/>
        <w:r w:rsidR="00434D45">
          <w:t>parameter</w:t>
        </w:r>
        <w:proofErr w:type="gramEnd"/>
        <w:r w:rsidR="00434D45">
          <w:t xml:space="preserve"> and it </w:t>
        </w:r>
      </w:ins>
      <w:ins w:id="225" w:author="Schwemmer, Teresa" w:date="2024-07-17T22:16:00Z" w16du:dateUtc="2024-07-18T02:16:00Z">
        <w:r w:rsidR="001B2336">
          <w:t xml:space="preserve">allowed for a good fit to growth data across </w:t>
        </w:r>
      </w:ins>
      <w:ins w:id="226" w:author="Schwemmer, Teresa" w:date="2024-07-17T22:17:00Z" w16du:dateUtc="2024-07-18T02:17:00Z">
        <w:r w:rsidR="001B2336">
          <w:t>all</w:t>
        </w:r>
      </w:ins>
      <w:ins w:id="227" w:author="Schwemmer, Teresa" w:date="2024-07-17T22:16:00Z" w16du:dateUtc="2024-07-18T02:16:00Z">
        <w:r w:rsidR="001B2336">
          <w:t xml:space="preserve"> life stages. More details on this calcula</w:t>
        </w:r>
      </w:ins>
      <w:ins w:id="228" w:author="Schwemmer, Teresa" w:date="2024-07-17T22:17:00Z" w16du:dateUtc="2024-07-18T02:17:00Z">
        <w:r w:rsidR="001B2336">
          <w:t>tion can be found in the Supplemental Materials.</w:t>
        </w:r>
      </w:ins>
      <w:ins w:id="229" w:author="Schwemmer, Teresa" w:date="2024-07-17T22:15:00Z" w16du:dateUtc="2024-07-18T02:15:00Z">
        <w:r w:rsidR="001B2336">
          <w:t xml:space="preserve"> </w:t>
        </w:r>
      </w:ins>
      <w:r>
        <w:t xml:space="preserve">We similarly used the </w:t>
      </w:r>
      <w:ins w:id="230" w:author="Schwemmer, Teresa" w:date="2024-07-17T22:12:00Z" w16du:dateUtc="2024-07-18T02:12:00Z">
        <w:r w:rsidR="001B2336">
          <w:t>embryo</w:t>
        </w:r>
      </w:ins>
      <w:del w:id="231" w:author="Schwemmer, Teresa" w:date="2024-07-17T22:12:00Z" w16du:dateUtc="2024-07-18T02:12:00Z">
        <w:r w:rsidDel="001B2336">
          <w:delText>egg</w:delText>
        </w:r>
      </w:del>
      <w:r>
        <w:t xml:space="preserve"> volume to calculate volumetric length of an embryo as </w:t>
      </w:r>
      <w:r>
        <w:rPr>
          <w:i/>
          <w:iCs/>
        </w:rPr>
        <w:t>L</w:t>
      </w:r>
      <w:r>
        <w:t xml:space="preserve"> = </w:t>
      </w:r>
      <w:r w:rsidR="006E480C">
        <w:t xml:space="preserve">0.77 mm, which gives us a </w:t>
      </w:r>
      <w:proofErr w:type="spellStart"/>
      <w:r w:rsidR="006E480C" w:rsidRPr="007F722E">
        <w:rPr>
          <w:rFonts w:cs="Times New Roman"/>
          <w:i/>
          <w:iCs/>
        </w:rPr>
        <w:t>δ</w:t>
      </w:r>
      <w:r w:rsidR="006E480C" w:rsidRPr="007F722E">
        <w:rPr>
          <w:i/>
          <w:iCs/>
          <w:vertAlign w:val="subscript"/>
        </w:rPr>
        <w:t>M</w:t>
      </w:r>
      <w:proofErr w:type="spellEnd"/>
      <w:r w:rsidR="006E480C">
        <w:t xml:space="preserve"> of 0.145 using the following equation: </w:t>
      </w:r>
    </w:p>
    <w:p w14:paraId="20B8EAA7" w14:textId="277AC4A5" w:rsidR="006E480C" w:rsidRDefault="007F722E" w:rsidP="007F722E">
      <w:pPr>
        <w:pStyle w:val="TS"/>
        <w:tabs>
          <w:tab w:val="center" w:pos="5040"/>
          <w:tab w:val="right" w:pos="9360"/>
        </w:tabs>
        <w:spacing w:line="360" w:lineRule="auto"/>
      </w:pPr>
      <w:r>
        <w:rPr>
          <w:rFonts w:eastAsiaTheme="minorEastAsia"/>
        </w:rPr>
        <w:tab/>
      </w:r>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w:r>
        <w:rPr>
          <w:rFonts w:eastAsiaTheme="minorEastAsia"/>
        </w:rPr>
        <w:tab/>
        <w:t>(3)</w:t>
      </w:r>
    </w:p>
    <w:p w14:paraId="162F9ECF" w14:textId="3FF2E5F9" w:rsidR="007F722E" w:rsidRPr="006E480C" w:rsidRDefault="007F722E" w:rsidP="000157C6">
      <w:pPr>
        <w:pStyle w:val="TS"/>
        <w:spacing w:line="360" w:lineRule="auto"/>
      </w:pPr>
      <w:r>
        <w:t xml:space="preserve">However, this value led the model to underestimate total length later in the life span, suggesting the </w:t>
      </w:r>
      <w:proofErr w:type="spellStart"/>
      <w:r>
        <w:rPr>
          <w:rFonts w:cs="Times New Roman"/>
          <w:i/>
          <w:iCs/>
        </w:rPr>
        <w:t>δ</w:t>
      </w:r>
      <w:r>
        <w:rPr>
          <w:i/>
          <w:iCs/>
          <w:vertAlign w:val="subscript"/>
        </w:rPr>
        <w:t>M</w:t>
      </w:r>
      <w:proofErr w:type="spellEnd"/>
      <w:r>
        <w:t xml:space="preserve"> value was too high for this long and slender fish. </w:t>
      </w:r>
      <w:ins w:id="232" w:author="Schwemmer, Teresa" w:date="2024-07-01T11:49:00Z" w16du:dateUtc="2024-07-01T15:49:00Z">
        <w:r w:rsidR="00FF49EA">
          <w:t xml:space="preserve">This underestimation indicates that the </w:t>
        </w:r>
      </w:ins>
      <w:ins w:id="233" w:author="Schwemmer, Teresa" w:date="2024-07-01T11:50:00Z" w16du:dateUtc="2024-07-01T15:50:00Z">
        <w:r w:rsidR="00FF49EA">
          <w:t>shape of a newly hatched larva is not representative of the shape throughout life and after feeding begins, and this conversion could be refined</w:t>
        </w:r>
      </w:ins>
      <w:ins w:id="234" w:author="Schwemmer, Teresa" w:date="2024-07-18T21:05:00Z" w16du:dateUtc="2024-07-19T01:05:00Z">
        <w:r w:rsidR="00205FF8">
          <w:t xml:space="preserve"> for future work</w:t>
        </w:r>
      </w:ins>
      <w:ins w:id="235" w:author="Schwemmer, Teresa" w:date="2024-07-01T11:50:00Z" w16du:dateUtc="2024-07-01T15:50:00Z">
        <w:r w:rsidR="00FF49EA">
          <w:t xml:space="preserve"> by making volume and length measurements at multiple life stages to im</w:t>
        </w:r>
      </w:ins>
      <w:ins w:id="236" w:author="Schwemmer, Teresa" w:date="2024-07-01T11:51:00Z" w16du:dateUtc="2024-07-01T15:51:00Z">
        <w:r w:rsidR="00FF49EA">
          <w:t xml:space="preserve">plement stage-specific </w:t>
        </w:r>
        <w:proofErr w:type="spellStart"/>
        <w:r w:rsidR="00FF49EA">
          <w:rPr>
            <w:rFonts w:cs="Times New Roman"/>
            <w:i/>
            <w:iCs/>
          </w:rPr>
          <w:t>δ</w:t>
        </w:r>
        <w:r w:rsidR="00FF49EA">
          <w:rPr>
            <w:i/>
            <w:iCs/>
            <w:vertAlign w:val="subscript"/>
          </w:rPr>
          <w:t>M</w:t>
        </w:r>
        <w:proofErr w:type="spellEnd"/>
        <w:r w:rsidR="00FF49EA">
          <w:t xml:space="preserve"> values. </w:t>
        </w:r>
      </w:ins>
      <w:r>
        <w:t xml:space="preserve">We manually adjusted </w:t>
      </w:r>
      <w:proofErr w:type="spellStart"/>
      <w:r>
        <w:rPr>
          <w:rFonts w:cs="Times New Roman"/>
          <w:i/>
          <w:iCs/>
        </w:rPr>
        <w:t>δ</w:t>
      </w:r>
      <w:r>
        <w:rPr>
          <w:i/>
          <w:iCs/>
          <w:vertAlign w:val="subscript"/>
        </w:rPr>
        <w:t>M</w:t>
      </w:r>
      <w:proofErr w:type="spellEnd"/>
      <w:r>
        <w:t xml:space="preserve"> to a final value of 0.107 which provided a reasonable fit to length data and a better starting point for parameter estimation. </w:t>
      </w:r>
    </w:p>
    <w:p w14:paraId="180CAA65" w14:textId="072251CC" w:rsidR="00204B21" w:rsidRDefault="008A6EED" w:rsidP="005B53EC">
      <w:pPr>
        <w:pStyle w:val="TS"/>
        <w:spacing w:line="360" w:lineRule="auto"/>
        <w:ind w:firstLine="720"/>
        <w:rPr>
          <w:rFonts w:cs="Times New Roman"/>
        </w:rPr>
      </w:pPr>
      <w:r>
        <w:t>W</w:t>
      </w:r>
      <w:r w:rsidR="005F4420" w:rsidRPr="00985FFB">
        <w:t>e added a survival state variable (</w:t>
      </w:r>
      <w:r w:rsidR="005F4420" w:rsidRPr="00985FFB">
        <w:rPr>
          <w:i/>
          <w:iCs/>
        </w:rPr>
        <w:t>S</w:t>
      </w:r>
      <w:r w:rsidR="005F4420" w:rsidRPr="00985FFB">
        <w:t>)</w:t>
      </w:r>
      <w:r>
        <w:t xml:space="preserve"> which, i</w:t>
      </w:r>
      <w:r w:rsidR="005F4420" w:rsidRPr="00985FFB">
        <w:rPr>
          <w:rFonts w:cs="Times New Roman"/>
        </w:rPr>
        <w:t>n addition to allowing an alternative outcome to hatching</w:t>
      </w:r>
      <w:r>
        <w:rPr>
          <w:rFonts w:cs="Times New Roman"/>
        </w:rPr>
        <w:t>, enabled</w:t>
      </w:r>
      <w:r w:rsidR="005F4420" w:rsidRPr="00985FFB">
        <w:rPr>
          <w:rFonts w:cs="Times New Roman"/>
        </w:rPr>
        <w:t xml:space="preserve"> us to </w:t>
      </w:r>
      <w:r w:rsidR="00FC7209">
        <w:rPr>
          <w:rFonts w:cs="Times New Roman"/>
        </w:rPr>
        <w:t>model</w:t>
      </w:r>
      <w:r w:rsidR="00FC7209" w:rsidRPr="00985FFB">
        <w:rPr>
          <w:rFonts w:cs="Times New Roman"/>
        </w:rPr>
        <w:t xml:space="preserve"> </w:t>
      </w:r>
      <w:r w:rsidR="005F4420" w:rsidRPr="00985FFB">
        <w:rPr>
          <w:rFonts w:cs="Times New Roman"/>
        </w:rPr>
        <w:t xml:space="preserve">survival </w:t>
      </w:r>
      <w:proofErr w:type="gramStart"/>
      <w:r w:rsidR="005F4420" w:rsidRPr="00985FFB">
        <w:rPr>
          <w:rFonts w:cs="Times New Roman"/>
        </w:rPr>
        <w:t>as a consequence of</w:t>
      </w:r>
      <w:proofErr w:type="gramEnd"/>
      <w:r w:rsidR="005F4420" w:rsidRPr="00985FFB">
        <w:rPr>
          <w:rFonts w:cs="Times New Roman"/>
        </w:rPr>
        <w:t xml:space="preserve"> hypoxia effects on the energy budget. </w:t>
      </w:r>
      <w:r w:rsidR="005F4420" w:rsidRPr="00985FFB">
        <w:t>We fit mortality parameters for embryos and post-hatch fish (</w:t>
      </w:r>
      <w:proofErr w:type="spellStart"/>
      <w:r w:rsidR="005F4420" w:rsidRPr="00985FFB">
        <w:rPr>
          <w:rFonts w:cs="Times New Roman"/>
          <w:i/>
          <w:iCs/>
        </w:rPr>
        <w:t>μ</w:t>
      </w:r>
      <w:r w:rsidR="005F4420" w:rsidRPr="00985FFB">
        <w:rPr>
          <w:rFonts w:cs="Times New Roman"/>
          <w:i/>
          <w:iCs/>
          <w:vertAlign w:val="subscript"/>
        </w:rPr>
        <w:t>emb</w:t>
      </w:r>
      <w:proofErr w:type="spellEnd"/>
      <w:r w:rsidR="005F4420" w:rsidRPr="00985FFB">
        <w:rPr>
          <w:rFonts w:cs="Times New Roman"/>
          <w:i/>
          <w:iCs/>
        </w:rPr>
        <w:t xml:space="preserve"> </w:t>
      </w:r>
      <w:r w:rsidR="005F4420" w:rsidRPr="00985FFB">
        <w:rPr>
          <w:rFonts w:cs="Times New Roman"/>
        </w:rPr>
        <w:t xml:space="preserve">and </w:t>
      </w:r>
      <w:proofErr w:type="spellStart"/>
      <w:r w:rsidR="005F4420" w:rsidRPr="00985FFB">
        <w:rPr>
          <w:rFonts w:cs="Times New Roman"/>
          <w:i/>
          <w:iCs/>
        </w:rPr>
        <w:t>μ</w:t>
      </w:r>
      <w:r w:rsidR="005F4420" w:rsidRPr="00985FFB">
        <w:rPr>
          <w:rFonts w:cs="Times New Roman"/>
          <w:i/>
          <w:iCs/>
          <w:vertAlign w:val="subscript"/>
        </w:rPr>
        <w:t>lar</w:t>
      </w:r>
      <w:proofErr w:type="spellEnd"/>
      <w:r w:rsidR="005F4420" w:rsidRPr="00985FFB">
        <w:rPr>
          <w:rFonts w:cs="Times New Roman"/>
        </w:rPr>
        <w:t xml:space="preserve">) to data for survival to hatching and larval/juvenile survival (Figure 1; Table 2). In our implementation of </w:t>
      </w:r>
      <w:r w:rsidR="005F4420" w:rsidRPr="00985FFB">
        <w:rPr>
          <w:rFonts w:cs="Times New Roman"/>
        </w:rPr>
        <w:lastRenderedPageBreak/>
        <w:t xml:space="preserve">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7324787F" w14:textId="77777777" w:rsidR="00204B21" w:rsidRPr="00204B21" w:rsidRDefault="00204B21" w:rsidP="00204B21">
      <w:pPr>
        <w:pStyle w:val="TS"/>
        <w:spacing w:line="360" w:lineRule="auto"/>
        <w:ind w:firstLine="720"/>
        <w:rPr>
          <w:rFonts w:eastAsiaTheme="minorEastAsia" w:cs="Times New Roman"/>
        </w:rPr>
      </w:pPr>
    </w:p>
    <w:p w14:paraId="3680CA5B" w14:textId="227C7253" w:rsidR="005F4420" w:rsidRPr="00C76DD0" w:rsidRDefault="005F4420" w:rsidP="00695D1E">
      <w:pPr>
        <w:pStyle w:val="TS"/>
        <w:numPr>
          <w:ilvl w:val="1"/>
          <w:numId w:val="10"/>
        </w:numPr>
        <w:spacing w:line="360" w:lineRule="auto"/>
        <w:ind w:left="450" w:hanging="450"/>
        <w:rPr>
          <w:i/>
          <w:iCs/>
        </w:rPr>
      </w:pPr>
      <w:bookmarkStart w:id="237" w:name="_Toc131592462"/>
      <w:r w:rsidRPr="00C76DD0">
        <w:rPr>
          <w:i/>
          <w:iCs/>
        </w:rPr>
        <w:t>Data</w:t>
      </w:r>
      <w:bookmarkEnd w:id="237"/>
    </w:p>
    <w:p w14:paraId="42CAE5E6" w14:textId="50B0CA0A" w:rsidR="003D5DF3" w:rsidRDefault="005B53EC" w:rsidP="00966BCC">
      <w:pPr>
        <w:pStyle w:val="TS"/>
        <w:spacing w:line="360" w:lineRule="auto"/>
        <w:ind w:firstLine="720"/>
      </w:pPr>
      <w:r>
        <w:t>We</w:t>
      </w:r>
      <w:r w:rsidR="005F4420" w:rsidRPr="00985FFB">
        <w:t xml:space="preserve"> calculated and estimated </w:t>
      </w:r>
      <w:proofErr w:type="spellStart"/>
      <w:r>
        <w:t>DEBkiss</w:t>
      </w:r>
      <w:proofErr w:type="spellEnd"/>
      <w:r>
        <w:t xml:space="preserve"> </w:t>
      </w:r>
      <w:r w:rsidR="005F4420" w:rsidRPr="00985FFB">
        <w:t xml:space="preserve">parameters </w:t>
      </w:r>
      <w:r>
        <w:t xml:space="preserve">in </w:t>
      </w:r>
      <w:proofErr w:type="spellStart"/>
      <w:r>
        <w:t>normoxic</w:t>
      </w:r>
      <w:proofErr w:type="spellEnd"/>
      <w:r>
        <w:t xml:space="preserve"> conditions (Section 2.3) and modeled hypoxia effects (Section 2.</w:t>
      </w:r>
      <w:r w:rsidR="00D5272D">
        <w:t>5</w:t>
      </w:r>
      <w:r>
        <w:t xml:space="preserve">) </w:t>
      </w:r>
      <w:r w:rsidR="005F4420" w:rsidRPr="00985FFB">
        <w:t>based on four types of data: total length over time, egg buffer mass over time (</w:t>
      </w:r>
      <w:del w:id="238" w:author="Schwemmer, Teresa" w:date="2024-06-30T18:17:00Z" w16du:dateUtc="2024-06-30T22:17:00Z">
        <w:r w:rsidR="007D4E81" w:rsidDel="00E66CA9">
          <w:delText>extrapolated from knowledge of</w:delText>
        </w:r>
      </w:del>
      <w:ins w:id="239" w:author="Schwemmer, Teresa" w:date="2024-06-30T18:17:00Z" w16du:dateUtc="2024-06-30T22:17:00Z">
        <w:r w:rsidR="00E66CA9">
          <w:t>initial</w:t>
        </w:r>
      </w:ins>
      <w:r w:rsidR="007D4E81">
        <w:t xml:space="preserve"> egg mass and</w:t>
      </w:r>
      <w:r w:rsidR="005F4420" w:rsidRPr="00985FFB">
        <w:t xml:space="preserve"> </w:t>
      </w:r>
      <w:r w:rsidR="00BD2BF8">
        <w:t>age at</w:t>
      </w:r>
      <w:r w:rsidR="005F4420" w:rsidRPr="00985FFB">
        <w:t xml:space="preserve"> hatching</w:t>
      </w:r>
      <w:ins w:id="240" w:author="Schwemmer, Teresa" w:date="2024-06-30T18:18:00Z" w16du:dateUtc="2024-06-30T22:18:00Z">
        <w:r w:rsidR="00E66CA9">
          <w:t xml:space="preserve"> when egg buffer mass is assumed to be zero</w:t>
        </w:r>
      </w:ins>
      <w:r w:rsidR="005F4420" w:rsidRPr="00985FFB">
        <w:t xml:space="preserve">), cumulative egg production over time, and proportion surviving since fertilization over time. </w:t>
      </w:r>
      <w:r w:rsidR="003D5DF3">
        <w:t xml:space="preserve">As described in the introduction, the data available for this model led us to use </w:t>
      </w:r>
      <w:proofErr w:type="spellStart"/>
      <w:r w:rsidR="003D5DF3">
        <w:t>DEBkiss</w:t>
      </w:r>
      <w:proofErr w:type="spellEnd"/>
      <w:r w:rsidR="003D5DF3">
        <w:t xml:space="preserve"> over the “standard” DEB model based on the factors highlighted by </w:t>
      </w:r>
      <w:proofErr w:type="spellStart"/>
      <w:r w:rsidR="003D5DF3">
        <w:t>Romoli</w:t>
      </w:r>
      <w:proofErr w:type="spellEnd"/>
      <w:r w:rsidR="003D5DF3">
        <w:t xml:space="preserve"> et al. (2024)</w:t>
      </w:r>
      <w:ins w:id="241" w:author="Schwemmer, Teresa" w:date="2024-07-18T22:20:00Z" w16du:dateUtc="2024-07-19T02:20:00Z">
        <w:r w:rsidR="00AC4100">
          <w:t xml:space="preserve"> and unsuccessful attempts to use standard DEB</w:t>
        </w:r>
      </w:ins>
      <w:r w:rsidR="003D5DF3">
        <w:t xml:space="preserve">. We had insufficient data, had to integrate information from multiple studies of the same (and similar) species, and had to hypothesize plausible values for a few parameters. </w:t>
      </w:r>
    </w:p>
    <w:p w14:paraId="471E3229" w14:textId="59C702FF" w:rsidR="00357860" w:rsidRDefault="005F4420" w:rsidP="00966BCC">
      <w:pPr>
        <w:pStyle w:val="TS"/>
        <w:spacing w:line="360" w:lineRule="auto"/>
        <w:ind w:firstLine="720"/>
        <w:rPr>
          <w:rFonts w:cs="Times New Roman"/>
        </w:rPr>
      </w:pPr>
      <w:r w:rsidRPr="00985FFB">
        <w:t>Data fo</w:t>
      </w:r>
      <w:r w:rsidR="00E31C16">
        <w:t>r</w:t>
      </w:r>
      <w:r w:rsidRPr="00985FFB">
        <w:t xml:space="preserve"> total length were sourced from </w:t>
      </w:r>
      <w:r w:rsidR="00E31C16">
        <w:t>four</w:t>
      </w:r>
      <w:r w:rsidRPr="00985FFB">
        <w:t xml:space="preserve"> studies. Length at hatching and 15 days post-hatching (</w:t>
      </w:r>
      <w:proofErr w:type="spellStart"/>
      <w:r w:rsidRPr="00985FFB">
        <w:t>dph</w:t>
      </w:r>
      <w:proofErr w:type="spellEnd"/>
      <w:r w:rsidRPr="00985FFB">
        <w:t xml:space="preserve">) came from a study that reared </w:t>
      </w:r>
      <w:r w:rsidRPr="00985FFB">
        <w:rPr>
          <w:i/>
          <w:iCs/>
        </w:rPr>
        <w:t xml:space="preserve">M. </w:t>
      </w:r>
      <w:proofErr w:type="spellStart"/>
      <w:r w:rsidRPr="00985FFB">
        <w:rPr>
          <w:i/>
          <w:iCs/>
        </w:rPr>
        <w:t>menidia</w:t>
      </w:r>
      <w:proofErr w:type="spellEnd"/>
      <w:r w:rsidRPr="00985FFB">
        <w:t xml:space="preserve"> offspring in different static oxygen levels across two experiments (Cross et al., 2019). This provided data for </w:t>
      </w:r>
      <w:r w:rsidR="00E31C16">
        <w:t xml:space="preserve">parameter estimation at </w:t>
      </w:r>
      <w:r w:rsidRPr="00985FFB">
        <w:t xml:space="preserve">control oxygen levels </w:t>
      </w:r>
      <w:r w:rsidR="00BD2BF8">
        <w:t xml:space="preserve">described </w:t>
      </w:r>
      <w:r w:rsidR="00E31C16">
        <w:t xml:space="preserve">in Section 2.3 </w:t>
      </w:r>
      <w:r w:rsidRPr="00985FFB">
        <w:t xml:space="preserve">and </w:t>
      </w:r>
      <w:r w:rsidR="00E31C16">
        <w:t xml:space="preserve">modeling </w:t>
      </w:r>
      <w:r w:rsidRPr="00985FFB">
        <w:t>three reduced oxygen treatments</w:t>
      </w:r>
      <w:r w:rsidR="005B53EC">
        <w:t xml:space="preserve"> </w:t>
      </w:r>
      <w:r w:rsidR="00BD2BF8">
        <w:t>(</w:t>
      </w:r>
      <w:r w:rsidR="005B53EC">
        <w:t xml:space="preserve">Section </w:t>
      </w:r>
      <w:proofErr w:type="gramStart"/>
      <w:r w:rsidR="005B53EC">
        <w:t>2.</w:t>
      </w:r>
      <w:r w:rsidR="00D5272D">
        <w:t>5</w:t>
      </w:r>
      <w:r w:rsidRPr="00985FFB">
        <w:t xml:space="preserve"> </w:t>
      </w:r>
      <w:r w:rsidR="00BD2BF8">
        <w:t xml:space="preserve"> and</w:t>
      </w:r>
      <w:proofErr w:type="gramEnd"/>
      <w:r w:rsidR="00BD2BF8">
        <w:t xml:space="preserve"> </w:t>
      </w:r>
      <w:r w:rsidRPr="00985FFB">
        <w:t xml:space="preserve">Table 2). We sourced additional length data </w:t>
      </w:r>
      <w:r w:rsidR="005B53EC">
        <w:t xml:space="preserve">for the full life span </w:t>
      </w:r>
      <w:r w:rsidRPr="00985FFB">
        <w:t xml:space="preserve">from control levels of experiments that exposed </w:t>
      </w:r>
      <w:r w:rsidRPr="00985FFB">
        <w:rPr>
          <w:i/>
          <w:iCs/>
        </w:rPr>
        <w:t xml:space="preserve">M. </w:t>
      </w:r>
      <w:proofErr w:type="spellStart"/>
      <w:r w:rsidRPr="00985FFB">
        <w:rPr>
          <w:i/>
          <w:iCs/>
        </w:rPr>
        <w:t>menidia</w:t>
      </w:r>
      <w:proofErr w:type="spellEnd"/>
      <w:r w:rsidRPr="00985FFB">
        <w:t xml:space="preserve"> offspring to ambient and elevated CO</w:t>
      </w:r>
      <w:r w:rsidRPr="00985FFB">
        <w:rPr>
          <w:vertAlign w:val="subscript"/>
        </w:rPr>
        <w:t>2</w:t>
      </w:r>
      <w:r w:rsidRPr="00985FFB">
        <w:t xml:space="preserve"> levels (Murray and Baumann, 2018; Murray and Baumann, 2020; Concannon et al., 2021). All total length data were obtained from fish maintained in static laboratory conditions at </w:t>
      </w:r>
      <w:r w:rsidRPr="00985FFB">
        <w:rPr>
          <w:rFonts w:cs="Times New Roman"/>
        </w:rPr>
        <w:t xml:space="preserve">24°C. </w:t>
      </w:r>
    </w:p>
    <w:p w14:paraId="0ADB7C59" w14:textId="43BB4436" w:rsidR="005F4420" w:rsidRDefault="005F4420" w:rsidP="00966BCC">
      <w:pPr>
        <w:pStyle w:val="TS"/>
        <w:spacing w:line="360" w:lineRule="auto"/>
        <w:ind w:firstLine="720"/>
      </w:pPr>
      <w:r w:rsidRPr="00985FFB">
        <w:t>Data for the state variables</w:t>
      </w:r>
      <w:r w:rsidR="005B53EC">
        <w:t xml:space="preserve"> of</w:t>
      </w:r>
      <w:r w:rsidRPr="00985FFB">
        <w:t xml:space="preserve"> egg buffer mass (</w:t>
      </w:r>
      <w:r w:rsidR="00BD2BF8">
        <w:t xml:space="preserve">via </w:t>
      </w:r>
      <w:r w:rsidRPr="00985FFB">
        <w:t>time to hatching</w:t>
      </w:r>
      <w:r w:rsidR="005B53EC">
        <w:t>,</w:t>
      </w:r>
      <w:r w:rsidRPr="00985FFB">
        <w:t xml:space="preserve"> when egg buffer mass is zero)</w:t>
      </w:r>
      <w:r w:rsidR="005B53EC">
        <w:t>, as well as</w:t>
      </w:r>
      <w:r w:rsidRPr="00985FFB">
        <w:t xml:space="preserve"> survival </w:t>
      </w:r>
      <w:r w:rsidR="005B53EC">
        <w:t>at</w:t>
      </w:r>
      <w:r w:rsidRPr="00985FFB">
        <w:t xml:space="preserve"> hatching and</w:t>
      </w:r>
      <w:r w:rsidR="005B53EC">
        <w:t xml:space="preserve"> at</w:t>
      </w:r>
      <w:r w:rsidRPr="00985FFB">
        <w:t xml:space="preserve"> 15 </w:t>
      </w:r>
      <w:proofErr w:type="spellStart"/>
      <w:r w:rsidRPr="00985FFB">
        <w:t>dph</w:t>
      </w:r>
      <w:proofErr w:type="spellEnd"/>
      <w:r w:rsidR="00357860">
        <w:t>,</w:t>
      </w:r>
      <w:r w:rsidRPr="00985FFB">
        <w:t xml:space="preserve"> were obtained from Cross et al. (2019). </w:t>
      </w:r>
      <w:ins w:id="242" w:author="Schwemmer, Teresa" w:date="2024-06-30T16:49:00Z" w16du:dateUtc="2024-06-30T20:49:00Z">
        <w:r w:rsidR="00DE0A86">
          <w:t xml:space="preserve">Because </w:t>
        </w:r>
        <w:r w:rsidR="00DE0A86">
          <w:rPr>
            <w:i/>
            <w:iCs/>
          </w:rPr>
          <w:t xml:space="preserve">M. </w:t>
        </w:r>
        <w:proofErr w:type="spellStart"/>
        <w:r w:rsidR="00DE0A86">
          <w:rPr>
            <w:i/>
            <w:iCs/>
          </w:rPr>
          <w:t>menidia</w:t>
        </w:r>
        <w:proofErr w:type="spellEnd"/>
        <w:r w:rsidR="00DE0A86">
          <w:t xml:space="preserve"> hatch with little to no yolk sac</w:t>
        </w:r>
      </w:ins>
      <w:ins w:id="243" w:author="Schwemmer, Teresa" w:date="2024-06-30T16:52:00Z" w16du:dateUtc="2024-06-30T20:52:00Z">
        <w:r w:rsidR="003902C4">
          <w:t xml:space="preserve"> (Bayliff</w:t>
        </w:r>
      </w:ins>
      <w:ins w:id="244" w:author="Schwemmer, Teresa" w:date="2024-06-30T16:53:00Z" w16du:dateUtc="2024-06-30T20:53:00Z">
        <w:r w:rsidR="003902C4">
          <w:t>, 1950; Bigelow and Schroeder, 1953)</w:t>
        </w:r>
      </w:ins>
      <w:ins w:id="245" w:author="Schwemmer, Teresa" w:date="2024-06-30T16:49:00Z" w16du:dateUtc="2024-06-30T20:49:00Z">
        <w:r w:rsidR="00DE0A86">
          <w:t xml:space="preserve"> and begin feeding the day of hatching</w:t>
        </w:r>
      </w:ins>
      <w:ins w:id="246" w:author="Schwemmer, Teresa" w:date="2024-06-30T16:53:00Z" w16du:dateUtc="2024-06-30T20:53:00Z">
        <w:r w:rsidR="003902C4">
          <w:t xml:space="preserve"> (Middaugh </w:t>
        </w:r>
      </w:ins>
      <w:ins w:id="247" w:author="Schwemmer, Teresa" w:date="2024-06-30T17:24:00Z" w16du:dateUtc="2024-06-30T21:24:00Z">
        <w:r w:rsidR="005E08AE">
          <w:t xml:space="preserve">and </w:t>
        </w:r>
        <w:proofErr w:type="spellStart"/>
        <w:r w:rsidR="005E08AE">
          <w:t>Lempesis</w:t>
        </w:r>
      </w:ins>
      <w:proofErr w:type="spellEnd"/>
      <w:ins w:id="248" w:author="Schwemmer, Teresa" w:date="2024-06-30T16:53:00Z" w16du:dateUtc="2024-06-30T20:53:00Z">
        <w:r w:rsidR="003902C4">
          <w:t>, 19</w:t>
        </w:r>
      </w:ins>
      <w:ins w:id="249" w:author="Schwemmer, Teresa" w:date="2024-06-30T17:24:00Z" w16du:dateUtc="2024-06-30T21:24:00Z">
        <w:r w:rsidR="005E08AE">
          <w:t>76</w:t>
        </w:r>
      </w:ins>
      <w:ins w:id="250" w:author="Schwemmer, Teresa" w:date="2024-06-30T16:53:00Z" w16du:dateUtc="2024-06-30T20:53:00Z">
        <w:r w:rsidR="003902C4">
          <w:t>)</w:t>
        </w:r>
      </w:ins>
      <w:ins w:id="251" w:author="Schwemmer, Teresa" w:date="2024-06-30T16:49:00Z" w16du:dateUtc="2024-06-30T20:49:00Z">
        <w:r w:rsidR="00DE0A86">
          <w:t xml:space="preserve">, </w:t>
        </w:r>
      </w:ins>
      <w:ins w:id="252" w:author="Schwemmer, Teresa" w:date="2024-06-30T16:50:00Z" w16du:dateUtc="2024-06-30T20:50:00Z">
        <w:r w:rsidR="00DE0A86">
          <w:t xml:space="preserve">we equate hatching with birth </w:t>
        </w:r>
      </w:ins>
      <w:ins w:id="253" w:author="Schwemmer, Teresa" w:date="2024-06-30T16:52:00Z" w16du:dateUtc="2024-06-30T20:52:00Z">
        <w:r w:rsidR="003902C4">
          <w:t xml:space="preserve">and assume the egg buffer mass reaches zero at hatching. </w:t>
        </w:r>
      </w:ins>
      <w:ins w:id="254" w:author="Schwemmer, Teresa" w:date="2024-06-30T16:55:00Z" w16du:dateUtc="2024-06-30T20:55:00Z">
        <w:r w:rsidR="003902C4">
          <w:t>T</w:t>
        </w:r>
      </w:ins>
      <w:ins w:id="255" w:author="Schwemmer, Teresa" w:date="2024-06-30T16:51:00Z" w16du:dateUtc="2024-06-30T20:51:00Z">
        <w:r w:rsidR="003902C4">
          <w:t>he</w:t>
        </w:r>
      </w:ins>
      <w:ins w:id="256" w:author="Schwemmer, Teresa" w:date="2024-06-30T16:55:00Z" w16du:dateUtc="2024-06-30T20:55:00Z">
        <w:r w:rsidR="003902C4">
          <w:t xml:space="preserve"> hatch timing</w:t>
        </w:r>
      </w:ins>
      <w:ins w:id="257" w:author="Schwemmer, Teresa" w:date="2024-06-30T16:51:00Z" w16du:dateUtc="2024-06-30T20:51:00Z">
        <w:r w:rsidR="003902C4">
          <w:t xml:space="preserve"> data use time steps of 1 day, so any </w:t>
        </w:r>
      </w:ins>
      <w:ins w:id="258" w:author="Schwemmer, Teresa" w:date="2024-07-16T21:54:00Z" w16du:dateUtc="2024-07-17T01:54:00Z">
        <w:r w:rsidR="00E0714E">
          <w:t xml:space="preserve">very </w:t>
        </w:r>
      </w:ins>
      <w:ins w:id="259" w:author="Schwemmer, Teresa" w:date="2024-06-30T16:51:00Z" w16du:dateUtc="2024-06-30T20:51:00Z">
        <w:r w:rsidR="003902C4">
          <w:t xml:space="preserve">short delay </w:t>
        </w:r>
      </w:ins>
      <w:ins w:id="260" w:author="Schwemmer, Teresa" w:date="2024-06-30T16:56:00Z" w16du:dateUtc="2024-06-30T20:56:00Z">
        <w:r w:rsidR="003902C4">
          <w:t xml:space="preserve">between hatching and </w:t>
        </w:r>
      </w:ins>
      <w:ins w:id="261" w:author="Schwemmer, Teresa" w:date="2024-06-30T16:58:00Z" w16du:dateUtc="2024-06-30T20:58:00Z">
        <w:r w:rsidR="003902C4">
          <w:t>the start of</w:t>
        </w:r>
      </w:ins>
      <w:ins w:id="262" w:author="Schwemmer, Teresa" w:date="2024-06-30T16:56:00Z" w16du:dateUtc="2024-06-30T20:56:00Z">
        <w:r w:rsidR="003902C4">
          <w:t xml:space="preserve"> feeding</w:t>
        </w:r>
      </w:ins>
      <w:ins w:id="263" w:author="Schwemmer, Teresa" w:date="2024-06-30T16:51:00Z" w16du:dateUtc="2024-06-30T20:51:00Z">
        <w:r w:rsidR="003902C4">
          <w:t xml:space="preserve"> would not </w:t>
        </w:r>
      </w:ins>
      <w:ins w:id="264" w:author="Schwemmer, Teresa" w:date="2024-06-30T16:58:00Z" w16du:dateUtc="2024-06-30T20:58:00Z">
        <w:r w:rsidR="003902C4">
          <w:t>be reflected in</w:t>
        </w:r>
      </w:ins>
      <w:ins w:id="265" w:author="Schwemmer, Teresa" w:date="2024-06-30T16:51:00Z" w16du:dateUtc="2024-06-30T20:51:00Z">
        <w:r w:rsidR="003902C4">
          <w:t xml:space="preserve"> the model.</w:t>
        </w:r>
      </w:ins>
      <w:ins w:id="266" w:author="Schwemmer, Teresa" w:date="2024-06-30T16:49:00Z" w16du:dateUtc="2024-06-30T20:49:00Z">
        <w:r w:rsidR="00DE0A86">
          <w:t xml:space="preserve"> </w:t>
        </w:r>
      </w:ins>
      <w:r w:rsidR="006C1F61">
        <w:t>T</w:t>
      </w:r>
      <w:r w:rsidR="005B53EC">
        <w:t xml:space="preserve">he control data from these experiments were used to estimate parameters under </w:t>
      </w:r>
      <w:proofErr w:type="spellStart"/>
      <w:r w:rsidR="005B53EC">
        <w:t>normoxia</w:t>
      </w:r>
      <w:proofErr w:type="spellEnd"/>
      <w:r w:rsidR="005B53EC">
        <w:t xml:space="preserve"> </w:t>
      </w:r>
      <w:r w:rsidR="005F2A2F">
        <w:t>(Section 2.3)</w:t>
      </w:r>
      <w:r w:rsidR="005B53EC">
        <w:t xml:space="preserve">. </w:t>
      </w:r>
      <w:r w:rsidRPr="00985FFB">
        <w:t xml:space="preserve">We also </w:t>
      </w:r>
      <w:r w:rsidR="00357860">
        <w:t xml:space="preserve">obtained </w:t>
      </w:r>
      <w:proofErr w:type="spellStart"/>
      <w:r w:rsidR="00357860">
        <w:t>normoxic</w:t>
      </w:r>
      <w:proofErr w:type="spellEnd"/>
      <w:r w:rsidRPr="00985FFB">
        <w:t xml:space="preserve"> survival data </w:t>
      </w:r>
      <w:r w:rsidRPr="00985FFB">
        <w:lastRenderedPageBreak/>
        <w:t>from a study on the effects of temperature and CO</w:t>
      </w:r>
      <w:r w:rsidRPr="00985FFB">
        <w:rPr>
          <w:vertAlign w:val="subscript"/>
        </w:rPr>
        <w:t>2</w:t>
      </w:r>
      <w:r w:rsidRPr="00985FFB">
        <w:t xml:space="preserve"> on </w:t>
      </w:r>
      <w:r w:rsidRPr="00985FFB">
        <w:rPr>
          <w:i/>
          <w:iCs/>
        </w:rPr>
        <w:t xml:space="preserve">M. </w:t>
      </w:r>
      <w:proofErr w:type="spellStart"/>
      <w:r w:rsidRPr="00985FFB">
        <w:rPr>
          <w:i/>
          <w:iCs/>
        </w:rPr>
        <w:t>menidia</w:t>
      </w:r>
      <w:proofErr w:type="spellEnd"/>
      <w:r w:rsidRPr="00985FFB">
        <w:t xml:space="preserve"> early life survival</w:t>
      </w:r>
      <w:r w:rsidR="00357860">
        <w:t>, using only the 24</w:t>
      </w:r>
      <w:r w:rsidR="00357860">
        <w:rPr>
          <w:rFonts w:cs="Times New Roman"/>
        </w:rPr>
        <w:t>°</w:t>
      </w:r>
      <w:r w:rsidR="00357860">
        <w:t>C and control CO</w:t>
      </w:r>
      <w:r w:rsidR="00357860">
        <w:rPr>
          <w:vertAlign w:val="subscript"/>
        </w:rPr>
        <w:t>2</w:t>
      </w:r>
      <w:r w:rsidR="00357860">
        <w:t xml:space="preserve"> data</w:t>
      </w:r>
      <w:r w:rsidRPr="00985FFB">
        <w:t xml:space="preserve"> (Murray and Baumann, 2018). Four additional data points for long-term survival in laboratory conditions at 17</w:t>
      </w:r>
      <w:r w:rsidRPr="00985FFB">
        <w:rPr>
          <w:rFonts w:cs="Times New Roman"/>
        </w:rPr>
        <w:t>°</w:t>
      </w:r>
      <w:r w:rsidRPr="00985FFB">
        <w:t xml:space="preserve">C were obtained from a study that exposed </w:t>
      </w:r>
      <w:r w:rsidRPr="00985FFB">
        <w:rPr>
          <w:i/>
          <w:iCs/>
        </w:rPr>
        <w:t xml:space="preserve">M. </w:t>
      </w:r>
      <w:proofErr w:type="spellStart"/>
      <w:r w:rsidRPr="00985FFB">
        <w:rPr>
          <w:i/>
          <w:iCs/>
        </w:rPr>
        <w:t>menidia</w:t>
      </w:r>
      <w:proofErr w:type="spellEnd"/>
      <w:r w:rsidRPr="00985FFB">
        <w:t xml:space="preserve"> offspring </w:t>
      </w:r>
      <w:proofErr w:type="gramStart"/>
      <w:r w:rsidRPr="00985FFB">
        <w:t>until</w:t>
      </w:r>
      <w:proofErr w:type="gramEnd"/>
      <w:r w:rsidRPr="00985FFB">
        <w:t xml:space="preserve"> 122 </w:t>
      </w:r>
      <w:proofErr w:type="spellStart"/>
      <w:r w:rsidRPr="00985FFB">
        <w:t>dph</w:t>
      </w:r>
      <w:proofErr w:type="spellEnd"/>
      <w:r w:rsidRPr="00985FFB">
        <w:t xml:space="preserve"> to two CO</w:t>
      </w:r>
      <w:r w:rsidRPr="00985FFB">
        <w:rPr>
          <w:vertAlign w:val="subscript"/>
        </w:rPr>
        <w:t>2</w:t>
      </w:r>
      <w:r w:rsidRPr="00985FFB">
        <w:t xml:space="preserve"> levels, of which we only used data from the control level (Murray et al., 2017). Lastly, the data for cumulative egg production over time</w:t>
      </w:r>
      <w:r w:rsidR="00357860">
        <w:t xml:space="preserve">, used to estimate parameters under </w:t>
      </w:r>
      <w:proofErr w:type="spellStart"/>
      <w:r w:rsidR="00357860">
        <w:t>normoxia</w:t>
      </w:r>
      <w:proofErr w:type="spellEnd"/>
      <w:r w:rsidR="00357860">
        <w:t xml:space="preserve"> (Section 2.3),</w:t>
      </w:r>
      <w:r w:rsidRPr="00985FFB">
        <w:t xml:space="preserve"> w</w:t>
      </w:r>
      <w:r w:rsidR="00357860">
        <w:t>ere</w:t>
      </w:r>
      <w:r w:rsidRPr="00985FFB">
        <w:t xml:space="preserve"> also obtained from control groups in Concannon et al. (2021), a study in which wild-caught juveniles were held in the laboratory at 20</w:t>
      </w:r>
      <w:r w:rsidRPr="00985FFB">
        <w:rPr>
          <w:rFonts w:cs="Times New Roman"/>
        </w:rPr>
        <w:t>°</w:t>
      </w:r>
      <w:r w:rsidRPr="00985FFB">
        <w:t>C in different CO</w:t>
      </w:r>
      <w:r w:rsidRPr="00985FFB">
        <w:rPr>
          <w:vertAlign w:val="subscript"/>
        </w:rPr>
        <w:t>2</w:t>
      </w:r>
      <w:r w:rsidRPr="00985FFB">
        <w:t xml:space="preserve"> treatments and strip-spawned once they reached reproductive maturity. </w:t>
      </w:r>
    </w:p>
    <w:p w14:paraId="4CA9FD5A" w14:textId="77777777" w:rsidR="005B53EC" w:rsidRDefault="005B53EC" w:rsidP="005B53EC">
      <w:pPr>
        <w:pStyle w:val="TS"/>
        <w:spacing w:line="360" w:lineRule="auto"/>
      </w:pPr>
    </w:p>
    <w:p w14:paraId="136C2D83" w14:textId="0F09122F" w:rsidR="005B53EC" w:rsidRPr="005B53EC" w:rsidRDefault="005B53EC" w:rsidP="005B53EC">
      <w:pPr>
        <w:pStyle w:val="TS"/>
        <w:numPr>
          <w:ilvl w:val="1"/>
          <w:numId w:val="10"/>
        </w:numPr>
        <w:spacing w:line="360" w:lineRule="auto"/>
        <w:ind w:left="450" w:hanging="450"/>
        <w:rPr>
          <w:rFonts w:cs="Times New Roman"/>
          <w:i/>
          <w:iCs/>
        </w:rPr>
      </w:pPr>
      <w:r w:rsidRPr="005B53EC">
        <w:rPr>
          <w:i/>
          <w:iCs/>
        </w:rPr>
        <w:t>Parameter estimation</w:t>
      </w:r>
      <w:r w:rsidR="005F2A2F">
        <w:rPr>
          <w:i/>
          <w:iCs/>
        </w:rPr>
        <w:t xml:space="preserve"> under </w:t>
      </w:r>
      <w:proofErr w:type="spellStart"/>
      <w:r w:rsidR="005F2A2F">
        <w:rPr>
          <w:i/>
          <w:iCs/>
        </w:rPr>
        <w:t>normoxia</w:t>
      </w:r>
      <w:proofErr w:type="spellEnd"/>
    </w:p>
    <w:p w14:paraId="213E2A7D" w14:textId="0671F08D" w:rsidR="005F4420" w:rsidRPr="00985FFB" w:rsidRDefault="005F4420" w:rsidP="00966BCC">
      <w:pPr>
        <w:pStyle w:val="TS"/>
        <w:spacing w:line="360" w:lineRule="auto"/>
        <w:ind w:firstLine="720"/>
      </w:pPr>
      <w:r w:rsidRPr="00985FFB">
        <w:t xml:space="preserve">We estimated </w:t>
      </w:r>
      <w:r w:rsidR="00357860">
        <w:t>four</w:t>
      </w:r>
      <w:r w:rsidRPr="00985FFB">
        <w:t xml:space="preserve"> parameters by fitting them to </w:t>
      </w:r>
      <w:r w:rsidR="00834A77">
        <w:t xml:space="preserve">full-lifespan </w:t>
      </w:r>
      <w:r w:rsidRPr="00985FFB">
        <w:t>data</w:t>
      </w:r>
      <w:r w:rsidR="00580895">
        <w:t xml:space="preserve"> listed in Section 2.2</w:t>
      </w:r>
      <w:r w:rsidRPr="00985FFB">
        <w:t xml:space="preserve"> (</w:t>
      </w:r>
      <w:r w:rsidR="00357860">
        <w:rPr>
          <w:i/>
          <w:iCs/>
        </w:rPr>
        <w:t>J</w:t>
      </w:r>
      <w:r w:rsidR="00357860">
        <w:rPr>
          <w:i/>
          <w:iCs/>
          <w:vertAlign w:val="superscript"/>
        </w:rPr>
        <w:t>a</w:t>
      </w:r>
      <w:r w:rsidR="00357860">
        <w:rPr>
          <w:i/>
          <w:iCs/>
          <w:vertAlign w:val="subscript"/>
        </w:rPr>
        <w:t>Am</w:t>
      </w:r>
      <w:r w:rsidR="00357860">
        <w:t xml:space="preserve">,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rPr>
        <w:softHyphen/>
      </w:r>
      <w:r w:rsidRPr="00985FFB">
        <w:rPr>
          <w:i/>
          <w:iCs/>
          <w:vertAlign w:val="subscript"/>
        </w:rPr>
        <w:t>lar</w:t>
      </w:r>
      <w:proofErr w:type="spellEnd"/>
      <w:r w:rsidRPr="00985FFB">
        <w:t>)</w:t>
      </w:r>
      <w:r w:rsidR="00357860">
        <w:t>, calculated four parameters from data (</w:t>
      </w:r>
      <w:proofErr w:type="spellStart"/>
      <w:r w:rsidR="00357860">
        <w:rPr>
          <w:i/>
          <w:iCs/>
        </w:rPr>
        <w:t>J</w:t>
      </w:r>
      <w:r w:rsidR="00357860">
        <w:rPr>
          <w:i/>
          <w:iCs/>
          <w:vertAlign w:val="superscript"/>
        </w:rPr>
        <w:t>v</w:t>
      </w:r>
      <w:r w:rsidR="00357860">
        <w:rPr>
          <w:i/>
          <w:iCs/>
          <w:vertAlign w:val="subscript"/>
        </w:rPr>
        <w:t>M</w:t>
      </w:r>
      <w:proofErr w:type="spellEnd"/>
      <w:r w:rsidR="00357860">
        <w:t xml:space="preserve">, </w:t>
      </w:r>
      <w:r w:rsidR="00357860">
        <w:rPr>
          <w:i/>
          <w:iCs/>
        </w:rPr>
        <w:t>W</w:t>
      </w:r>
      <w:r w:rsidR="00357860">
        <w:rPr>
          <w:i/>
          <w:iCs/>
          <w:vertAlign w:val="subscript"/>
        </w:rPr>
        <w:t>B0</w:t>
      </w:r>
      <w:r w:rsidR="00357860">
        <w:t xml:space="preserve">, </w:t>
      </w:r>
      <w:proofErr w:type="spellStart"/>
      <w:r w:rsidR="00357860">
        <w:rPr>
          <w:i/>
          <w:iCs/>
        </w:rPr>
        <w:t>L</w:t>
      </w:r>
      <w:r w:rsidR="00357860">
        <w:rPr>
          <w:i/>
          <w:iCs/>
          <w:vertAlign w:val="subscript"/>
        </w:rPr>
        <w:t>Vp</w:t>
      </w:r>
      <w:proofErr w:type="spellEnd"/>
      <w:r w:rsidR="00357860">
        <w:t xml:space="preserve">, and </w:t>
      </w:r>
      <w:r w:rsidR="00357860">
        <w:rPr>
          <w:i/>
          <w:iCs/>
        </w:rPr>
        <w:t>f</w:t>
      </w:r>
      <w:r w:rsidR="00357860">
        <w:t>)</w:t>
      </w:r>
      <w:r w:rsidR="00580895">
        <w:t>,</w:t>
      </w:r>
      <w:r w:rsidRPr="00985FFB">
        <w:t xml:space="preserve"> and fixed at suggested values parameters for which we had insufficient data to calculate or estimate</w:t>
      </w:r>
      <w:r w:rsidR="00357860">
        <w:t xml:space="preserve"> (</w:t>
      </w:r>
      <w:proofErr w:type="spellStart"/>
      <w:r w:rsidR="00357860">
        <w:rPr>
          <w:i/>
          <w:iCs/>
        </w:rPr>
        <w:t>y</w:t>
      </w:r>
      <w:r w:rsidR="00357860">
        <w:rPr>
          <w:i/>
          <w:iCs/>
          <w:vertAlign w:val="subscript"/>
        </w:rPr>
        <w:t>AV</w:t>
      </w:r>
      <w:proofErr w:type="spellEnd"/>
      <w:r w:rsidR="00357860">
        <w:t xml:space="preserve">, </w:t>
      </w:r>
      <w:proofErr w:type="spellStart"/>
      <w:r w:rsidR="00357860">
        <w:rPr>
          <w:i/>
          <w:iCs/>
        </w:rPr>
        <w:t>y</w:t>
      </w:r>
      <w:r w:rsidR="00357860">
        <w:rPr>
          <w:i/>
          <w:iCs/>
          <w:vertAlign w:val="subscript"/>
        </w:rPr>
        <w:t>BA</w:t>
      </w:r>
      <w:proofErr w:type="spellEnd"/>
      <w:r w:rsidR="00357860">
        <w:t xml:space="preserve">, </w:t>
      </w:r>
      <w:r w:rsidR="00357860">
        <w:rPr>
          <w:rFonts w:cs="Times New Roman"/>
          <w:i/>
          <w:iCs/>
        </w:rPr>
        <w:t>κ</w:t>
      </w:r>
      <w:r w:rsidR="00357860">
        <w:t xml:space="preserve">, and </w:t>
      </w:r>
      <w:proofErr w:type="spellStart"/>
      <w:r w:rsidR="00357860">
        <w:rPr>
          <w:i/>
          <w:iCs/>
        </w:rPr>
        <w:t>f</w:t>
      </w:r>
      <w:r w:rsidR="00357860">
        <w:rPr>
          <w:i/>
          <w:iCs/>
          <w:vertAlign w:val="subscript"/>
        </w:rPr>
        <w:t>B</w:t>
      </w:r>
      <w:proofErr w:type="spellEnd"/>
      <w:r w:rsidR="00357860">
        <w:t>; Jager, 2018)</w:t>
      </w:r>
      <w:r w:rsidRPr="00985FFB">
        <w:t xml:space="preserve">. The primary parameters and their calculated or estimated values are found in Table 1. Fitting was done in </w:t>
      </w:r>
      <w:proofErr w:type="spellStart"/>
      <w:r w:rsidRPr="00985FFB">
        <w:t>Matlab</w:t>
      </w:r>
      <w:proofErr w:type="spellEnd"/>
      <w:r w:rsidRPr="00985FFB">
        <w:t xml:space="preserve"> with the p</w:t>
      </w:r>
      <w:r w:rsidR="00EB5CA9">
        <w:t>latform</w:t>
      </w:r>
      <w:r w:rsidRPr="00985FFB">
        <w:t xml:space="preserve"> BYOM v.6.4 and</w:t>
      </w:r>
      <w:r w:rsidR="00EB5CA9">
        <w:t xml:space="preserve"> the package</w:t>
      </w:r>
      <w:r w:rsidRPr="00985FFB">
        <w:t xml:space="preserve"> </w:t>
      </w:r>
      <w:proofErr w:type="spellStart"/>
      <w:r w:rsidRPr="00985FFB">
        <w:t>DEBkiss</w:t>
      </w:r>
      <w:proofErr w:type="spellEnd"/>
      <w:r w:rsidRPr="00985FFB">
        <w:t xml:space="preserve"> v.2.3a (</w:t>
      </w:r>
      <w:r w:rsidR="00B31D62">
        <w:t>https://www.debtox.info/byom.html</w:t>
      </w:r>
      <w:r w:rsidRPr="00985FFB">
        <w:t xml:space="preserve">). </w:t>
      </w:r>
      <w:ins w:id="267" w:author="Schwemmer, Teresa" w:date="2024-07-01T13:59:00Z" w16du:dateUtc="2024-07-01T17:59:00Z">
        <w:r w:rsidR="00980958">
          <w:t xml:space="preserve">Details on </w:t>
        </w:r>
      </w:ins>
      <w:ins w:id="268" w:author="Schwemmer, Teresa" w:date="2024-07-01T14:00:00Z" w16du:dateUtc="2024-07-01T18:00:00Z">
        <w:r w:rsidR="00980958">
          <w:t xml:space="preserve">parameter estimation in BYOM can be found in the Supplementary Materials. </w:t>
        </w:r>
      </w:ins>
      <w:del w:id="269" w:author="Schwemmer, Teresa" w:date="2024-07-01T13:59:00Z" w16du:dateUtc="2024-07-01T17:59:00Z">
        <w:r w:rsidRPr="00985FFB" w:rsidDel="00980958">
          <w:delText xml:space="preserve">BYOM uses a Nelder-Mead simplex search to optimize the parameters for a set of ordinary differential equations by minimizing negative log-likelihood (NLL). The DEBkiss package works under BYOM to </w:delText>
        </w:r>
        <w:r w:rsidR="00D2387C" w:rsidDel="00980958">
          <w:delText>estimate model parameters</w:delText>
        </w:r>
        <w:r w:rsidRPr="00985FFB" w:rsidDel="00980958">
          <w:delText xml:space="preserve"> based on their effect on the DEBkiss equations and the </w:delText>
        </w:r>
        <w:r w:rsidR="00176F12" w:rsidDel="00980958">
          <w:delText xml:space="preserve">auxiliary </w:delText>
        </w:r>
        <w:r w:rsidRPr="00985FFB" w:rsidDel="00980958">
          <w:delText xml:space="preserve">equations. The differential equations </w:delText>
        </w:r>
        <w:r w:rsidR="00176F12" w:rsidDel="00980958">
          <w:delText>predict l</w:delText>
        </w:r>
        <w:r w:rsidRPr="00985FFB" w:rsidDel="00980958">
          <w:delText>ength, egg production, egg buffer mass, and survival over time</w:delText>
        </w:r>
        <w:r w:rsidR="00176F12" w:rsidDel="00980958">
          <w:delText xml:space="preserve"> with</w:delText>
        </w:r>
        <w:r w:rsidR="00176F12" w:rsidRPr="00985FFB" w:rsidDel="00980958">
          <w:delText xml:space="preserve"> </w:delText>
        </w:r>
        <w:r w:rsidRPr="00985FFB" w:rsidDel="00980958">
          <w:delText>the difference</w:delText>
        </w:r>
        <w:r w:rsidR="00176F12" w:rsidDel="00980958">
          <w:delText xml:space="preserve">s from observations used </w:delText>
        </w:r>
        <w:r w:rsidR="004F51C9" w:rsidDel="00980958">
          <w:delText>to calculate</w:delText>
        </w:r>
        <w:r w:rsidRPr="00985FFB" w:rsidDel="00980958">
          <w:delText xml:space="preserve"> NLL. </w:delText>
        </w:r>
      </w:del>
    </w:p>
    <w:p w14:paraId="68F0D42D" w14:textId="6D512110" w:rsidR="005F4420" w:rsidRPr="00985FFB" w:rsidRDefault="005F4420" w:rsidP="00966BCC">
      <w:pPr>
        <w:pStyle w:val="TS"/>
        <w:spacing w:line="360" w:lineRule="auto"/>
        <w:rPr>
          <w:rFonts w:cs="Times New Roman"/>
        </w:rPr>
      </w:pPr>
      <w:r w:rsidRPr="00985FFB">
        <w:tab/>
      </w:r>
      <w:del w:id="270" w:author="Schwemmer, Teresa" w:date="2024-07-01T14:01:00Z" w16du:dateUtc="2024-07-01T18:01:00Z">
        <w:r w:rsidRPr="00985FFB" w:rsidDel="00980958">
          <w:delText xml:space="preserve">Before estimating any parameters with the optimization described above, we ran simulations with fitting turned off using a set of recommended parameters (Jager, 2018) and parameters </w:delText>
        </w:r>
        <w:r w:rsidR="004F51C9" w:rsidDel="00980958">
          <w:delText>we calculated</w:delText>
        </w:r>
        <w:r w:rsidRPr="00985FFB" w:rsidDel="00980958">
          <w:delText xml:space="preserve"> from data on </w:delText>
        </w:r>
        <w:r w:rsidRPr="00985FFB" w:rsidDel="00980958">
          <w:rPr>
            <w:i/>
            <w:iCs/>
          </w:rPr>
          <w:delText>M. menidia</w:delText>
        </w:r>
        <w:r w:rsidR="004F51C9" w:rsidDel="00980958">
          <w:delText>, as described below</w:delText>
        </w:r>
        <w:r w:rsidRPr="00985FFB" w:rsidDel="00980958">
          <w:delText xml:space="preserve">. We visually assessed fit </w:delText>
        </w:r>
        <w:r w:rsidR="0029436A" w:rsidDel="00980958">
          <w:delText>and noted the NLL calculated from each simulation</w:delText>
        </w:r>
        <w:r w:rsidRPr="00985FFB" w:rsidDel="00980958">
          <w:delText xml:space="preserve"> as we adjusted parameters to obtain a reasonable set of initial parameters before estimating any. Testing a range of parameters and obtaining realistic initial parameters helps avoid detecting local minima with the optimization. This also helped us reduce the number of parameters being estimated to avoid overfitting and so that there were not multiple correlated parameters free at once</w:delText>
        </w:r>
        <w:r w:rsidR="000A2465" w:rsidDel="00980958">
          <w:delText xml:space="preserve">. </w:delText>
        </w:r>
      </w:del>
      <w:del w:id="271" w:author="Schwemmer, Teresa" w:date="2024-07-01T14:02:00Z" w16du:dateUtc="2024-07-01T18:02:00Z">
        <w:r w:rsidR="000A2465" w:rsidDel="00980958">
          <w:delText xml:space="preserve">Furthermore, </w:delText>
        </w:r>
        <w:r w:rsidRPr="00985FFB" w:rsidDel="00980958">
          <w:delText>we</w:delText>
        </w:r>
      </w:del>
      <w:ins w:id="272" w:author="Schwemmer, Teresa" w:date="2024-07-01T14:02:00Z" w16du:dateUtc="2024-07-01T18:02:00Z">
        <w:r w:rsidR="00980958">
          <w:t>We</w:t>
        </w:r>
      </w:ins>
      <w:r w:rsidRPr="00985FFB">
        <w:t xml:space="preserve"> were able to obtain a reasonable fit using suggested values for </w:t>
      </w:r>
      <w:proofErr w:type="spellStart"/>
      <w:r w:rsidRPr="00985FFB">
        <w:rPr>
          <w:i/>
          <w:iCs/>
        </w:rPr>
        <w:t>y</w:t>
      </w:r>
      <w:r w:rsidRPr="00985FFB">
        <w:rPr>
          <w:i/>
          <w:iCs/>
          <w:vertAlign w:val="subscript"/>
        </w:rPr>
        <w:t>AV</w:t>
      </w:r>
      <w:proofErr w:type="spellEnd"/>
      <w:r w:rsidRPr="00985FFB">
        <w:t xml:space="preserve">, </w:t>
      </w:r>
      <w:proofErr w:type="spellStart"/>
      <w:r w:rsidRPr="00985FFB">
        <w:rPr>
          <w:i/>
          <w:iCs/>
        </w:rPr>
        <w:t>y</w:t>
      </w:r>
      <w:r w:rsidRPr="00985FFB">
        <w:rPr>
          <w:i/>
          <w:iCs/>
          <w:vertAlign w:val="subscript"/>
        </w:rPr>
        <w:t>BA</w:t>
      </w:r>
      <w:proofErr w:type="spellEnd"/>
      <w:r w:rsidRPr="00985FFB">
        <w:t xml:space="preserve">, and </w:t>
      </w:r>
      <w:r w:rsidRPr="00985FFB">
        <w:rPr>
          <w:rFonts w:cs="Times New Roman"/>
          <w:i/>
          <w:iCs/>
        </w:rPr>
        <w:t>κ</w:t>
      </w:r>
      <w:r w:rsidR="00E41A83">
        <w:rPr>
          <w:rFonts w:cs="Times New Roman"/>
        </w:rPr>
        <w:t xml:space="preserve"> </w:t>
      </w:r>
      <w:r w:rsidR="000A2465">
        <w:rPr>
          <w:rFonts w:cs="Times New Roman"/>
        </w:rPr>
        <w:t xml:space="preserve">for </w:t>
      </w:r>
      <w:r w:rsidR="00176F12">
        <w:rPr>
          <w:rFonts w:cs="Times New Roman"/>
        </w:rPr>
        <w:t xml:space="preserve">unstressed fish </w:t>
      </w:r>
      <w:r w:rsidR="00AD38CD">
        <w:rPr>
          <w:rFonts w:cs="Times New Roman"/>
        </w:rPr>
        <w:t xml:space="preserve">that are thought to be widely applicable across species </w:t>
      </w:r>
      <w:r w:rsidR="00E41A83">
        <w:rPr>
          <w:rFonts w:cs="Times New Roman"/>
        </w:rPr>
        <w:t>(</w:t>
      </w:r>
      <w:r w:rsidR="00AD38CD">
        <w:rPr>
          <w:rFonts w:cs="Times New Roman"/>
        </w:rPr>
        <w:t xml:space="preserve">Lika et al., 2011; </w:t>
      </w:r>
      <w:r w:rsidR="00E41A83">
        <w:rPr>
          <w:rFonts w:cs="Times New Roman"/>
        </w:rPr>
        <w:t>Jager, 2018)</w:t>
      </w:r>
      <w:r w:rsidRPr="00985FFB">
        <w:rPr>
          <w:rFonts w:cs="Times New Roman"/>
        </w:rPr>
        <w:t xml:space="preserve">. </w:t>
      </w:r>
      <w:del w:id="273" w:author="Schwemmer, Teresa" w:date="2024-06-29T21:13:00Z" w16du:dateUtc="2024-06-30T01:13:00Z">
        <w:r w:rsidRPr="00985FFB" w:rsidDel="00C722A6">
          <w:rPr>
            <w:rFonts w:cs="Times New Roman"/>
          </w:rPr>
          <w:delText xml:space="preserve">The </w:delText>
        </w:r>
        <w:r w:rsidR="00E41A83" w:rsidDel="00C722A6">
          <w:rPr>
            <w:rFonts w:cs="Times New Roman"/>
          </w:rPr>
          <w:delText>suggested</w:delText>
        </w:r>
        <w:r w:rsidRPr="00985FFB" w:rsidDel="00C722A6">
          <w:rPr>
            <w:rFonts w:cs="Times New Roman"/>
          </w:rPr>
          <w:delText xml:space="preserve"> value for </w:delText>
        </w:r>
        <w:r w:rsidRPr="00985FFB" w:rsidDel="00C722A6">
          <w:rPr>
            <w:rFonts w:cs="Times New Roman"/>
            <w:i/>
            <w:iCs/>
          </w:rPr>
          <w:delText>y</w:delText>
        </w:r>
        <w:r w:rsidRPr="00985FFB" w:rsidDel="00C722A6">
          <w:rPr>
            <w:rFonts w:cs="Times New Roman"/>
            <w:i/>
            <w:iCs/>
            <w:vertAlign w:val="subscript"/>
          </w:rPr>
          <w:delText>VA</w:delText>
        </w:r>
        <w:r w:rsidRPr="00985FFB" w:rsidDel="00C722A6">
          <w:rPr>
            <w:rFonts w:cs="Times New Roman"/>
            <w:i/>
            <w:iCs/>
            <w:vertAlign w:val="subscript"/>
          </w:rPr>
          <w:softHyphen/>
        </w:r>
        <w:r w:rsidRPr="00985FFB" w:rsidDel="00C722A6">
          <w:rPr>
            <w:rFonts w:cs="Times New Roman"/>
          </w:rPr>
          <w:delText xml:space="preserve"> of 0.8 from the literature (</w:delText>
        </w:r>
        <w:r w:rsidR="00E41A83" w:rsidDel="00C722A6">
          <w:rPr>
            <w:rFonts w:cs="Times New Roman"/>
          </w:rPr>
          <w:delText xml:space="preserve">Lika et al., 2011; </w:delText>
        </w:r>
        <w:r w:rsidRPr="00985FFB" w:rsidDel="00C722A6">
          <w:rPr>
            <w:rFonts w:cs="Times New Roman"/>
          </w:rPr>
          <w:delText>Jager, 2018) did not allow a realistic fit to the length data, but the</w:delText>
        </w:r>
      </w:del>
      <w:ins w:id="274" w:author="Schwemmer, Teresa" w:date="2024-06-29T21:13:00Z" w16du:dateUtc="2024-06-30T01:13:00Z">
        <w:r w:rsidR="00C722A6">
          <w:rPr>
            <w:rFonts w:cs="Times New Roman"/>
          </w:rPr>
          <w:t>We used</w:t>
        </w:r>
      </w:ins>
      <w:r w:rsidRPr="00985FFB">
        <w:rPr>
          <w:rFonts w:cs="Times New Roman"/>
        </w:rPr>
        <w:t xml:space="preserve"> length, reproduction, and egg buffer depletion data </w:t>
      </w:r>
      <w:del w:id="275" w:author="Schwemmer, Teresa" w:date="2024-06-29T21:13:00Z" w16du:dateUtc="2024-06-30T01:13:00Z">
        <w:r w:rsidRPr="00985FFB" w:rsidDel="00C722A6">
          <w:rPr>
            <w:rFonts w:cs="Times New Roman"/>
          </w:rPr>
          <w:delText xml:space="preserve">allowed it </w:delText>
        </w:r>
      </w:del>
      <w:r w:rsidRPr="00985FFB">
        <w:rPr>
          <w:rFonts w:cs="Times New Roman"/>
        </w:rPr>
        <w:t xml:space="preserve">to </w:t>
      </w:r>
      <w:del w:id="276" w:author="Schwemmer, Teresa" w:date="2024-06-29T21:13:00Z" w16du:dateUtc="2024-06-30T01:13:00Z">
        <w:r w:rsidRPr="00985FFB" w:rsidDel="00C722A6">
          <w:rPr>
            <w:rFonts w:cs="Times New Roman"/>
          </w:rPr>
          <w:delText xml:space="preserve">be </w:delText>
        </w:r>
        <w:r w:rsidR="000A2465" w:rsidDel="00C722A6">
          <w:rPr>
            <w:rFonts w:cs="Times New Roman"/>
          </w:rPr>
          <w:delText>re-</w:delText>
        </w:r>
      </w:del>
      <w:r w:rsidRPr="00985FFB">
        <w:rPr>
          <w:rFonts w:cs="Times New Roman"/>
        </w:rPr>
        <w:t>estimate</w:t>
      </w:r>
      <w:del w:id="277" w:author="Schwemmer, Teresa" w:date="2024-06-29T21:13:00Z" w16du:dateUtc="2024-06-30T01:13:00Z">
        <w:r w:rsidRPr="00985FFB" w:rsidDel="00C722A6">
          <w:rPr>
            <w:rFonts w:cs="Times New Roman"/>
          </w:rPr>
          <w:delText>d</w:delText>
        </w:r>
      </w:del>
      <w:ins w:id="278" w:author="Schwemmer, Teresa" w:date="2024-06-29T21:13:00Z" w16du:dateUtc="2024-06-30T01:13:00Z">
        <w:r w:rsidR="00C722A6">
          <w:rPr>
            <w:rFonts w:cs="Times New Roman"/>
          </w:rPr>
          <w:t xml:space="preserve"> </w:t>
        </w:r>
        <w:proofErr w:type="spellStart"/>
        <w:r w:rsidR="00C722A6">
          <w:rPr>
            <w:rFonts w:cs="Times New Roman"/>
            <w:i/>
            <w:iCs/>
          </w:rPr>
          <w:t>y</w:t>
        </w:r>
        <w:r w:rsidR="00C722A6">
          <w:rPr>
            <w:rFonts w:cs="Times New Roman"/>
            <w:i/>
            <w:iCs/>
            <w:vertAlign w:val="subscript"/>
          </w:rPr>
          <w:t>VA</w:t>
        </w:r>
      </w:ins>
      <w:proofErr w:type="spellEnd"/>
      <w:r w:rsidRPr="00985FFB">
        <w:rPr>
          <w:rFonts w:cs="Times New Roman"/>
        </w:rPr>
        <w:t xml:space="preserve"> with the BYOM optimization. </w:t>
      </w:r>
      <w:r w:rsidRPr="00985FFB">
        <w:t>Ultimate length was used to fi</w:t>
      </w:r>
      <w:r w:rsidR="00834A77">
        <w:t>t</w:t>
      </w:r>
      <w:r w:rsidRPr="00985FFB">
        <w:t xml:space="preserve"> </w:t>
      </w:r>
      <w:r w:rsidRPr="00985FFB">
        <w:rPr>
          <w:i/>
          <w:iCs/>
        </w:rPr>
        <w:t>J</w:t>
      </w:r>
      <w:r w:rsidRPr="00985FFB">
        <w:rPr>
          <w:i/>
          <w:iCs/>
          <w:vertAlign w:val="superscript"/>
        </w:rPr>
        <w:t>a</w:t>
      </w:r>
      <w:r w:rsidRPr="00985FFB">
        <w:rPr>
          <w:i/>
          <w:iCs/>
          <w:vertAlign w:val="subscript"/>
        </w:rPr>
        <w:t>Am</w:t>
      </w:r>
      <w:r w:rsidRPr="00985FFB">
        <w:t xml:space="preserve"> to a reasonable value</w:t>
      </w:r>
      <w:r w:rsidR="00834A77">
        <w:t xml:space="preserve"> while fixing all other parameters </w:t>
      </w:r>
      <w:r w:rsidRPr="00985FFB">
        <w:t xml:space="preserve">before estimating </w:t>
      </w:r>
      <w:proofErr w:type="spellStart"/>
      <w:r w:rsidRPr="00985FFB">
        <w:rPr>
          <w:i/>
          <w:iCs/>
        </w:rPr>
        <w:t>y</w:t>
      </w:r>
      <w:r w:rsidRPr="00985FFB">
        <w:rPr>
          <w:i/>
          <w:iCs/>
          <w:vertAlign w:val="subscript"/>
        </w:rPr>
        <w:t>VA</w:t>
      </w:r>
      <w:proofErr w:type="spellEnd"/>
      <w:r w:rsidR="00834A77">
        <w:t xml:space="preserve">, </w:t>
      </w:r>
      <w:r w:rsidRPr="00985FFB">
        <w:t xml:space="preserve">because both parameters affect growth and egg buffer depletion in the model and therefore cannot be estimated simultaneously. </w:t>
      </w:r>
      <w:r w:rsidRPr="00985FFB">
        <w:rPr>
          <w:rFonts w:cs="Times New Roman"/>
        </w:rPr>
        <w:t xml:space="preserve">Finally, we </w:t>
      </w:r>
      <w:r w:rsidR="00A40670">
        <w:rPr>
          <w:rFonts w:cs="Times New Roman"/>
        </w:rPr>
        <w:t>used the BYOM optimization to estimate</w:t>
      </w:r>
      <w:r w:rsidRPr="00985FFB">
        <w:rPr>
          <w:rFonts w:cs="Times New Roman"/>
        </w:rPr>
        <w:t xml:space="preserve">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w:t>
      </w:r>
    </w:p>
    <w:p w14:paraId="5AFED94E" w14:textId="131DF70D" w:rsidR="005F4420" w:rsidRPr="00985FFB" w:rsidRDefault="005F4420" w:rsidP="00966BCC">
      <w:pPr>
        <w:pStyle w:val="TS"/>
        <w:spacing w:line="360" w:lineRule="auto"/>
        <w:ind w:firstLine="720"/>
      </w:pPr>
      <w:r w:rsidRPr="00985FFB">
        <w:t xml:space="preserve">The length and reproductive data allowed us to calculate </w:t>
      </w:r>
      <w:r w:rsidR="00176F12">
        <w:t>“</w:t>
      </w:r>
      <w:r w:rsidRPr="00985FFB">
        <w:t>length at puberty</w:t>
      </w:r>
      <w:r w:rsidR="00176F12">
        <w:t>”</w:t>
      </w:r>
      <w:r w:rsidRPr="00985FFB">
        <w:t xml:space="preserve"> (</w:t>
      </w:r>
      <w:proofErr w:type="spellStart"/>
      <w:r w:rsidRPr="00985FFB">
        <w:rPr>
          <w:i/>
          <w:iCs/>
        </w:rPr>
        <w:t>L</w:t>
      </w:r>
      <w:r w:rsidRPr="00985FFB">
        <w:rPr>
          <w:i/>
          <w:iCs/>
          <w:vertAlign w:val="subscript"/>
        </w:rPr>
        <w:t>Vp</w:t>
      </w:r>
      <w:proofErr w:type="spellEnd"/>
      <w:r w:rsidRPr="00985FFB">
        <w:t xml:space="preserve">), defined as the length at which egg production begins. We obtained </w:t>
      </w:r>
      <w:r w:rsidRPr="00985FFB">
        <w:rPr>
          <w:i/>
          <w:iCs/>
        </w:rPr>
        <w:t>W</w:t>
      </w:r>
      <w:r w:rsidRPr="00985FFB">
        <w:rPr>
          <w:i/>
          <w:iCs/>
          <w:vertAlign w:val="subscript"/>
        </w:rPr>
        <w:t>B0</w:t>
      </w:r>
      <w:r w:rsidRPr="00985FFB">
        <w:t xml:space="preserve"> from </w:t>
      </w:r>
      <w:r w:rsidRPr="00985FFB">
        <w:rPr>
          <w:i/>
          <w:iCs/>
        </w:rPr>
        <w:t xml:space="preserve">M. </w:t>
      </w:r>
      <w:proofErr w:type="spellStart"/>
      <w:r w:rsidRPr="00985FFB">
        <w:rPr>
          <w:i/>
          <w:iCs/>
        </w:rPr>
        <w:t>menidia</w:t>
      </w:r>
      <w:proofErr w:type="spellEnd"/>
      <w:r w:rsidRPr="00985FFB">
        <w:rPr>
          <w:i/>
          <w:iCs/>
        </w:rPr>
        <w:t xml:space="preserve"> </w:t>
      </w:r>
      <w:r w:rsidRPr="00985FFB">
        <w:t xml:space="preserve">egg dry weight data (Klahre, 1997) and calculated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xml:space="preserve"> and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xml:space="preserve"> </w:t>
      </w:r>
      <w:r w:rsidRPr="00985FFB">
        <w:t>from total length, egg diameter, and egg mass data (Cross et al., 2019; Klahre, 1997; Concannon et al., 2021). To calculate volume-specific maintenance costs (</w:t>
      </w:r>
      <w:proofErr w:type="spellStart"/>
      <w:r w:rsidRPr="00985FFB">
        <w:rPr>
          <w:i/>
          <w:iCs/>
        </w:rPr>
        <w:t>J</w:t>
      </w:r>
      <w:r w:rsidRPr="00985FFB">
        <w:rPr>
          <w:i/>
          <w:iCs/>
          <w:vertAlign w:val="superscript"/>
        </w:rPr>
        <w:t>v</w:t>
      </w:r>
      <w:r w:rsidRPr="00985FFB">
        <w:rPr>
          <w:i/>
          <w:iCs/>
          <w:vertAlign w:val="subscript"/>
        </w:rPr>
        <w:t>M</w:t>
      </w:r>
      <w:proofErr w:type="spellEnd"/>
      <w:r w:rsidRPr="00985FFB">
        <w:t xml:space="preserve">), we used data on the rate of decrease in larval dry weight over a period of starvation in the congeneric species </w:t>
      </w:r>
      <w:r w:rsidRPr="00985FFB">
        <w:rPr>
          <w:i/>
          <w:iCs/>
        </w:rPr>
        <w:t xml:space="preserve">M. </w:t>
      </w:r>
      <w:proofErr w:type="spellStart"/>
      <w:r w:rsidRPr="00985FFB">
        <w:rPr>
          <w:i/>
          <w:iCs/>
        </w:rPr>
        <w:t>beryllina</w:t>
      </w:r>
      <w:proofErr w:type="spellEnd"/>
      <w:r w:rsidRPr="00985FFB">
        <w:t xml:space="preserve"> (Letcher and Bengtson, 1993). </w:t>
      </w:r>
      <w:ins w:id="279" w:author="Schwemmer, Teresa" w:date="2024-07-01T00:21:00Z" w16du:dateUtc="2024-07-01T04:21:00Z">
        <w:r w:rsidR="007D7871">
          <w:t xml:space="preserve">More detail on this calculation can be found in the Supplemental Materials. </w:t>
        </w:r>
      </w:ins>
      <w:r w:rsidRPr="00985FFB">
        <w:t xml:space="preserve">Borrowing from closely </w:t>
      </w:r>
      <w:r w:rsidRPr="00985FFB">
        <w:lastRenderedPageBreak/>
        <w:t>related species is a common practice in bioenergetic modeling when the species has similar habitat, life history, and physiology (</w:t>
      </w:r>
      <w:proofErr w:type="spellStart"/>
      <w:r w:rsidRPr="00985FFB">
        <w:t>Sibly</w:t>
      </w:r>
      <w:proofErr w:type="spellEnd"/>
      <w:r w:rsidRPr="00985FFB">
        <w:t xml:space="preserve"> et al., 2013). </w:t>
      </w:r>
      <w:r w:rsidRPr="00985FFB">
        <w:rPr>
          <w:i/>
          <w:iCs/>
        </w:rPr>
        <w:t xml:space="preserve">M. </w:t>
      </w:r>
      <w:proofErr w:type="spellStart"/>
      <w:r w:rsidRPr="00985FFB">
        <w:rPr>
          <w:i/>
          <w:iCs/>
        </w:rPr>
        <w:t>menidia</w:t>
      </w:r>
      <w:proofErr w:type="spellEnd"/>
      <w:r w:rsidRPr="00985FFB">
        <w:t xml:space="preserve"> and </w:t>
      </w:r>
      <w:r w:rsidRPr="00985FFB">
        <w:rPr>
          <w:i/>
          <w:iCs/>
        </w:rPr>
        <w:t xml:space="preserve">M. </w:t>
      </w:r>
      <w:proofErr w:type="spellStart"/>
      <w:r w:rsidRPr="00985FFB">
        <w:rPr>
          <w:i/>
          <w:iCs/>
        </w:rPr>
        <w:t>beryllina</w:t>
      </w:r>
      <w:proofErr w:type="spellEnd"/>
      <w:r w:rsidRPr="00985FFB">
        <w:t xml:space="preserve"> have overlapping habitats and similar life history, egg sizes, and body sizes, although </w:t>
      </w:r>
      <w:r w:rsidRPr="00985FFB">
        <w:rPr>
          <w:i/>
          <w:iCs/>
        </w:rPr>
        <w:t xml:space="preserve">M. </w:t>
      </w:r>
      <w:proofErr w:type="spellStart"/>
      <w:r w:rsidRPr="00985FFB">
        <w:rPr>
          <w:i/>
          <w:iCs/>
        </w:rPr>
        <w:t>beryllina</w:t>
      </w:r>
      <w:proofErr w:type="spellEnd"/>
      <w:r w:rsidRPr="00985FFB">
        <w:t xml:space="preserve"> reaches a smaller ultimate length (Middaugh, 1981; Bengtson, 1984; Middaugh and Hemmer, 1992). All </w:t>
      </w:r>
      <w:r w:rsidRPr="00985FFB">
        <w:rPr>
          <w:i/>
          <w:iCs/>
        </w:rPr>
        <w:t xml:space="preserve">M. </w:t>
      </w:r>
      <w:proofErr w:type="spellStart"/>
      <w:r w:rsidRPr="00985FFB">
        <w:rPr>
          <w:i/>
          <w:iCs/>
        </w:rPr>
        <w:t>menidia</w:t>
      </w:r>
      <w:proofErr w:type="spellEnd"/>
      <w:r w:rsidRPr="00985FFB">
        <w:t xml:space="preserve"> experiments used in this study fed fish </w:t>
      </w:r>
      <w:r w:rsidRPr="00985FFB">
        <w:rPr>
          <w:i/>
          <w:iCs/>
        </w:rPr>
        <w:t>ad libitum</w:t>
      </w:r>
      <w:r w:rsidRPr="00985FFB">
        <w:t xml:space="preserve"> in all treatment levels, so </w:t>
      </w:r>
      <w:r w:rsidRPr="00985FFB">
        <w:rPr>
          <w:i/>
          <w:iCs/>
        </w:rPr>
        <w:t>f</w:t>
      </w:r>
      <w:r w:rsidRPr="00985FFB">
        <w:t xml:space="preserve"> was set to 1. For </w:t>
      </w:r>
      <w:r w:rsidR="00834A77">
        <w:t>studies</w:t>
      </w:r>
      <w:r w:rsidRPr="00985FFB">
        <w:t xml:space="preserve"> that exposed fish to different CO</w:t>
      </w:r>
      <w:r w:rsidRPr="00985FFB">
        <w:rPr>
          <w:vertAlign w:val="subscript"/>
        </w:rPr>
        <w:t>2</w:t>
      </w:r>
      <w:r w:rsidRPr="00985FFB">
        <w:t xml:space="preserve"> levels, we only used data from control groups to avoid potential </w:t>
      </w:r>
      <w:r w:rsidR="00834A77">
        <w:t>CO</w:t>
      </w:r>
      <w:r w:rsidR="00834A77">
        <w:rPr>
          <w:vertAlign w:val="subscript"/>
        </w:rPr>
        <w:t>2</w:t>
      </w:r>
      <w:r w:rsidRPr="00985FFB">
        <w:t xml:space="preserve"> effects in the data. </w:t>
      </w:r>
    </w:p>
    <w:p w14:paraId="626D132A" w14:textId="38708238" w:rsidR="005F4420" w:rsidRDefault="005F4420" w:rsidP="00966BCC">
      <w:pPr>
        <w:pStyle w:val="TS"/>
        <w:spacing w:line="360" w:lineRule="auto"/>
        <w:rPr>
          <w:rFonts w:cs="Times New Roman"/>
        </w:rPr>
      </w:pPr>
    </w:p>
    <w:p w14:paraId="586C1A97" w14:textId="0DDC34F8" w:rsidR="005B53EC" w:rsidRDefault="005B53EC" w:rsidP="005B53EC">
      <w:pPr>
        <w:pStyle w:val="TS"/>
        <w:numPr>
          <w:ilvl w:val="1"/>
          <w:numId w:val="10"/>
        </w:numPr>
        <w:spacing w:line="360" w:lineRule="auto"/>
        <w:ind w:left="450" w:hanging="450"/>
        <w:rPr>
          <w:rFonts w:cs="Times New Roman"/>
        </w:rPr>
      </w:pPr>
      <w:r>
        <w:rPr>
          <w:rFonts w:cs="Times New Roman"/>
          <w:i/>
          <w:iCs/>
        </w:rPr>
        <w:t>Relating DEB processes to physiology</w:t>
      </w:r>
    </w:p>
    <w:p w14:paraId="6D19D2EC" w14:textId="15E9559D" w:rsidR="00290B73" w:rsidRDefault="000D525F" w:rsidP="00D5272D">
      <w:pPr>
        <w:pStyle w:val="TS"/>
        <w:spacing w:line="360" w:lineRule="auto"/>
        <w:ind w:firstLine="720"/>
      </w:pPr>
      <w:r>
        <w:t xml:space="preserve">We aimed to identify the </w:t>
      </w:r>
      <w:proofErr w:type="spellStart"/>
      <w:r>
        <w:t>DEBkiss</w:t>
      </w:r>
      <w:proofErr w:type="spellEnd"/>
      <w:r>
        <w:t xml:space="preserve"> parameters responsible for observed whole-organism effects of rearing </w:t>
      </w:r>
      <w:r>
        <w:rPr>
          <w:i/>
          <w:iCs/>
        </w:rPr>
        <w:t xml:space="preserve">M. </w:t>
      </w:r>
      <w:proofErr w:type="spellStart"/>
      <w:r>
        <w:rPr>
          <w:i/>
          <w:iCs/>
        </w:rPr>
        <w:t>menidia</w:t>
      </w:r>
      <w:proofErr w:type="spellEnd"/>
      <w:r>
        <w:t xml:space="preserve"> in hypoxia by applying a correction factor to </w:t>
      </w:r>
      <w:r w:rsidR="00B10240">
        <w:t>modify one or more</w:t>
      </w:r>
      <w:r>
        <w:t xml:space="preserve"> parameters</w:t>
      </w:r>
      <w:r w:rsidR="00B10240">
        <w:t xml:space="preserve"> with decreasing oxygen</w:t>
      </w:r>
      <w:r>
        <w:t xml:space="preserve"> based on inhibition </w:t>
      </w:r>
      <w:r w:rsidR="00E36FCB">
        <w:t xml:space="preserve">of </w:t>
      </w:r>
      <w:r>
        <w:t xml:space="preserve">or damage to </w:t>
      </w:r>
      <w:r w:rsidR="00290B73">
        <w:t xml:space="preserve">a </w:t>
      </w:r>
      <w:r>
        <w:t>SU.</w:t>
      </w:r>
      <w:r w:rsidR="00B10240">
        <w:t xml:space="preserve"> </w:t>
      </w:r>
      <w:ins w:id="280" w:author="Schwemmer, Teresa" w:date="2024-06-30T16:20:00Z" w16du:dateUtc="2024-06-30T20:20:00Z">
        <w:r w:rsidR="003724D1">
          <w:t>The SU controls a</w:t>
        </w:r>
        <w:r w:rsidR="003724D1" w:rsidRPr="00985FFB">
          <w:t>ssimilation</w:t>
        </w:r>
        <w:r w:rsidR="003724D1">
          <w:t>,</w:t>
        </w:r>
        <w:r w:rsidR="003724D1" w:rsidRPr="00985FFB">
          <w:t xml:space="preserve"> the transformation of food </w:t>
        </w:r>
        <w:r w:rsidR="003724D1">
          <w:t xml:space="preserve">(or yolk) </w:t>
        </w:r>
        <w:r w:rsidR="003724D1" w:rsidRPr="00985FFB">
          <w:t>and oxygen into compounds that will go to structure, maintenance, or reproduction</w:t>
        </w:r>
        <w:r w:rsidR="003724D1">
          <w:t xml:space="preserve"> (</w:t>
        </w:r>
        <w:proofErr w:type="spellStart"/>
        <w:r w:rsidR="003724D1">
          <w:t>Kooijman</w:t>
        </w:r>
        <w:proofErr w:type="spellEnd"/>
        <w:r w:rsidR="003724D1">
          <w:t>, 2010a; Jager, 2018)</w:t>
        </w:r>
        <w:r w:rsidR="003724D1" w:rsidRPr="00985FFB">
          <w:t xml:space="preserve">. </w:t>
        </w:r>
      </w:ins>
      <w:r w:rsidR="00B10240">
        <w:rPr>
          <w:rFonts w:eastAsiaTheme="minorEastAsia"/>
        </w:rPr>
        <w:t xml:space="preserve">Although oxygen can be a limiting substrate in SUs, previous work suggests that </w:t>
      </w:r>
      <w:r w:rsidR="00B10240">
        <w:rPr>
          <w:rFonts w:eastAsiaTheme="minorEastAsia"/>
          <w:i/>
          <w:iCs/>
        </w:rPr>
        <w:t xml:space="preserve">M. </w:t>
      </w:r>
      <w:proofErr w:type="spellStart"/>
      <w:r w:rsidR="00B10240">
        <w:rPr>
          <w:rFonts w:eastAsiaTheme="minorEastAsia"/>
          <w:i/>
          <w:iCs/>
        </w:rPr>
        <w:t>menidia</w:t>
      </w:r>
      <w:proofErr w:type="spellEnd"/>
      <w:r w:rsidR="00B10240">
        <w:rPr>
          <w:rFonts w:eastAsiaTheme="minorEastAsia"/>
        </w:rPr>
        <w:t xml:space="preserve"> embryos only become metabolically oxygen-limited below</w:t>
      </w:r>
      <w:r w:rsidR="00D5272D">
        <w:rPr>
          <w:rFonts w:eastAsiaTheme="minorEastAsia"/>
        </w:rPr>
        <w:t xml:space="preserve"> a critical level of</w:t>
      </w:r>
      <w:r w:rsidR="00B10240">
        <w:rPr>
          <w:rFonts w:eastAsiaTheme="minorEastAsia"/>
        </w:rPr>
        <w:t xml:space="preserve"> 2.04 mg L</w:t>
      </w:r>
      <w:r w:rsidR="00B10240">
        <w:rPr>
          <w:rFonts w:eastAsiaTheme="minorEastAsia"/>
          <w:vertAlign w:val="superscript"/>
        </w:rPr>
        <w:t>-1</w:t>
      </w:r>
      <w:r w:rsidR="00B10240">
        <w:rPr>
          <w:rFonts w:eastAsiaTheme="minorEastAsia"/>
        </w:rPr>
        <w:t xml:space="preserve"> (Schwemmer, 2023), whi</w:t>
      </w:r>
      <w:r w:rsidR="005029AA">
        <w:rPr>
          <w:rFonts w:eastAsiaTheme="minorEastAsia"/>
        </w:rPr>
        <w:t>le it remains oxygen-independent at</w:t>
      </w:r>
      <w:r w:rsidR="00B10240">
        <w:rPr>
          <w:rFonts w:eastAsiaTheme="minorEastAsia"/>
        </w:rPr>
        <w:t xml:space="preserve"> the treatments </w:t>
      </w:r>
      <w:r w:rsidR="005029AA">
        <w:rPr>
          <w:rFonts w:eastAsiaTheme="minorEastAsia"/>
        </w:rPr>
        <w:t>for which we have data (2.7, 3.1, 4.2, and 7.7 mg L</w:t>
      </w:r>
      <w:r w:rsidR="005029AA">
        <w:rPr>
          <w:rFonts w:eastAsiaTheme="minorEastAsia"/>
          <w:vertAlign w:val="superscript"/>
        </w:rPr>
        <w:t>-1</w:t>
      </w:r>
      <w:r w:rsidR="005029AA">
        <w:rPr>
          <w:rFonts w:eastAsiaTheme="minorEastAsia"/>
        </w:rPr>
        <w:t>; Schwemmer et al., 2020)</w:t>
      </w:r>
      <w:r w:rsidR="00B10240">
        <w:rPr>
          <w:rFonts w:eastAsiaTheme="minorEastAsia"/>
        </w:rPr>
        <w:t xml:space="preserve">. </w:t>
      </w:r>
      <w:r w:rsidR="00B10240">
        <w:t>We therefore considered a single-substrate growth SU in which food or egg buffer was the substrate</w:t>
      </w:r>
      <w:r w:rsidR="00290B73">
        <w:t>.</w:t>
      </w:r>
      <w:r w:rsidR="00B10240">
        <w:t xml:space="preserve"> </w:t>
      </w:r>
      <w:r w:rsidR="00FC3731">
        <w:t xml:space="preserve">The mathematical characterization of inhibition and damage is in </w:t>
      </w:r>
      <w:r w:rsidR="00A40670">
        <w:t>S</w:t>
      </w:r>
      <w:r w:rsidR="00FC3731">
        <w:t>ection 2.5.</w:t>
      </w:r>
    </w:p>
    <w:p w14:paraId="6E34FEA8" w14:textId="752C549E" w:rsidR="000D525F" w:rsidRDefault="000D525F" w:rsidP="00D5272D">
      <w:pPr>
        <w:pStyle w:val="TS"/>
        <w:spacing w:line="360" w:lineRule="auto"/>
        <w:ind w:firstLine="720"/>
      </w:pPr>
      <w:r>
        <w:t xml:space="preserve">Inhibiting agents reversibly bind to SUs, preventing them from accepting substrates to proceed with their reaction. Damage, in contrast, induces dysfunction that is irreversible upon removal of the damaging agent; however, damaged SUs can be repaired or replaced (Muller et al., 2019). </w:t>
      </w:r>
      <w:r w:rsidR="00FC3731">
        <w:t xml:space="preserve">The idea is that hypoxia </w:t>
      </w:r>
      <w:r w:rsidR="00D5272D">
        <w:t>induce</w:t>
      </w:r>
      <w:r w:rsidR="00FC3731">
        <w:t>s</w:t>
      </w:r>
      <w:r w:rsidR="00D5272D">
        <w:t xml:space="preserve"> the production of compounds that in turn bind to SUs. We used existing information on the physiological responses of fish early life stages to hypoxia to identify </w:t>
      </w:r>
      <w:r w:rsidRPr="00985FFB">
        <w:t xml:space="preserve">the following </w:t>
      </w:r>
      <w:r w:rsidR="008B2B5D">
        <w:t xml:space="preserve">candidate </w:t>
      </w:r>
      <w:proofErr w:type="spellStart"/>
      <w:r>
        <w:t>DEBkiss</w:t>
      </w:r>
      <w:proofErr w:type="spellEnd"/>
      <w:r>
        <w:t xml:space="preserve"> </w:t>
      </w:r>
      <w:r w:rsidRPr="00985FFB">
        <w:t xml:space="preserve">parameters </w:t>
      </w:r>
      <w:r w:rsidR="00D5272D">
        <w:t>to which to apply the hypoxia-based correction factor</w:t>
      </w:r>
      <w:r w:rsidRPr="00985FFB">
        <w:t>: maximum assimilation rate</w:t>
      </w:r>
      <w:ins w:id="281" w:author="Schwemmer, Teresa" w:date="2024-06-29T21:17:00Z" w16du:dateUtc="2024-06-30T01:17:00Z">
        <w:r w:rsidR="00C722A6">
          <w:t xml:space="preserve"> (</w:t>
        </w:r>
      </w:ins>
      <w:ins w:id="282" w:author="Schwemmer, Teresa" w:date="2024-06-29T21:18:00Z" w16du:dateUtc="2024-06-30T01:18:00Z">
        <w:r w:rsidR="00C722A6">
          <w:rPr>
            <w:i/>
            <w:iCs/>
          </w:rPr>
          <w:t>J</w:t>
        </w:r>
        <w:r w:rsidR="00C722A6">
          <w:rPr>
            <w:i/>
            <w:iCs/>
            <w:vertAlign w:val="superscript"/>
          </w:rPr>
          <w:t>a</w:t>
        </w:r>
        <w:r w:rsidR="00C722A6">
          <w:rPr>
            <w:i/>
            <w:iCs/>
            <w:vertAlign w:val="subscript"/>
          </w:rPr>
          <w:t>Am</w:t>
        </w:r>
      </w:ins>
      <w:ins w:id="283" w:author="Schwemmer, Teresa" w:date="2024-06-29T21:19:00Z" w16du:dateUtc="2024-06-30T01:19:00Z">
        <w:r w:rsidR="00C722A6">
          <w:t>)</w:t>
        </w:r>
      </w:ins>
      <w:r w:rsidRPr="00985FFB">
        <w:t>, conversion efficiency of assimilates into structure (growth</w:t>
      </w:r>
      <w:ins w:id="284" w:author="Schwemmer, Teresa" w:date="2024-06-29T21:19:00Z" w16du:dateUtc="2024-06-30T01:19:00Z">
        <w:r w:rsidR="00C722A6">
          <w:t xml:space="preserve">, </w:t>
        </w:r>
        <w:proofErr w:type="spellStart"/>
        <w:r w:rsidR="00C722A6">
          <w:rPr>
            <w:i/>
            <w:iCs/>
          </w:rPr>
          <w:t>y</w:t>
        </w:r>
        <w:r w:rsidR="00C722A6">
          <w:rPr>
            <w:i/>
            <w:iCs/>
            <w:vertAlign w:val="subscript"/>
          </w:rPr>
          <w:t>VA</w:t>
        </w:r>
      </w:ins>
      <w:proofErr w:type="spellEnd"/>
      <w:r w:rsidRPr="00985FFB">
        <w:t xml:space="preserve">), </w:t>
      </w:r>
      <w:r w:rsidR="00D5272D" w:rsidRPr="00985FFB">
        <w:t>maximum somatic maintenance rate</w:t>
      </w:r>
      <w:ins w:id="285" w:author="Schwemmer, Teresa" w:date="2024-06-29T21:19:00Z" w16du:dateUtc="2024-06-30T01:19:00Z">
        <w:r w:rsidR="00C722A6">
          <w:t xml:space="preserve"> (</w:t>
        </w:r>
        <w:proofErr w:type="spellStart"/>
        <w:r w:rsidR="00C722A6">
          <w:rPr>
            <w:i/>
            <w:iCs/>
          </w:rPr>
          <w:t>J</w:t>
        </w:r>
        <w:r w:rsidR="00C722A6">
          <w:rPr>
            <w:i/>
            <w:iCs/>
            <w:vertAlign w:val="superscript"/>
          </w:rPr>
          <w:t>v</w:t>
        </w:r>
        <w:r w:rsidR="00C722A6">
          <w:rPr>
            <w:i/>
            <w:iCs/>
            <w:vertAlign w:val="subscript"/>
          </w:rPr>
          <w:t>M</w:t>
        </w:r>
        <w:proofErr w:type="spellEnd"/>
        <w:r w:rsidR="00C722A6">
          <w:t>, mg mm</w:t>
        </w:r>
        <w:r w:rsidR="00C722A6">
          <w:rPr>
            <w:vertAlign w:val="superscript"/>
          </w:rPr>
          <w:t>-3</w:t>
        </w:r>
        <w:r w:rsidR="00C722A6">
          <w:t xml:space="preserve"> d</w:t>
        </w:r>
        <w:r w:rsidR="00C722A6">
          <w:rPr>
            <w:vertAlign w:val="superscript"/>
          </w:rPr>
          <w:t>-1</w:t>
        </w:r>
        <w:r w:rsidR="00C722A6">
          <w:t>)</w:t>
        </w:r>
      </w:ins>
      <w:r w:rsidR="00D5272D" w:rsidRPr="00985FFB">
        <w:t>,</w:t>
      </w:r>
      <w:r w:rsidR="001522DA">
        <w:t xml:space="preserve"> </w:t>
      </w:r>
      <w:r w:rsidRPr="00985FFB">
        <w:t>embryo mortality rate</w:t>
      </w:r>
      <w:ins w:id="286" w:author="Schwemmer, Teresa" w:date="2024-06-29T21:20:00Z" w16du:dateUtc="2024-06-30T01:20:00Z">
        <w:r w:rsidR="00C722A6">
          <w:t xml:space="preserve"> (</w:t>
        </w:r>
        <w:r w:rsidR="00C722A6">
          <w:rPr>
            <w:rFonts w:cs="Times New Roman"/>
            <w:i/>
            <w:iCs/>
          </w:rPr>
          <w:t>µ</w:t>
        </w:r>
        <w:proofErr w:type="spellStart"/>
        <w:r w:rsidR="00C722A6">
          <w:rPr>
            <w:i/>
            <w:iCs/>
            <w:vertAlign w:val="subscript"/>
          </w:rPr>
          <w:t>emb</w:t>
        </w:r>
        <w:proofErr w:type="spellEnd"/>
        <w:r w:rsidR="00C722A6">
          <w:t>)</w:t>
        </w:r>
      </w:ins>
      <w:r w:rsidRPr="00985FFB">
        <w:t>, and post-hatch mortality rate</w:t>
      </w:r>
      <w:ins w:id="287" w:author="Schwemmer, Teresa" w:date="2024-06-29T21:20:00Z" w16du:dateUtc="2024-06-30T01:20:00Z">
        <w:r w:rsidR="00C722A6">
          <w:t xml:space="preserve"> (</w:t>
        </w:r>
        <w:r w:rsidR="00C722A6">
          <w:rPr>
            <w:rFonts w:cs="Times New Roman"/>
            <w:i/>
            <w:iCs/>
          </w:rPr>
          <w:t>µ</w:t>
        </w:r>
        <w:r w:rsidR="00C722A6">
          <w:rPr>
            <w:i/>
            <w:iCs/>
            <w:vertAlign w:val="subscript"/>
          </w:rPr>
          <w:t>lar</w:t>
        </w:r>
        <w:r w:rsidR="00C722A6">
          <w:t>)</w:t>
        </w:r>
      </w:ins>
      <w:r w:rsidRPr="00985FFB">
        <w:t>.</w:t>
      </w:r>
      <w:r w:rsidR="00290B73">
        <w:t xml:space="preserve"> Hypoxia </w:t>
      </w:r>
      <w:r w:rsidR="00290B73">
        <w:rPr>
          <w:rFonts w:eastAsiaTheme="minorEastAsia"/>
        </w:rPr>
        <w:t xml:space="preserve">effects on growth and hatching time can occur either through inhibition of assimilation or through damage that reduces the conversion efficiency of assimilates to growth. Hypoxia </w:t>
      </w:r>
      <w:del w:id="288" w:author="Schwemmer, Teresa" w:date="2024-06-30T15:45:00Z" w16du:dateUtc="2024-06-30T19:45:00Z">
        <w:r w:rsidR="00290B73" w:rsidDel="00A367BA">
          <w:rPr>
            <w:rFonts w:eastAsiaTheme="minorEastAsia"/>
          </w:rPr>
          <w:delText>impact on survival may be caused</w:delText>
        </w:r>
      </w:del>
      <w:ins w:id="289" w:author="Schwemmer, Teresa" w:date="2024-06-30T15:45:00Z" w16du:dateUtc="2024-06-30T19:45:00Z">
        <w:r w:rsidR="00A367BA">
          <w:rPr>
            <w:rFonts w:eastAsiaTheme="minorEastAsia"/>
          </w:rPr>
          <w:t>may impact survival</w:t>
        </w:r>
      </w:ins>
      <w:r w:rsidR="00290B73">
        <w:rPr>
          <w:rFonts w:eastAsiaTheme="minorEastAsia"/>
        </w:rPr>
        <w:t xml:space="preserve"> directly through </w:t>
      </w:r>
      <w:r w:rsidR="00290B73">
        <w:rPr>
          <w:rFonts w:eastAsiaTheme="minorEastAsia"/>
        </w:rPr>
        <w:lastRenderedPageBreak/>
        <w:t xml:space="preserve">damage or by inhibition of damage repair processes. </w:t>
      </w:r>
      <w:proofErr w:type="gramStart"/>
      <w:r w:rsidR="00C638CF">
        <w:rPr>
          <w:rFonts w:eastAsiaTheme="minorEastAsia"/>
        </w:rPr>
        <w:t>Hypoxia</w:t>
      </w:r>
      <w:proofErr w:type="gramEnd"/>
      <w:r w:rsidR="00C638CF">
        <w:rPr>
          <w:rFonts w:eastAsiaTheme="minorEastAsia"/>
        </w:rPr>
        <w:t xml:space="preserve"> impact on somatic maintenance rate may be </w:t>
      </w:r>
      <w:r w:rsidR="00273663">
        <w:rPr>
          <w:rFonts w:eastAsiaTheme="minorEastAsia"/>
        </w:rPr>
        <w:t xml:space="preserve">most plausibly </w:t>
      </w:r>
      <w:r w:rsidR="00C638CF">
        <w:rPr>
          <w:rFonts w:eastAsiaTheme="minorEastAsia"/>
        </w:rPr>
        <w:t>represented as damage.</w:t>
      </w:r>
      <w:r w:rsidR="00B93914">
        <w:rPr>
          <w:rFonts w:eastAsiaTheme="minorEastAsia"/>
        </w:rPr>
        <w:t xml:space="preserve"> </w:t>
      </w:r>
      <w:ins w:id="290" w:author="Schwemmer, Teresa" w:date="2024-06-30T15:46:00Z" w16du:dateUtc="2024-06-30T19:46:00Z">
        <w:r w:rsidR="00A367BA">
          <w:rPr>
            <w:rFonts w:eastAsiaTheme="minorEastAsia"/>
          </w:rPr>
          <w:t xml:space="preserve">Inhibition of or damage to SUs could </w:t>
        </w:r>
      </w:ins>
      <w:ins w:id="291" w:author="Schwemmer, Teresa" w:date="2024-06-30T15:48:00Z" w16du:dateUtc="2024-06-30T19:48:00Z">
        <w:r w:rsidR="00A367BA">
          <w:rPr>
            <w:rFonts w:eastAsiaTheme="minorEastAsia"/>
          </w:rPr>
          <w:t>affect these parameters as a direct or indirect result of sev</w:t>
        </w:r>
      </w:ins>
      <w:ins w:id="292" w:author="Schwemmer, Teresa" w:date="2024-06-30T15:49:00Z" w16du:dateUtc="2024-06-30T19:49:00Z">
        <w:r w:rsidR="00A367BA">
          <w:rPr>
            <w:rFonts w:eastAsiaTheme="minorEastAsia"/>
          </w:rPr>
          <w:t>eral hypoxia responses in fish, such as anaerobic respiration, behavior, and action of hypoxia-inducible factors (</w:t>
        </w:r>
      </w:ins>
      <w:ins w:id="293" w:author="Schwemmer, Teresa" w:date="2024-06-30T16:12:00Z" w16du:dateUtc="2024-06-30T20:12:00Z">
        <w:r w:rsidR="00B26926">
          <w:rPr>
            <w:rFonts w:eastAsiaTheme="minorEastAsia"/>
          </w:rPr>
          <w:t>Farrell and Brauner, 2009</w:t>
        </w:r>
      </w:ins>
      <w:ins w:id="294" w:author="Schwemmer, Teresa" w:date="2024-06-30T15:49:00Z" w16du:dateUtc="2024-06-30T19:49:00Z">
        <w:r w:rsidR="00A367BA">
          <w:rPr>
            <w:rFonts w:eastAsiaTheme="minorEastAsia"/>
          </w:rPr>
          <w:t>). A detailed review of how these mechanisms relate to the DEB parameters and SUs can be found in the Supplementary Materials.</w:t>
        </w:r>
      </w:ins>
      <w:del w:id="295" w:author="Schwemmer, Teresa" w:date="2024-06-30T15:49:00Z" w16du:dateUtc="2024-06-30T19:49:00Z">
        <w:r w:rsidR="00B93914" w:rsidDel="00A367BA">
          <w:rPr>
            <w:rFonts w:eastAsiaTheme="minorEastAsia"/>
          </w:rPr>
          <w:delText>We now discuss how the</w:delText>
        </w:r>
        <w:r w:rsidR="00FC3731" w:rsidDel="00A367BA">
          <w:rPr>
            <w:rFonts w:eastAsiaTheme="minorEastAsia"/>
          </w:rPr>
          <w:delText>se</w:delText>
        </w:r>
        <w:r w:rsidR="00B93914" w:rsidDel="00A367BA">
          <w:rPr>
            <w:rFonts w:eastAsiaTheme="minorEastAsia"/>
          </w:rPr>
          <w:delText xml:space="preserve"> abstract concepts</w:delText>
        </w:r>
        <w:r w:rsidR="00273663" w:rsidDel="00A367BA">
          <w:rPr>
            <w:rFonts w:eastAsiaTheme="minorEastAsia"/>
          </w:rPr>
          <w:delText>,</w:delText>
        </w:r>
        <w:r w:rsidR="00B93914" w:rsidDel="00A367BA">
          <w:rPr>
            <w:rFonts w:eastAsiaTheme="minorEastAsia"/>
          </w:rPr>
          <w:delText xml:space="preserve"> damage and inhibition</w:delText>
        </w:r>
        <w:r w:rsidR="00273663" w:rsidDel="00A367BA">
          <w:rPr>
            <w:rFonts w:eastAsiaTheme="minorEastAsia"/>
          </w:rPr>
          <w:delText>,</w:delText>
        </w:r>
        <w:r w:rsidR="00B93914" w:rsidDel="00A367BA">
          <w:rPr>
            <w:rFonts w:eastAsiaTheme="minorEastAsia"/>
          </w:rPr>
          <w:delText xml:space="preserve"> may relate to observations on hypoxia.</w:delText>
        </w:r>
      </w:del>
    </w:p>
    <w:p w14:paraId="6C3DB499" w14:textId="3123C21D" w:rsidR="008B2B5D" w:rsidRPr="009C26F8" w:rsidDel="003724D1" w:rsidRDefault="00D5272D" w:rsidP="003724D1">
      <w:pPr>
        <w:pStyle w:val="TS"/>
        <w:spacing w:line="360" w:lineRule="auto"/>
        <w:ind w:firstLine="720"/>
        <w:rPr>
          <w:del w:id="296" w:author="Schwemmer, Teresa" w:date="2024-06-30T16:20:00Z" w16du:dateUtc="2024-06-30T20:20:00Z"/>
        </w:rPr>
      </w:pPr>
      <w:del w:id="297" w:author="Schwemmer, Teresa" w:date="2024-06-30T16:19:00Z" w16du:dateUtc="2024-06-30T20:19:00Z">
        <w:r w:rsidRPr="00985FFB" w:rsidDel="003724D1">
          <w:delText xml:space="preserve">Assimilation is the transformation of food </w:delText>
        </w:r>
        <w:r w:rsidR="00C638CF" w:rsidDel="003724D1">
          <w:delText xml:space="preserve">(or yolk) </w:delText>
        </w:r>
        <w:r w:rsidRPr="00985FFB" w:rsidDel="003724D1">
          <w:delText>and oxygen into compounds that will go to structure, maintenance, or reproduction</w:delText>
        </w:r>
        <w:r w:rsidDel="003724D1">
          <w:delText xml:space="preserve"> (Kooijman, 2010</w:delText>
        </w:r>
        <w:r w:rsidR="00BB1D9B" w:rsidDel="003724D1">
          <w:delText>a</w:delText>
        </w:r>
        <w:r w:rsidDel="003724D1">
          <w:delText>; Jager, 2018)</w:delText>
        </w:r>
        <w:r w:rsidRPr="00985FFB" w:rsidDel="003724D1">
          <w:delText xml:space="preserve">. </w:delText>
        </w:r>
      </w:del>
      <w:del w:id="298" w:author="Schwemmer, Teresa" w:date="2024-06-30T16:20:00Z" w16du:dateUtc="2024-06-30T20:20:00Z">
        <w:r w:rsidRPr="00985FFB" w:rsidDel="003724D1">
          <w:delText>Reduced food consumption</w:delText>
        </w:r>
        <w:r w:rsidR="00651B4C" w:rsidDel="003724D1">
          <w:delText xml:space="preserve"> or </w:delText>
        </w:r>
        <w:r w:rsidR="009C26F8" w:rsidDel="003724D1">
          <w:delText>reduced</w:delText>
        </w:r>
        <w:r w:rsidR="00651B4C" w:rsidDel="003724D1">
          <w:delText xml:space="preserve"> conversion of food into utilizable compounds</w:delText>
        </w:r>
        <w:r w:rsidDel="003724D1">
          <w:delText xml:space="preserve">, and thus limitation of </w:delText>
        </w:r>
        <w:r w:rsidR="00273663" w:rsidDel="003724D1">
          <w:delText xml:space="preserve">input of </w:delText>
        </w:r>
        <w:r w:rsidDel="003724D1">
          <w:delText xml:space="preserve">substrate </w:delText>
        </w:r>
        <w:r w:rsidR="00273663" w:rsidDel="003724D1">
          <w:delText xml:space="preserve">to </w:delText>
        </w:r>
        <w:r w:rsidDel="003724D1">
          <w:delText>the SU,</w:delText>
        </w:r>
        <w:r w:rsidRPr="00985FFB" w:rsidDel="003724D1">
          <w:delText xml:space="preserve"> is a primary mechanism by which the fish energy budget is thought to be impacted by hypoxia (Chabot and Dutil, 1999; Thomas et al., 2019</w:delText>
        </w:r>
        <w:r w:rsidR="00273663" w:rsidDel="003724D1">
          <w:delText xml:space="preserve"> with findings reinterpreted for DEBkiss</w:delText>
        </w:r>
        <w:r w:rsidRPr="00985FFB" w:rsidDel="003724D1">
          <w:delText xml:space="preserve">). </w:delText>
        </w:r>
      </w:del>
    </w:p>
    <w:p w14:paraId="612E4BEC" w14:textId="59248A72" w:rsidR="00D5272D" w:rsidDel="003724D1" w:rsidRDefault="00D5272D" w:rsidP="003724D1">
      <w:pPr>
        <w:pStyle w:val="TS"/>
        <w:spacing w:line="360" w:lineRule="auto"/>
        <w:ind w:firstLine="720"/>
        <w:rPr>
          <w:del w:id="299" w:author="Schwemmer, Teresa" w:date="2024-06-30T16:20:00Z" w16du:dateUtc="2024-06-30T20:20:00Z"/>
        </w:rPr>
      </w:pPr>
      <w:del w:id="300" w:author="Schwemmer, Teresa" w:date="2024-06-30T16:20:00Z" w16du:dateUtc="2024-06-30T20:20:00Z">
        <w:r w:rsidDel="003724D1">
          <w:delText xml:space="preserve">Several genes controlling cell division and protein synthesis are regulated by hypoxia (Ton et al., 2003), such as insulin-like growth factor binding protein 1 (IGFBP-1), a protein controlled by hypoxia-inducible factor 1 (Hif-1) that </w:delText>
        </w:r>
        <w:r w:rsidR="008B2B5D" w:rsidDel="003724D1">
          <w:delText xml:space="preserve">has been </w:delText>
        </w:r>
        <w:r w:rsidDel="003724D1">
          <w:delText xml:space="preserve">shown to reduce growth and delay development in fish embryos exposed to hypoxia (Kajimura et al., 2005; Kajimura et al., 2006; Sun et al., 2011; Tian et al., 2014). This factor is thought to trade off growth </w:delText>
        </w:r>
        <w:r w:rsidR="005F2A2F" w:rsidDel="003724D1">
          <w:delText xml:space="preserve">for other oxygen-demanding processes </w:delText>
        </w:r>
        <w:r w:rsidDel="003724D1">
          <w:delText xml:space="preserve">and help fish tolerate hypoxia. By preventing insulin-like growth factors from binding to their receptors, </w:delText>
        </w:r>
        <w:r w:rsidR="005029AA" w:rsidDel="003724D1">
          <w:delText xml:space="preserve">IGFBP-1 inhibits </w:delText>
        </w:r>
        <w:r w:rsidDel="003724D1">
          <w:delText>signaling for cell division and differentiation and energy can be diverted to processes necessary for survival (Kajimura et al., 2005). In the DEBkiss model such forms of inhibition to the SU under hypoxia would be represented by reduced assimilation rates</w:delText>
        </w:r>
        <w:r w:rsidR="00B64EF9" w:rsidDel="003724D1">
          <w:delText>, though the link to survival is not represented explicitly</w:delText>
        </w:r>
        <w:r w:rsidDel="003724D1">
          <w:delText xml:space="preserve">. </w:delText>
        </w:r>
      </w:del>
    </w:p>
    <w:p w14:paraId="2EB29222" w14:textId="276D093B" w:rsidR="005B53EC" w:rsidRPr="00985FFB" w:rsidDel="003724D1" w:rsidRDefault="005B53EC" w:rsidP="003724D1">
      <w:pPr>
        <w:pStyle w:val="TS"/>
        <w:spacing w:line="360" w:lineRule="auto"/>
        <w:ind w:firstLine="720"/>
        <w:rPr>
          <w:del w:id="301" w:author="Schwemmer, Teresa" w:date="2024-06-30T16:20:00Z" w16du:dateUtc="2024-06-30T20:20:00Z"/>
        </w:rPr>
      </w:pPr>
      <w:del w:id="302" w:author="Schwemmer, Teresa" w:date="2024-06-30T16:20:00Z" w16du:dateUtc="2024-06-30T20:20:00Z">
        <w:r w:rsidRPr="00985FFB" w:rsidDel="003724D1">
          <w:delText xml:space="preserve">The conversion efficiency of assimilates to structure </w:delText>
        </w:r>
        <w:r w:rsidR="00B64EF9" w:rsidDel="003724D1">
          <w:delText>determines</w:delText>
        </w:r>
        <w:r w:rsidR="00B64EF9" w:rsidRPr="00985FFB" w:rsidDel="003724D1">
          <w:delText xml:space="preserve"> </w:delText>
        </w:r>
        <w:r w:rsidRPr="00985FFB" w:rsidDel="003724D1">
          <w:delText xml:space="preserve">growth and hatch timing because it </w:delText>
        </w:r>
        <w:r w:rsidR="00B64EF9" w:rsidDel="003724D1">
          <w:delText>represents</w:delText>
        </w:r>
        <w:r w:rsidR="00B64EF9" w:rsidRPr="00985FFB" w:rsidDel="003724D1">
          <w:delText xml:space="preserve"> </w:delText>
        </w:r>
        <w:r w:rsidRPr="00985FFB" w:rsidDel="003724D1">
          <w:delText xml:space="preserve">the fraction of assimilates that are converted into structure rather than burned on overhead costs of growth (Jager, 2018). When oxygen is low enough that anaerobic metabolism must be used, this reduces conversion efficiency so that less growth results from the same amount of yolk or food (Thomas et al., 2019). </w:delText>
        </w:r>
        <w:r w:rsidDel="003724D1">
          <w:delText xml:space="preserve">Damage to the SU may </w:delText>
        </w:r>
        <w:r w:rsidR="007B5196" w:rsidDel="003724D1">
          <w:delText xml:space="preserve">also </w:delText>
        </w:r>
        <w:r w:rsidDel="003724D1">
          <w:delText xml:space="preserve">be responsible for reductions in conversion efficiency through lactate accumulation and consequential declines in internal pH. </w:delText>
        </w:r>
        <w:r w:rsidR="0083236E" w:rsidDel="003724D1">
          <w:delText xml:space="preserve">Even at oxygen levels above the critical level at which oxygen consumption declines, anaerobic glycolysis may </w:delText>
        </w:r>
        <w:r w:rsidR="007B5196" w:rsidDel="003724D1">
          <w:delText>increase</w:delText>
        </w:r>
        <w:r w:rsidR="0083236E" w:rsidDel="003724D1">
          <w:delText xml:space="preserve"> (</w:delText>
        </w:r>
        <w:r w:rsidR="0083236E" w:rsidRPr="00985FFB" w:rsidDel="003724D1">
          <w:rPr>
            <w:rFonts w:cs="Times New Roman"/>
          </w:rPr>
          <w:delText>Nonnotte et al., 1993; Maxime et al., 2000; Wood et al., 2018</w:delText>
        </w:r>
        <w:r w:rsidR="0083236E" w:rsidDel="003724D1">
          <w:rPr>
            <w:rFonts w:cs="Times New Roman"/>
          </w:rPr>
          <w:delText xml:space="preserve">). </w:delText>
        </w:r>
        <w:r w:rsidDel="003724D1">
          <w:delText>Although capability for anaerobic glycolysis in embryos and yolk sac larvae appears to vary widely across species (Wieser, 1995; Finn</w:delText>
        </w:r>
        <w:r w:rsidR="006D59BB" w:rsidDel="003724D1">
          <w:delText>,</w:delText>
        </w:r>
        <w:r w:rsidDel="003724D1">
          <w:delText xml:space="preserve"> 1995; Rombough, 1988), smaller fishes reach harmful levels of anaerobic end-products much faster than larger fishes due to their higher mass-specific metabolic rates (Nilsson and </w:delText>
        </w:r>
        <w:r w:rsidDel="003724D1">
          <w:rPr>
            <w:rFonts w:cs="Times New Roman"/>
          </w:rPr>
          <w:delText>Ö</w:delText>
        </w:r>
        <w:r w:rsidDel="003724D1">
          <w:delText xml:space="preserve">stlund-Nilsson, 2008). </w:delText>
        </w:r>
        <w:r w:rsidRPr="00985FFB" w:rsidDel="003724D1">
          <w:delText>We hypothesize</w:delText>
        </w:r>
        <w:r w:rsidR="005029AA" w:rsidDel="003724D1">
          <w:delText>d</w:delText>
        </w:r>
        <w:r w:rsidRPr="00985FFB" w:rsidDel="003724D1">
          <w:delText xml:space="preserve"> that this contributed to a smaller hatch size and slower growth post-hatch. </w:delText>
        </w:r>
      </w:del>
    </w:p>
    <w:p w14:paraId="65687EB6" w14:textId="3994E3A9" w:rsidR="008A7A8F" w:rsidDel="003724D1" w:rsidRDefault="00D5272D" w:rsidP="003724D1">
      <w:pPr>
        <w:pStyle w:val="TS"/>
        <w:spacing w:line="360" w:lineRule="auto"/>
        <w:ind w:firstLine="720"/>
        <w:rPr>
          <w:del w:id="303" w:author="Schwemmer, Teresa" w:date="2024-06-30T16:20:00Z" w16du:dateUtc="2024-06-30T20:20:00Z"/>
        </w:rPr>
      </w:pPr>
      <w:del w:id="304" w:author="Schwemmer, Teresa" w:date="2024-06-30T16:20:00Z" w16du:dateUtc="2024-06-30T20:20:00Z">
        <w:r w:rsidRPr="00985FFB" w:rsidDel="003724D1">
          <w:delText xml:space="preserve">Maintenance in DEBkiss is the energy allocated to any processes that support the integrity and functioning of the structural body (Jager, 2018), including homeostasis, damage repair, and activity. </w:delText>
        </w:r>
        <w:r w:rsidRPr="00793E0D" w:rsidDel="003724D1">
          <w:delText xml:space="preserve">Demand for more protein turnover and cell repair can increase the volume-specific maintenance rate </w:delText>
        </w:r>
        <w:r w:rsidDel="003724D1">
          <w:delText xml:space="preserve">following damage </w:delText>
        </w:r>
        <w:r w:rsidRPr="00793E0D" w:rsidDel="003724D1">
          <w:delText>(Bouma et al., 1994; Kooijman, 2010</w:delText>
        </w:r>
        <w:r w:rsidR="00BB1D9B" w:rsidDel="003724D1">
          <w:delText>a</w:delText>
        </w:r>
        <w:r w:rsidRPr="00793E0D" w:rsidDel="003724D1">
          <w:delText>) and</w:delText>
        </w:r>
        <w:r w:rsidDel="003724D1">
          <w:delText xml:space="preserve"> indeed</w:delText>
        </w:r>
        <w:r w:rsidRPr="00793E0D" w:rsidDel="003724D1">
          <w:delText xml:space="preserve"> maintenance has been shown to increase with damage to structural proteins (Maury et al., 2019). </w:delText>
        </w:r>
        <w:r w:rsidDel="003724D1">
          <w:delText xml:space="preserve">In addition to damage repair, </w:delText>
        </w:r>
        <w:r w:rsidRPr="00985FFB" w:rsidDel="003724D1">
          <w:delText xml:space="preserve">maintenance rate could be elevated by the activity required for some of the behavioral responses fish exhibit under hypoxia (Thomas et al., 2019). </w:delText>
        </w:r>
        <w:r w:rsidRPr="00985FFB" w:rsidDel="003724D1">
          <w:rPr>
            <w:i/>
            <w:iCs/>
          </w:rPr>
          <w:delText>M. menidia</w:delText>
        </w:r>
        <w:r w:rsidRPr="00985FFB" w:rsidDel="003724D1">
          <w:delText xml:space="preserve"> exposed to hypoxia swim to the surface to use aquatic surface respiration, taking advantage of the diffusion of oxygen from the air (Miller et al., 2016). This behavior is impossible in embryos but has been observed in larvae (Cross et al., 2019). </w:delText>
        </w:r>
        <w:r w:rsidR="00944750" w:rsidRPr="00985FFB" w:rsidDel="003724D1">
          <w:delText>Fishes also expend energy on faster ventilation and heartbeat</w:delText>
        </w:r>
        <w:r w:rsidR="00944750" w:rsidDel="003724D1">
          <w:delText xml:space="preserve"> when ambient DO is low</w:delText>
        </w:r>
        <w:r w:rsidR="00944750" w:rsidRPr="00985FFB" w:rsidDel="003724D1">
          <w:delText xml:space="preserve"> to increase oxygen uptake (Kramer, 1987; Maxime et al., 2000)</w:delText>
        </w:r>
        <w:r w:rsidR="00944750" w:rsidDel="003724D1">
          <w:delText xml:space="preserve"> and remove accumulated CO</w:delText>
        </w:r>
        <w:r w:rsidR="00944750" w:rsidDel="003724D1">
          <w:rPr>
            <w:vertAlign w:val="subscript"/>
          </w:rPr>
          <w:delText>2</w:delText>
        </w:r>
        <w:r w:rsidR="00944750" w:rsidDel="003724D1">
          <w:delText xml:space="preserve"> and lactate (Perry et al., 2009; </w:delText>
        </w:r>
        <w:r w:rsidR="00944750" w:rsidRPr="00985FFB" w:rsidDel="003724D1">
          <w:delText>Heath and Pritchard, 1965</w:delText>
        </w:r>
        <w:r w:rsidR="00944750" w:rsidDel="003724D1">
          <w:delText>)</w:delText>
        </w:r>
        <w:r w:rsidR="00944750" w:rsidRPr="00985FFB" w:rsidDel="003724D1">
          <w:delText xml:space="preserve">, but these capabilities may be limited until development has progressed further. </w:delText>
        </w:r>
      </w:del>
    </w:p>
    <w:p w14:paraId="77EE1E27" w14:textId="3CC84BC9" w:rsidR="00D5272D" w:rsidRPr="00985FFB" w:rsidDel="003724D1" w:rsidRDefault="008A7A8F" w:rsidP="003724D1">
      <w:pPr>
        <w:pStyle w:val="TS"/>
        <w:spacing w:line="360" w:lineRule="auto"/>
        <w:ind w:firstLine="720"/>
        <w:rPr>
          <w:del w:id="305" w:author="Schwemmer, Teresa" w:date="2024-06-30T16:20:00Z" w16du:dateUtc="2024-06-30T20:20:00Z"/>
        </w:rPr>
      </w:pPr>
      <w:del w:id="306" w:author="Schwemmer, Teresa" w:date="2024-06-30T16:20:00Z" w16du:dateUtc="2024-06-30T20:20:00Z">
        <w:r w:rsidDel="003724D1">
          <w:delText>The maintenance flux in DEBkiss is represented in units of assimilated carbon required to meet the energy demand f</w:delText>
        </w:r>
        <w:r w:rsidR="00B911A9" w:rsidDel="003724D1">
          <w:delText>ro</w:delText>
        </w:r>
        <w:r w:rsidDel="003724D1">
          <w:delText xml:space="preserve">m maintenance. It therefore is only indirectly related to respiration rates measured as oxygen consumption. </w:delText>
        </w:r>
        <w:r w:rsidR="00CA76F9" w:rsidDel="003724D1">
          <w:delText>For example,</w:delText>
        </w:r>
        <w:r w:rsidDel="003724D1">
          <w:delText xml:space="preserve"> an increase in the </w:delText>
        </w:r>
        <w:r w:rsidR="00CA76F9" w:rsidDel="003724D1">
          <w:delText xml:space="preserve">abstract </w:delText>
        </w:r>
        <w:r w:rsidDel="003724D1">
          <w:delText xml:space="preserve">maintenance parameter in the </w:delText>
        </w:r>
        <w:r w:rsidR="00CA76F9" w:rsidDel="003724D1">
          <w:delText>model could be caused by an increase in anaerobic processes with</w:delText>
        </w:r>
        <w:r w:rsidR="00B911A9" w:rsidDel="003724D1">
          <w:delText>out</w:delText>
        </w:r>
        <w:r w:rsidR="00CA76F9" w:rsidDel="003724D1">
          <w:delText xml:space="preserve"> impacting oxygen consumption. </w:delText>
        </w:r>
        <w:r w:rsidR="0083236E" w:rsidDel="003724D1">
          <w:delText xml:space="preserve">The </w:delText>
        </w:r>
        <w:r w:rsidRPr="00B911A9" w:rsidDel="003724D1">
          <w:rPr>
            <w:i/>
            <w:iCs/>
          </w:rPr>
          <w:delText>measured</w:delText>
        </w:r>
        <w:r w:rsidDel="003724D1">
          <w:delText xml:space="preserve"> </w:delText>
        </w:r>
        <w:r w:rsidR="0083236E" w:rsidDel="003724D1">
          <w:delText xml:space="preserve">oxygen consumption rates of </w:delText>
        </w:r>
        <w:r w:rsidR="0083236E" w:rsidDel="003724D1">
          <w:rPr>
            <w:i/>
            <w:iCs/>
          </w:rPr>
          <w:delText>M. menidia</w:delText>
        </w:r>
        <w:r w:rsidR="0083236E" w:rsidDel="003724D1">
          <w:delText xml:space="preserve"> early life stages did not significantly increase under</w:delText>
        </w:r>
        <w:r w:rsidR="00B911A9" w:rsidDel="003724D1">
          <w:delText xml:space="preserve"> experimental</w:delText>
        </w:r>
        <w:r w:rsidR="0083236E" w:rsidDel="003724D1">
          <w:delText xml:space="preserve"> chronic hypoxia, but great variability in metabolic rates among individuals combined with the short respirometry periods used (&lt;1 hour) may make small increases related to damage repair or activity difficult to detect (Schwemmer et al., 2020). </w:delText>
        </w:r>
      </w:del>
    </w:p>
    <w:p w14:paraId="3F991E77" w14:textId="54981A50" w:rsidR="005B53EC" w:rsidRPr="005B53EC" w:rsidRDefault="005B53EC" w:rsidP="003724D1">
      <w:pPr>
        <w:pStyle w:val="TS"/>
        <w:spacing w:line="360" w:lineRule="auto"/>
        <w:ind w:firstLine="720"/>
      </w:pPr>
      <w:del w:id="307" w:author="Schwemmer, Teresa" w:date="2024-06-30T16:20:00Z" w16du:dateUtc="2024-06-30T20:20:00Z">
        <w:r w:rsidDel="003724D1">
          <w:delText xml:space="preserve">Although mortality is not a process directly represented by an SU, it could indirectly be impacted by hypoxia effects on SUs through failure to meet developmental milestones – particularly for hatching – or </w:delText>
        </w:r>
        <w:r w:rsidR="00E36FCB" w:rsidDel="003724D1">
          <w:delText xml:space="preserve">directly </w:delText>
        </w:r>
        <w:r w:rsidR="00CA76F9" w:rsidDel="003724D1">
          <w:delText>through</w:delText>
        </w:r>
        <w:r w:rsidR="001E50F3" w:rsidDel="003724D1">
          <w:delText xml:space="preserve"> increase in damage production or</w:delText>
        </w:r>
        <w:r w:rsidR="00CA76F9" w:rsidDel="003724D1">
          <w:delText xml:space="preserve"> inhibition of </w:delText>
        </w:r>
        <w:r w:rsidDel="003724D1">
          <w:delText xml:space="preserve">damage repair rates. </w:delText>
        </w:r>
        <w:r w:rsidR="005029AA" w:rsidDel="003724D1">
          <w:delText>In the parameter estimation using data from normoxic conditions</w:delText>
        </w:r>
        <w:r w:rsidR="007D2964" w:rsidDel="003724D1">
          <w:delText xml:space="preserve"> (Section 2.3)</w:delText>
        </w:r>
        <w:r w:rsidRPr="00985FFB" w:rsidDel="003724D1">
          <w:delText xml:space="preserve">, our </w:delText>
        </w:r>
        <w:r w:rsidR="005029AA" w:rsidDel="003724D1">
          <w:delText>estimated</w:delText>
        </w:r>
        <w:r w:rsidRPr="00985FFB" w:rsidDel="003724D1">
          <w:delText xml:space="preserve"> survival parameter for embryo mortality </w:delText>
        </w:r>
        <w:r w:rsidDel="003724D1">
          <w:delText>wa</w:delText>
        </w:r>
        <w:r w:rsidRPr="00985FFB" w:rsidDel="003724D1">
          <w:delText>s greater than that of larvae</w:delText>
        </w:r>
        <w:r w:rsidR="005029AA" w:rsidDel="003724D1">
          <w:delText xml:space="preserve"> (Table </w:delText>
        </w:r>
        <w:r w:rsidR="007D2964" w:rsidDel="003724D1">
          <w:delText>1)</w:delText>
        </w:r>
        <w:r w:rsidRPr="00985FFB" w:rsidDel="003724D1">
          <w:delText xml:space="preserve">. If assimilation rate or conversion efficiency of </w:delText>
        </w:r>
        <w:r w:rsidRPr="00985FFB" w:rsidDel="003724D1">
          <w:rPr>
            <w:i/>
            <w:iCs/>
          </w:rPr>
          <w:delText>M. menidia</w:delText>
        </w:r>
        <w:r w:rsidRPr="00985FFB" w:rsidDel="003724D1">
          <w:delText xml:space="preserve"> decreases under hypoxia, the resulting slower egg buffer depletion would delay hatching, extending individuals’ time in the stage with greater mortality and thus accounting for reduced hatch survival under hypoxia. We therefore hypothesize</w:delText>
        </w:r>
        <w:r w:rsidDel="003724D1">
          <w:delText>d</w:delText>
        </w:r>
        <w:r w:rsidRPr="00985FFB" w:rsidDel="003724D1">
          <w:delText xml:space="preserve"> that </w:delText>
        </w:r>
        <w:r w:rsidR="00A231BB" w:rsidDel="003724D1">
          <w:delText>if either</w:delText>
        </w:r>
        <w:r w:rsidRPr="00985FFB" w:rsidDel="003724D1">
          <w:delText xml:space="preserve"> assimilation rate or conversion efficiency </w:delText>
        </w:r>
        <w:r w:rsidR="00A231BB" w:rsidDel="003724D1">
          <w:delText>is modified by the hypoxia-based correction factor, additionally</w:delText>
        </w:r>
        <w:r w:rsidRPr="00985FFB" w:rsidDel="003724D1">
          <w:delText xml:space="preserve"> modifying the embryo mortality parameter w</w:delText>
        </w:r>
        <w:r w:rsidDel="003724D1">
          <w:delText>ould</w:delText>
        </w:r>
        <w:r w:rsidRPr="00985FFB" w:rsidDel="003724D1">
          <w:delText xml:space="preserve"> consequently not be necessary</w:delText>
        </w:r>
        <w:r w:rsidR="00A231BB" w:rsidDel="003724D1">
          <w:delText xml:space="preserve"> to account for hypoxia effects on all four state variables</w:delText>
        </w:r>
        <w:r w:rsidRPr="00985FFB" w:rsidDel="003724D1">
          <w:delText>. However, this w</w:delText>
        </w:r>
        <w:r w:rsidDel="003724D1">
          <w:delText>ould</w:delText>
        </w:r>
        <w:r w:rsidRPr="00985FFB" w:rsidDel="003724D1">
          <w:delText xml:space="preserve"> not be the case for the post-hatch mortality parameter because none of the processes in the DEBkiss model indirectly affect mortality after hatching, so changing either the assimilation or conversion efficiency parameter in combination with the post-hatch mortality parameter may be necessary to fully replicate the observed changes to growth, hatch timing, and survival under hypoxia. </w:delText>
        </w:r>
      </w:del>
    </w:p>
    <w:p w14:paraId="3ED48E48" w14:textId="77777777" w:rsidR="005B53EC" w:rsidRPr="00985FFB" w:rsidRDefault="005B53EC" w:rsidP="00966BCC">
      <w:pPr>
        <w:pStyle w:val="TS"/>
        <w:spacing w:line="360" w:lineRule="auto"/>
        <w:rPr>
          <w:rFonts w:cs="Times New Roman"/>
        </w:rPr>
      </w:pPr>
    </w:p>
    <w:p w14:paraId="4F406048" w14:textId="070D4841" w:rsidR="005F4420" w:rsidRPr="00C76DD0" w:rsidRDefault="005F4420" w:rsidP="00695D1E">
      <w:pPr>
        <w:pStyle w:val="TS"/>
        <w:numPr>
          <w:ilvl w:val="1"/>
          <w:numId w:val="10"/>
        </w:numPr>
        <w:spacing w:line="360" w:lineRule="auto"/>
        <w:ind w:left="450" w:hanging="450"/>
        <w:rPr>
          <w:i/>
          <w:iCs/>
        </w:rPr>
      </w:pPr>
      <w:bookmarkStart w:id="308" w:name="_Toc131592463"/>
      <w:r w:rsidRPr="00C76DD0">
        <w:rPr>
          <w:i/>
          <w:iCs/>
        </w:rPr>
        <w:t xml:space="preserve">Hypoxia </w:t>
      </w:r>
      <w:bookmarkEnd w:id="308"/>
      <w:ins w:id="309" w:author="Schwemmer, Teresa" w:date="2024-06-30T12:25:00Z" w16du:dateUtc="2024-06-30T16:25:00Z">
        <w:r w:rsidR="00446911">
          <w:rPr>
            <w:i/>
            <w:iCs/>
          </w:rPr>
          <w:t>e</w:t>
        </w:r>
      </w:ins>
      <w:del w:id="310" w:author="Schwemmer, Teresa" w:date="2024-06-30T12:25:00Z" w16du:dateUtc="2024-06-30T16:25:00Z">
        <w:r w:rsidR="00B22DDA" w:rsidDel="00446911">
          <w:rPr>
            <w:i/>
            <w:iCs/>
          </w:rPr>
          <w:delText>E</w:delText>
        </w:r>
      </w:del>
      <w:r w:rsidR="00B22DDA">
        <w:rPr>
          <w:i/>
          <w:iCs/>
        </w:rPr>
        <w:t>ffects</w:t>
      </w:r>
    </w:p>
    <w:p w14:paraId="570CBCB8" w14:textId="4DDED5AD" w:rsidR="005F4420" w:rsidRDefault="005F4420" w:rsidP="00966BCC">
      <w:pPr>
        <w:pStyle w:val="TS"/>
        <w:spacing w:line="360" w:lineRule="auto"/>
        <w:ind w:firstLine="720"/>
      </w:pPr>
      <w:r w:rsidRPr="00985FFB">
        <w:t xml:space="preserve">We tested the hypothesis that changes in </w:t>
      </w:r>
      <w:r w:rsidRPr="00985FFB">
        <w:rPr>
          <w:i/>
          <w:iCs/>
        </w:rPr>
        <w:t xml:space="preserve">M. </w:t>
      </w:r>
      <w:proofErr w:type="spellStart"/>
      <w:r w:rsidRPr="00985FFB">
        <w:rPr>
          <w:i/>
          <w:iCs/>
        </w:rPr>
        <w:t>menidia</w:t>
      </w:r>
      <w:proofErr w:type="spellEnd"/>
      <w:r w:rsidRPr="00985FFB">
        <w:t xml:space="preserve"> early life growth, hatch timing, and survival under reduced oxygen (Cross et al., 2019) can be explained by </w:t>
      </w:r>
      <w:r w:rsidR="003140AF">
        <w:t xml:space="preserve">inhibition or damage linked to </w:t>
      </w:r>
      <w:r w:rsidRPr="00985FFB">
        <w:t xml:space="preserve">one or more </w:t>
      </w:r>
      <w:proofErr w:type="spellStart"/>
      <w:r w:rsidRPr="00985FFB">
        <w:t>DEBkiss</w:t>
      </w:r>
      <w:proofErr w:type="spellEnd"/>
      <w:r w:rsidRPr="00985FFB">
        <w:t xml:space="preserve"> processes (Figure 1). To summarize the experimental data on static hypoxia effects we are attempting to explain by altering these parameters, the mean values of data for each oxygen treatment are listed in Table 3. We used the parameter values from the model fit to full life data and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w:t>
      </w:r>
      <w:r w:rsidR="00F860B0">
        <w:t xml:space="preserve">or reproductive </w:t>
      </w:r>
      <w:r w:rsidRPr="00985FFB">
        <w:t xml:space="preserve">data for multiple oxygen treatments </w:t>
      </w:r>
      <w:r w:rsidR="00F860B0">
        <w:t xml:space="preserve">against which </w:t>
      </w:r>
      <w:r w:rsidRPr="00985FFB">
        <w:t>to validate observed changes</w:t>
      </w:r>
      <w:r w:rsidR="00F860B0">
        <w:t>.</w:t>
      </w:r>
      <w:r w:rsidRPr="00985FFB">
        <w:t xml:space="preserve"> It did not make sense to include later life data in the calculations of NLL that influence the parameter estimates or to speculate about how well the predicted data match what we might expect to happen later in life if we not only lack late-life hypoxia data but also do not expect full</w:t>
      </w:r>
      <w:r w:rsidR="00F860B0">
        <w:t>-</w:t>
      </w:r>
      <w:r w:rsidRPr="00985FFB">
        <w:t xml:space="preserve">life hypoxia to occur in nature. </w:t>
      </w:r>
    </w:p>
    <w:p w14:paraId="32B3454E" w14:textId="77777777" w:rsidR="00394639" w:rsidRDefault="00394639" w:rsidP="00966BCC">
      <w:pPr>
        <w:pStyle w:val="TS"/>
        <w:spacing w:line="360" w:lineRule="auto"/>
        <w:ind w:firstLine="720"/>
      </w:pPr>
    </w:p>
    <w:tbl>
      <w:tblPr>
        <w:tblStyle w:val="TableGrid"/>
        <w:tblW w:w="0" w:type="auto"/>
        <w:tblLook w:val="04A0" w:firstRow="1" w:lastRow="0" w:firstColumn="1" w:lastColumn="0" w:noHBand="0" w:noVBand="1"/>
      </w:tblPr>
      <w:tblGrid>
        <w:gridCol w:w="3595"/>
        <w:gridCol w:w="1438"/>
        <w:gridCol w:w="1439"/>
        <w:gridCol w:w="1439"/>
        <w:gridCol w:w="1439"/>
      </w:tblGrid>
      <w:tr w:rsidR="00CC7C5F" w:rsidRPr="00985FFB" w14:paraId="528E3135" w14:textId="77777777" w:rsidTr="00CC7C5F">
        <w:tc>
          <w:tcPr>
            <w:tcW w:w="3595" w:type="dxa"/>
            <w:tcBorders>
              <w:top w:val="single" w:sz="12" w:space="0" w:color="auto"/>
              <w:left w:val="nil"/>
              <w:bottom w:val="single" w:sz="12" w:space="0" w:color="auto"/>
              <w:right w:val="nil"/>
            </w:tcBorders>
          </w:tcPr>
          <w:p w14:paraId="11301263" w14:textId="3E969EB4" w:rsidR="00394639" w:rsidRPr="00CC7C5F" w:rsidRDefault="00CC7C5F" w:rsidP="00C9205B">
            <w:pPr>
              <w:pStyle w:val="TS"/>
              <w:rPr>
                <w:rFonts w:eastAsiaTheme="minorEastAsia"/>
                <w:b/>
                <w:bCs/>
              </w:rPr>
            </w:pPr>
            <w:r>
              <w:rPr>
                <w:rFonts w:eastAsiaTheme="minorEastAsia"/>
                <w:b/>
                <w:bCs/>
              </w:rPr>
              <w:t>Variable</w:t>
            </w:r>
          </w:p>
        </w:tc>
        <w:tc>
          <w:tcPr>
            <w:tcW w:w="1438" w:type="dxa"/>
            <w:tcBorders>
              <w:top w:val="single" w:sz="12" w:space="0" w:color="auto"/>
              <w:left w:val="nil"/>
              <w:bottom w:val="single" w:sz="12" w:space="0" w:color="auto"/>
              <w:right w:val="nil"/>
            </w:tcBorders>
          </w:tcPr>
          <w:p w14:paraId="7C3E2B1D" w14:textId="77777777" w:rsidR="00394639" w:rsidRPr="00985FFB" w:rsidRDefault="00394639" w:rsidP="00CC7C5F">
            <w:pPr>
              <w:pStyle w:val="TS"/>
              <w:jc w:val="center"/>
              <w:rPr>
                <w:rFonts w:eastAsiaTheme="minorEastAsia"/>
                <w:b/>
                <w:bCs/>
                <w:vertAlign w:val="superscript"/>
              </w:rPr>
            </w:pPr>
            <w:r w:rsidRPr="00985FFB">
              <w:rPr>
                <w:rFonts w:eastAsiaTheme="minorEastAsia"/>
                <w:b/>
                <w:bCs/>
              </w:rPr>
              <w:t>7.7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7808FEDA" w14:textId="77777777" w:rsidR="00394639" w:rsidRPr="00985FFB" w:rsidRDefault="00394639" w:rsidP="00CC7C5F">
            <w:pPr>
              <w:pStyle w:val="TS"/>
              <w:jc w:val="center"/>
              <w:rPr>
                <w:rFonts w:eastAsiaTheme="minorEastAsia"/>
                <w:b/>
                <w:bCs/>
              </w:rPr>
            </w:pPr>
            <w:r w:rsidRPr="00985FFB">
              <w:rPr>
                <w:rFonts w:eastAsiaTheme="minorEastAsia"/>
                <w:b/>
                <w:bCs/>
              </w:rPr>
              <w:t>4.2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0C25F333" w14:textId="77777777" w:rsidR="00394639" w:rsidRPr="00985FFB" w:rsidRDefault="00394639" w:rsidP="00CC7C5F">
            <w:pPr>
              <w:pStyle w:val="TS"/>
              <w:jc w:val="center"/>
              <w:rPr>
                <w:rFonts w:eastAsiaTheme="minorEastAsia"/>
                <w:b/>
                <w:bCs/>
              </w:rPr>
            </w:pPr>
            <w:r w:rsidRPr="00985FFB">
              <w:rPr>
                <w:rFonts w:eastAsiaTheme="minorEastAsia"/>
                <w:b/>
                <w:bCs/>
              </w:rPr>
              <w:t>3.1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26EFA4B3" w14:textId="77777777" w:rsidR="00394639" w:rsidRPr="00985FFB" w:rsidRDefault="00394639" w:rsidP="00CC7C5F">
            <w:pPr>
              <w:pStyle w:val="TS"/>
              <w:jc w:val="center"/>
              <w:rPr>
                <w:rFonts w:eastAsiaTheme="minorEastAsia"/>
                <w:b/>
                <w:bCs/>
              </w:rPr>
            </w:pPr>
            <w:r w:rsidRPr="00985FFB">
              <w:rPr>
                <w:rFonts w:eastAsiaTheme="minorEastAsia"/>
                <w:b/>
                <w:bCs/>
              </w:rPr>
              <w:t>2.7 mg L</w:t>
            </w:r>
            <w:r w:rsidRPr="00985FFB">
              <w:rPr>
                <w:rFonts w:eastAsiaTheme="minorEastAsia"/>
                <w:b/>
                <w:bCs/>
                <w:vertAlign w:val="superscript"/>
              </w:rPr>
              <w:t>-1</w:t>
            </w:r>
          </w:p>
        </w:tc>
      </w:tr>
      <w:tr w:rsidR="00CC7C5F" w:rsidRPr="00985FFB" w14:paraId="6FD0DDA4" w14:textId="77777777" w:rsidTr="00CC7C5F">
        <w:tc>
          <w:tcPr>
            <w:tcW w:w="3595" w:type="dxa"/>
            <w:tcBorders>
              <w:top w:val="single" w:sz="12" w:space="0" w:color="auto"/>
              <w:left w:val="nil"/>
              <w:right w:val="nil"/>
            </w:tcBorders>
          </w:tcPr>
          <w:p w14:paraId="3402915A" w14:textId="77777777" w:rsidR="00394639" w:rsidRPr="00985FFB" w:rsidRDefault="00394639" w:rsidP="00C9205B">
            <w:pPr>
              <w:pStyle w:val="TS"/>
              <w:rPr>
                <w:rFonts w:eastAsiaTheme="minorEastAsia"/>
              </w:rPr>
            </w:pPr>
            <w:r w:rsidRPr="00985FFB">
              <w:rPr>
                <w:rFonts w:eastAsiaTheme="minorEastAsia"/>
              </w:rPr>
              <w:t>Survival to hatching</w:t>
            </w:r>
          </w:p>
        </w:tc>
        <w:tc>
          <w:tcPr>
            <w:tcW w:w="1438" w:type="dxa"/>
            <w:tcBorders>
              <w:top w:val="single" w:sz="12" w:space="0" w:color="auto"/>
              <w:left w:val="nil"/>
              <w:right w:val="nil"/>
            </w:tcBorders>
          </w:tcPr>
          <w:p w14:paraId="618EEE07" w14:textId="77777777" w:rsidR="00394639" w:rsidRPr="00985FFB" w:rsidRDefault="00394639" w:rsidP="00CC7C5F">
            <w:pPr>
              <w:pStyle w:val="TS"/>
              <w:jc w:val="center"/>
              <w:rPr>
                <w:rFonts w:eastAsiaTheme="minorEastAsia"/>
              </w:rPr>
            </w:pPr>
            <w:r w:rsidRPr="00985FFB">
              <w:rPr>
                <w:rFonts w:eastAsiaTheme="minorEastAsia"/>
              </w:rPr>
              <w:t>74.3%</w:t>
            </w:r>
          </w:p>
        </w:tc>
        <w:tc>
          <w:tcPr>
            <w:tcW w:w="1439" w:type="dxa"/>
            <w:tcBorders>
              <w:top w:val="single" w:sz="12" w:space="0" w:color="auto"/>
              <w:left w:val="nil"/>
              <w:right w:val="nil"/>
            </w:tcBorders>
          </w:tcPr>
          <w:p w14:paraId="434E758F" w14:textId="77777777" w:rsidR="00394639" w:rsidRPr="00985FFB" w:rsidRDefault="00394639" w:rsidP="00CC7C5F">
            <w:pPr>
              <w:pStyle w:val="TS"/>
              <w:jc w:val="center"/>
              <w:rPr>
                <w:rFonts w:eastAsiaTheme="minorEastAsia"/>
              </w:rPr>
            </w:pPr>
            <w:r w:rsidRPr="00985FFB">
              <w:rPr>
                <w:rFonts w:eastAsiaTheme="minorEastAsia"/>
              </w:rPr>
              <w:t>70.6%</w:t>
            </w:r>
          </w:p>
        </w:tc>
        <w:tc>
          <w:tcPr>
            <w:tcW w:w="1439" w:type="dxa"/>
            <w:tcBorders>
              <w:top w:val="single" w:sz="12" w:space="0" w:color="auto"/>
              <w:left w:val="nil"/>
              <w:right w:val="nil"/>
            </w:tcBorders>
          </w:tcPr>
          <w:p w14:paraId="3400C1D2" w14:textId="77777777" w:rsidR="00394639" w:rsidRPr="00985FFB" w:rsidRDefault="00394639" w:rsidP="00CC7C5F">
            <w:pPr>
              <w:pStyle w:val="TS"/>
              <w:jc w:val="center"/>
              <w:rPr>
                <w:rFonts w:eastAsiaTheme="minorEastAsia"/>
              </w:rPr>
            </w:pPr>
            <w:r w:rsidRPr="00985FFB">
              <w:rPr>
                <w:rFonts w:eastAsiaTheme="minorEastAsia"/>
              </w:rPr>
              <w:t>85.8%</w:t>
            </w:r>
          </w:p>
        </w:tc>
        <w:tc>
          <w:tcPr>
            <w:tcW w:w="1439" w:type="dxa"/>
            <w:tcBorders>
              <w:top w:val="single" w:sz="12" w:space="0" w:color="auto"/>
              <w:left w:val="nil"/>
              <w:right w:val="nil"/>
            </w:tcBorders>
          </w:tcPr>
          <w:p w14:paraId="1C186B16" w14:textId="77777777" w:rsidR="00394639" w:rsidRPr="00985FFB" w:rsidRDefault="00394639" w:rsidP="00CC7C5F">
            <w:pPr>
              <w:pStyle w:val="TS"/>
              <w:jc w:val="center"/>
              <w:rPr>
                <w:rFonts w:eastAsiaTheme="minorEastAsia"/>
              </w:rPr>
            </w:pPr>
            <w:r w:rsidRPr="00985FFB">
              <w:rPr>
                <w:rFonts w:eastAsiaTheme="minorEastAsia"/>
              </w:rPr>
              <w:t>30.2%</w:t>
            </w:r>
          </w:p>
        </w:tc>
      </w:tr>
      <w:tr w:rsidR="00CC7C5F" w:rsidRPr="00985FFB" w14:paraId="199BAB6B" w14:textId="77777777" w:rsidTr="00CC7C5F">
        <w:tc>
          <w:tcPr>
            <w:tcW w:w="3595" w:type="dxa"/>
            <w:tcBorders>
              <w:left w:val="nil"/>
              <w:right w:val="nil"/>
            </w:tcBorders>
          </w:tcPr>
          <w:p w14:paraId="3AD3D4B0" w14:textId="77777777" w:rsidR="00394639" w:rsidRPr="00985FFB" w:rsidRDefault="00394639" w:rsidP="00C9205B">
            <w:pPr>
              <w:pStyle w:val="TS"/>
              <w:rPr>
                <w:rFonts w:eastAsiaTheme="minorEastAsia"/>
              </w:rPr>
            </w:pPr>
            <w:r w:rsidRPr="00985FFB">
              <w:rPr>
                <w:rFonts w:eastAsiaTheme="minorEastAsia"/>
              </w:rPr>
              <w:t>Hatch time (egg buffer mass = 0)</w:t>
            </w:r>
          </w:p>
        </w:tc>
        <w:tc>
          <w:tcPr>
            <w:tcW w:w="1438" w:type="dxa"/>
            <w:tcBorders>
              <w:left w:val="nil"/>
              <w:right w:val="nil"/>
            </w:tcBorders>
          </w:tcPr>
          <w:p w14:paraId="6B93445E" w14:textId="77777777" w:rsidR="00394639" w:rsidRPr="00985FFB" w:rsidRDefault="00394639" w:rsidP="00CC7C5F">
            <w:pPr>
              <w:pStyle w:val="TS"/>
              <w:jc w:val="center"/>
              <w:rPr>
                <w:rFonts w:eastAsiaTheme="minorEastAsia"/>
              </w:rPr>
            </w:pPr>
            <w:r w:rsidRPr="00985FFB">
              <w:rPr>
                <w:rFonts w:eastAsiaTheme="minorEastAsia"/>
              </w:rPr>
              <w:t>6 days</w:t>
            </w:r>
          </w:p>
        </w:tc>
        <w:tc>
          <w:tcPr>
            <w:tcW w:w="1439" w:type="dxa"/>
            <w:tcBorders>
              <w:left w:val="nil"/>
              <w:right w:val="nil"/>
            </w:tcBorders>
          </w:tcPr>
          <w:p w14:paraId="0BB2C196" w14:textId="77777777" w:rsidR="00394639" w:rsidRPr="00985FFB" w:rsidRDefault="00394639" w:rsidP="00CC7C5F">
            <w:pPr>
              <w:pStyle w:val="TS"/>
              <w:jc w:val="center"/>
              <w:rPr>
                <w:rFonts w:eastAsiaTheme="minorEastAsia"/>
              </w:rPr>
            </w:pPr>
            <w:r w:rsidRPr="00985FFB">
              <w:rPr>
                <w:rFonts w:eastAsiaTheme="minorEastAsia"/>
              </w:rPr>
              <w:t>7 days</w:t>
            </w:r>
          </w:p>
        </w:tc>
        <w:tc>
          <w:tcPr>
            <w:tcW w:w="1439" w:type="dxa"/>
            <w:tcBorders>
              <w:left w:val="nil"/>
              <w:right w:val="nil"/>
            </w:tcBorders>
          </w:tcPr>
          <w:p w14:paraId="63B95FA5" w14:textId="77777777" w:rsidR="00394639" w:rsidRPr="00985FFB" w:rsidRDefault="00394639" w:rsidP="00CC7C5F">
            <w:pPr>
              <w:pStyle w:val="TS"/>
              <w:jc w:val="center"/>
              <w:rPr>
                <w:rFonts w:eastAsiaTheme="minorEastAsia"/>
              </w:rPr>
            </w:pPr>
            <w:r w:rsidRPr="00985FFB">
              <w:rPr>
                <w:rFonts w:eastAsiaTheme="minorEastAsia"/>
              </w:rPr>
              <w:t>8 days</w:t>
            </w:r>
          </w:p>
        </w:tc>
        <w:tc>
          <w:tcPr>
            <w:tcW w:w="1439" w:type="dxa"/>
            <w:tcBorders>
              <w:left w:val="nil"/>
              <w:right w:val="nil"/>
            </w:tcBorders>
          </w:tcPr>
          <w:p w14:paraId="59973A12" w14:textId="77777777" w:rsidR="00394639" w:rsidRPr="00985FFB" w:rsidRDefault="00394639" w:rsidP="00CC7C5F">
            <w:pPr>
              <w:pStyle w:val="TS"/>
              <w:jc w:val="center"/>
              <w:rPr>
                <w:rFonts w:eastAsiaTheme="minorEastAsia"/>
              </w:rPr>
            </w:pPr>
            <w:r w:rsidRPr="00985FFB">
              <w:rPr>
                <w:rFonts w:eastAsiaTheme="minorEastAsia"/>
              </w:rPr>
              <w:t>9 days</w:t>
            </w:r>
          </w:p>
        </w:tc>
      </w:tr>
      <w:tr w:rsidR="00CC7C5F" w:rsidRPr="00985FFB" w14:paraId="5933EA98" w14:textId="77777777" w:rsidTr="00CC7C5F">
        <w:tc>
          <w:tcPr>
            <w:tcW w:w="3595" w:type="dxa"/>
            <w:tcBorders>
              <w:left w:val="nil"/>
              <w:right w:val="nil"/>
            </w:tcBorders>
          </w:tcPr>
          <w:p w14:paraId="040BEA69" w14:textId="77777777" w:rsidR="00394639" w:rsidRPr="00985FFB" w:rsidRDefault="00394639" w:rsidP="00C9205B">
            <w:pPr>
              <w:pStyle w:val="TS"/>
              <w:rPr>
                <w:rFonts w:eastAsiaTheme="minorEastAsia"/>
              </w:rPr>
            </w:pPr>
            <w:r w:rsidRPr="00985FFB">
              <w:rPr>
                <w:rFonts w:eastAsiaTheme="minorEastAsia"/>
              </w:rPr>
              <w:t>Length at hatching</w:t>
            </w:r>
          </w:p>
        </w:tc>
        <w:tc>
          <w:tcPr>
            <w:tcW w:w="1438" w:type="dxa"/>
            <w:tcBorders>
              <w:left w:val="nil"/>
              <w:right w:val="nil"/>
            </w:tcBorders>
          </w:tcPr>
          <w:p w14:paraId="582C7D02" w14:textId="77777777" w:rsidR="00394639" w:rsidRPr="00985FFB" w:rsidRDefault="00394639" w:rsidP="00CC7C5F">
            <w:pPr>
              <w:pStyle w:val="TS"/>
              <w:jc w:val="center"/>
              <w:rPr>
                <w:rFonts w:eastAsiaTheme="minorEastAsia"/>
              </w:rPr>
            </w:pPr>
            <w:r w:rsidRPr="00985FFB">
              <w:rPr>
                <w:rFonts w:eastAsiaTheme="minorEastAsia"/>
              </w:rPr>
              <w:t>5.3 mm</w:t>
            </w:r>
          </w:p>
        </w:tc>
        <w:tc>
          <w:tcPr>
            <w:tcW w:w="1439" w:type="dxa"/>
            <w:tcBorders>
              <w:left w:val="nil"/>
              <w:right w:val="nil"/>
            </w:tcBorders>
          </w:tcPr>
          <w:p w14:paraId="3DC49EC7" w14:textId="77777777" w:rsidR="00394639" w:rsidRPr="00985FFB" w:rsidRDefault="00394639" w:rsidP="00CC7C5F">
            <w:pPr>
              <w:pStyle w:val="TS"/>
              <w:jc w:val="center"/>
              <w:rPr>
                <w:rFonts w:eastAsiaTheme="minorEastAsia"/>
              </w:rPr>
            </w:pPr>
            <w:r w:rsidRPr="00985FFB">
              <w:rPr>
                <w:rFonts w:eastAsiaTheme="minorEastAsia"/>
              </w:rPr>
              <w:t>4.6 mm</w:t>
            </w:r>
          </w:p>
        </w:tc>
        <w:tc>
          <w:tcPr>
            <w:tcW w:w="1439" w:type="dxa"/>
            <w:tcBorders>
              <w:left w:val="nil"/>
              <w:right w:val="nil"/>
            </w:tcBorders>
          </w:tcPr>
          <w:p w14:paraId="3B0C0518" w14:textId="77777777" w:rsidR="00394639" w:rsidRPr="00985FFB" w:rsidRDefault="00394639" w:rsidP="00CC7C5F">
            <w:pPr>
              <w:pStyle w:val="TS"/>
              <w:jc w:val="center"/>
              <w:rPr>
                <w:rFonts w:eastAsiaTheme="minorEastAsia"/>
              </w:rPr>
            </w:pPr>
            <w:r w:rsidRPr="00985FFB">
              <w:rPr>
                <w:rFonts w:eastAsiaTheme="minorEastAsia"/>
              </w:rPr>
              <w:t>4.4 mm</w:t>
            </w:r>
          </w:p>
        </w:tc>
        <w:tc>
          <w:tcPr>
            <w:tcW w:w="1439" w:type="dxa"/>
            <w:tcBorders>
              <w:left w:val="nil"/>
              <w:right w:val="nil"/>
            </w:tcBorders>
          </w:tcPr>
          <w:p w14:paraId="572C4A86" w14:textId="77777777" w:rsidR="00394639" w:rsidRPr="00985FFB" w:rsidRDefault="00394639" w:rsidP="00CC7C5F">
            <w:pPr>
              <w:pStyle w:val="TS"/>
              <w:jc w:val="center"/>
              <w:rPr>
                <w:rFonts w:eastAsiaTheme="minorEastAsia"/>
              </w:rPr>
            </w:pPr>
            <w:r w:rsidRPr="00985FFB">
              <w:rPr>
                <w:rFonts w:eastAsiaTheme="minorEastAsia"/>
              </w:rPr>
              <w:t>4.1 mm</w:t>
            </w:r>
          </w:p>
        </w:tc>
      </w:tr>
      <w:tr w:rsidR="00CC7C5F" w:rsidRPr="00985FFB" w14:paraId="1C9CAAFD" w14:textId="77777777" w:rsidTr="00CC7C5F">
        <w:tc>
          <w:tcPr>
            <w:tcW w:w="3595" w:type="dxa"/>
            <w:tcBorders>
              <w:left w:val="nil"/>
              <w:right w:val="nil"/>
            </w:tcBorders>
          </w:tcPr>
          <w:p w14:paraId="37BBA2FC" w14:textId="77777777" w:rsidR="00394639" w:rsidRPr="00985FFB" w:rsidRDefault="00394639" w:rsidP="00C9205B">
            <w:pPr>
              <w:pStyle w:val="TS"/>
              <w:rPr>
                <w:rFonts w:eastAsiaTheme="minorEastAsia"/>
              </w:rPr>
            </w:pPr>
            <w:r w:rsidRPr="00985FFB">
              <w:rPr>
                <w:rFonts w:eastAsiaTheme="minorEastAsia"/>
              </w:rPr>
              <w:t xml:space="preserve">Larval length at 15 </w:t>
            </w:r>
            <w:proofErr w:type="spellStart"/>
            <w:r w:rsidRPr="00985FFB">
              <w:rPr>
                <w:rFonts w:eastAsiaTheme="minorEastAsia"/>
              </w:rPr>
              <w:t>dph</w:t>
            </w:r>
            <w:proofErr w:type="spellEnd"/>
          </w:p>
        </w:tc>
        <w:tc>
          <w:tcPr>
            <w:tcW w:w="1438" w:type="dxa"/>
            <w:tcBorders>
              <w:left w:val="nil"/>
              <w:right w:val="nil"/>
            </w:tcBorders>
          </w:tcPr>
          <w:p w14:paraId="34686840" w14:textId="77777777" w:rsidR="00394639" w:rsidRPr="00985FFB" w:rsidRDefault="00394639" w:rsidP="00CC7C5F">
            <w:pPr>
              <w:pStyle w:val="TS"/>
              <w:jc w:val="center"/>
              <w:rPr>
                <w:rFonts w:eastAsiaTheme="minorEastAsia"/>
              </w:rPr>
            </w:pPr>
            <w:r w:rsidRPr="00985FFB">
              <w:rPr>
                <w:rFonts w:eastAsiaTheme="minorEastAsia"/>
              </w:rPr>
              <w:t>15.8 mm</w:t>
            </w:r>
          </w:p>
        </w:tc>
        <w:tc>
          <w:tcPr>
            <w:tcW w:w="1439" w:type="dxa"/>
            <w:tcBorders>
              <w:left w:val="nil"/>
              <w:right w:val="nil"/>
            </w:tcBorders>
          </w:tcPr>
          <w:p w14:paraId="24743CC3" w14:textId="77777777" w:rsidR="00394639" w:rsidRPr="00985FFB" w:rsidRDefault="00394639" w:rsidP="00CC7C5F">
            <w:pPr>
              <w:pStyle w:val="TS"/>
              <w:jc w:val="center"/>
              <w:rPr>
                <w:rFonts w:eastAsiaTheme="minorEastAsia"/>
              </w:rPr>
            </w:pPr>
            <w:r w:rsidRPr="00985FFB">
              <w:rPr>
                <w:rFonts w:eastAsiaTheme="minorEastAsia"/>
              </w:rPr>
              <w:t>12.2 mm</w:t>
            </w:r>
          </w:p>
        </w:tc>
        <w:tc>
          <w:tcPr>
            <w:tcW w:w="1439" w:type="dxa"/>
            <w:tcBorders>
              <w:left w:val="nil"/>
              <w:right w:val="nil"/>
            </w:tcBorders>
          </w:tcPr>
          <w:p w14:paraId="1A4BD2B1" w14:textId="77777777" w:rsidR="00394639" w:rsidRPr="00985FFB" w:rsidRDefault="00394639" w:rsidP="00CC7C5F">
            <w:pPr>
              <w:pStyle w:val="TS"/>
              <w:jc w:val="center"/>
              <w:rPr>
                <w:rFonts w:eastAsiaTheme="minorEastAsia"/>
              </w:rPr>
            </w:pPr>
            <w:r w:rsidRPr="00985FFB">
              <w:rPr>
                <w:rFonts w:eastAsiaTheme="minorEastAsia"/>
              </w:rPr>
              <w:t>9.2 mm</w:t>
            </w:r>
          </w:p>
        </w:tc>
        <w:tc>
          <w:tcPr>
            <w:tcW w:w="1439" w:type="dxa"/>
            <w:tcBorders>
              <w:left w:val="nil"/>
              <w:right w:val="nil"/>
            </w:tcBorders>
          </w:tcPr>
          <w:p w14:paraId="69DE9F93" w14:textId="77777777" w:rsidR="00394639" w:rsidRPr="00985FFB" w:rsidRDefault="00394639" w:rsidP="00CC7C5F">
            <w:pPr>
              <w:pStyle w:val="TS"/>
              <w:jc w:val="center"/>
              <w:rPr>
                <w:rFonts w:eastAsiaTheme="minorEastAsia"/>
              </w:rPr>
            </w:pPr>
            <w:r w:rsidRPr="00985FFB">
              <w:rPr>
                <w:rFonts w:eastAsiaTheme="minorEastAsia"/>
              </w:rPr>
              <w:t>-</w:t>
            </w:r>
          </w:p>
        </w:tc>
      </w:tr>
      <w:tr w:rsidR="00CC7C5F" w:rsidRPr="00985FFB" w14:paraId="1A9FD3FC" w14:textId="77777777" w:rsidTr="00CC7C5F">
        <w:tc>
          <w:tcPr>
            <w:tcW w:w="3595" w:type="dxa"/>
            <w:tcBorders>
              <w:left w:val="nil"/>
              <w:bottom w:val="single" w:sz="12" w:space="0" w:color="auto"/>
              <w:right w:val="nil"/>
            </w:tcBorders>
          </w:tcPr>
          <w:p w14:paraId="4158648E" w14:textId="77777777" w:rsidR="00394639" w:rsidRPr="00985FFB" w:rsidRDefault="00394639" w:rsidP="00C9205B">
            <w:pPr>
              <w:pStyle w:val="TS"/>
              <w:rPr>
                <w:rFonts w:eastAsiaTheme="minorEastAsia"/>
              </w:rPr>
            </w:pPr>
            <w:r w:rsidRPr="00985FFB">
              <w:rPr>
                <w:rFonts w:eastAsiaTheme="minorEastAsia"/>
              </w:rPr>
              <w:t xml:space="preserve">Larval survival to 15 </w:t>
            </w:r>
            <w:proofErr w:type="spellStart"/>
            <w:r w:rsidRPr="00985FFB">
              <w:rPr>
                <w:rFonts w:eastAsiaTheme="minorEastAsia"/>
              </w:rPr>
              <w:t>dph</w:t>
            </w:r>
            <w:proofErr w:type="spellEnd"/>
          </w:p>
        </w:tc>
        <w:tc>
          <w:tcPr>
            <w:tcW w:w="1438" w:type="dxa"/>
            <w:tcBorders>
              <w:left w:val="nil"/>
              <w:bottom w:val="single" w:sz="12" w:space="0" w:color="auto"/>
              <w:right w:val="nil"/>
            </w:tcBorders>
          </w:tcPr>
          <w:p w14:paraId="771681B6" w14:textId="77777777" w:rsidR="00394639" w:rsidRPr="00985FFB" w:rsidRDefault="00394639" w:rsidP="00CC7C5F">
            <w:pPr>
              <w:pStyle w:val="TS"/>
              <w:jc w:val="center"/>
              <w:rPr>
                <w:rFonts w:eastAsiaTheme="minorEastAsia"/>
              </w:rPr>
            </w:pPr>
            <w:r w:rsidRPr="00985FFB">
              <w:rPr>
                <w:rFonts w:eastAsiaTheme="minorEastAsia"/>
              </w:rPr>
              <w:t>44.0%</w:t>
            </w:r>
          </w:p>
        </w:tc>
        <w:tc>
          <w:tcPr>
            <w:tcW w:w="1439" w:type="dxa"/>
            <w:tcBorders>
              <w:left w:val="nil"/>
              <w:bottom w:val="single" w:sz="12" w:space="0" w:color="auto"/>
              <w:right w:val="nil"/>
            </w:tcBorders>
          </w:tcPr>
          <w:p w14:paraId="357B1310" w14:textId="77777777" w:rsidR="00394639" w:rsidRPr="00985FFB" w:rsidRDefault="00394639" w:rsidP="00CC7C5F">
            <w:pPr>
              <w:pStyle w:val="TS"/>
              <w:jc w:val="center"/>
              <w:rPr>
                <w:rFonts w:eastAsiaTheme="minorEastAsia"/>
              </w:rPr>
            </w:pPr>
            <w:r w:rsidRPr="00985FFB">
              <w:rPr>
                <w:rFonts w:eastAsiaTheme="minorEastAsia"/>
              </w:rPr>
              <w:t>22.2%</w:t>
            </w:r>
          </w:p>
        </w:tc>
        <w:tc>
          <w:tcPr>
            <w:tcW w:w="1439" w:type="dxa"/>
            <w:tcBorders>
              <w:left w:val="nil"/>
              <w:bottom w:val="single" w:sz="12" w:space="0" w:color="auto"/>
              <w:right w:val="nil"/>
            </w:tcBorders>
          </w:tcPr>
          <w:p w14:paraId="4D970EAD" w14:textId="77777777" w:rsidR="00394639" w:rsidRPr="00985FFB" w:rsidRDefault="00394639" w:rsidP="00CC7C5F">
            <w:pPr>
              <w:pStyle w:val="TS"/>
              <w:jc w:val="center"/>
              <w:rPr>
                <w:rFonts w:eastAsiaTheme="minorEastAsia"/>
              </w:rPr>
            </w:pPr>
            <w:r w:rsidRPr="00985FFB">
              <w:rPr>
                <w:rFonts w:eastAsiaTheme="minorEastAsia"/>
              </w:rPr>
              <w:t>20.9%</w:t>
            </w:r>
          </w:p>
        </w:tc>
        <w:tc>
          <w:tcPr>
            <w:tcW w:w="1439" w:type="dxa"/>
            <w:tcBorders>
              <w:left w:val="nil"/>
              <w:bottom w:val="single" w:sz="12" w:space="0" w:color="auto"/>
              <w:right w:val="nil"/>
            </w:tcBorders>
          </w:tcPr>
          <w:p w14:paraId="371ACFBA" w14:textId="77777777" w:rsidR="00394639" w:rsidRPr="00985FFB" w:rsidRDefault="00394639" w:rsidP="00CC7C5F">
            <w:pPr>
              <w:pStyle w:val="TS"/>
              <w:jc w:val="center"/>
              <w:rPr>
                <w:rFonts w:eastAsiaTheme="minorEastAsia"/>
              </w:rPr>
            </w:pPr>
            <w:r w:rsidRPr="00985FFB">
              <w:rPr>
                <w:rFonts w:eastAsiaTheme="minorEastAsia"/>
              </w:rPr>
              <w:t>0%</w:t>
            </w:r>
          </w:p>
        </w:tc>
      </w:tr>
    </w:tbl>
    <w:p w14:paraId="009433FB" w14:textId="613E6BF4" w:rsidR="00394639" w:rsidRPr="00985FFB" w:rsidRDefault="00394639" w:rsidP="00394639">
      <w:pPr>
        <w:pStyle w:val="TS"/>
        <w:spacing w:line="360" w:lineRule="auto"/>
      </w:pPr>
      <w:r w:rsidRPr="00985FFB">
        <w:rPr>
          <w:rFonts w:eastAsiaTheme="minorEastAsia"/>
          <w:b/>
          <w:bCs/>
        </w:rPr>
        <w:t xml:space="preserve">Table 3. </w:t>
      </w:r>
      <w:r>
        <w:rPr>
          <w:rFonts w:eastAsiaTheme="minorEastAsia"/>
          <w:b/>
          <w:bCs/>
        </w:rPr>
        <w:t xml:space="preserve">Summary of experimental data for each DO level. </w:t>
      </w:r>
      <w:r w:rsidRPr="00985FFB">
        <w:rPr>
          <w:rFonts w:eastAsiaTheme="minorEastAsia"/>
        </w:rPr>
        <w:t xml:space="preserve">The mean survival to hatching, hatch time (at which egg buffer is zero), length at hatching, length at 15 </w:t>
      </w:r>
      <w:proofErr w:type="spellStart"/>
      <w:r w:rsidRPr="00985FFB">
        <w:rPr>
          <w:rFonts w:eastAsiaTheme="minorEastAsia"/>
        </w:rPr>
        <w:t>dph</w:t>
      </w:r>
      <w:proofErr w:type="spellEnd"/>
      <w:r w:rsidRPr="00985FFB">
        <w:rPr>
          <w:rFonts w:eastAsiaTheme="minorEastAsia"/>
        </w:rPr>
        <w:t xml:space="preserve">, and survival to 15 </w:t>
      </w:r>
      <w:proofErr w:type="spellStart"/>
      <w:r w:rsidRPr="00985FFB">
        <w:rPr>
          <w:rFonts w:eastAsiaTheme="minorEastAsia"/>
        </w:rPr>
        <w:t>dph</w:t>
      </w:r>
      <w:proofErr w:type="spellEnd"/>
      <w:r w:rsidRPr="00985FFB">
        <w:rPr>
          <w:rFonts w:eastAsiaTheme="minorEastAsia"/>
        </w:rPr>
        <w:t xml:space="preserve"> from the different </w:t>
      </w:r>
      <w:r>
        <w:rPr>
          <w:rFonts w:eastAsiaTheme="minorEastAsia"/>
        </w:rPr>
        <w:t>DO</w:t>
      </w:r>
      <w:r w:rsidRPr="00985FFB">
        <w:rPr>
          <w:rFonts w:eastAsiaTheme="minorEastAsia"/>
        </w:rPr>
        <w:t xml:space="preserve"> treatments in Cross et al. (2019). The control DO level means (7.7 mg </w:t>
      </w:r>
      <w:ins w:id="311" w:author="Schwemmer, Teresa" w:date="2024-06-29T21:36:00Z" w16du:dateUtc="2024-06-30T01:36:00Z">
        <w:r w:rsidR="008E6BBD">
          <w:rPr>
            <w:rFonts w:eastAsiaTheme="minorEastAsia"/>
          </w:rPr>
          <w:t>L</w:t>
        </w:r>
      </w:ins>
      <w:del w:id="312" w:author="Schwemmer, Teresa" w:date="2024-06-29T21:36:00Z" w16du:dateUtc="2024-06-30T01:36:00Z">
        <w:r w:rsidRPr="00985FFB" w:rsidDel="008E6BBD">
          <w:rPr>
            <w:rFonts w:eastAsiaTheme="minorEastAsia"/>
          </w:rPr>
          <w:delText>l</w:delText>
        </w:r>
      </w:del>
      <w:r w:rsidRPr="00985FFB">
        <w:rPr>
          <w:rFonts w:eastAsiaTheme="minorEastAsia"/>
          <w:vertAlign w:val="superscript"/>
        </w:rPr>
        <w:t>-1</w:t>
      </w:r>
      <w:r w:rsidRPr="00985FFB">
        <w:rPr>
          <w:rFonts w:eastAsiaTheme="minorEastAsia"/>
        </w:rPr>
        <w:t>) also include data from Murray and Baumann (2018).</w:t>
      </w:r>
    </w:p>
    <w:p w14:paraId="0BFC1761" w14:textId="77777777" w:rsidR="00394639" w:rsidRPr="00985FFB" w:rsidRDefault="00394639" w:rsidP="00966BCC">
      <w:pPr>
        <w:pStyle w:val="TS"/>
        <w:spacing w:line="360" w:lineRule="auto"/>
        <w:ind w:firstLine="720"/>
      </w:pPr>
    </w:p>
    <w:p w14:paraId="07A6280C" w14:textId="695B675C" w:rsidR="00DE5099" w:rsidRDefault="005F4420" w:rsidP="00966BCC">
      <w:pPr>
        <w:pStyle w:val="TS"/>
        <w:spacing w:line="360" w:lineRule="auto"/>
        <w:rPr>
          <w:rFonts w:eastAsiaTheme="minorEastAsia"/>
        </w:rPr>
      </w:pPr>
      <w:r w:rsidRPr="00985FFB">
        <w:tab/>
      </w:r>
      <w:r w:rsidR="00850F9F" w:rsidRPr="002E2C80">
        <w:rPr>
          <w:rFonts w:eastAsiaTheme="minorEastAsia"/>
        </w:rPr>
        <w:t xml:space="preserve">We derived a correction factor </w:t>
      </w:r>
      <w:r w:rsidR="006F586F">
        <w:rPr>
          <w:rFonts w:eastAsiaTheme="minorEastAsia"/>
        </w:rPr>
        <w:t xml:space="preserve">for </w:t>
      </w:r>
      <w:r w:rsidR="006F586F" w:rsidRPr="00906195">
        <w:rPr>
          <w:rFonts w:eastAsiaTheme="minorEastAsia"/>
          <w:i/>
        </w:rPr>
        <w:t>inhibition</w:t>
      </w:r>
      <w:r w:rsidR="006F586F">
        <w:rPr>
          <w:rFonts w:eastAsiaTheme="minorEastAsia"/>
        </w:rPr>
        <w:t xml:space="preserve"> </w:t>
      </w:r>
      <w:r w:rsidR="00850F9F" w:rsidRPr="002E2C80">
        <w:rPr>
          <w:rFonts w:eastAsiaTheme="minorEastAsia"/>
        </w:rPr>
        <w:t xml:space="preserve">using </w:t>
      </w:r>
      <w:r w:rsidR="00850F9F" w:rsidRPr="003140AF">
        <w:rPr>
          <w:rFonts w:eastAsiaTheme="minorEastAsia"/>
        </w:rPr>
        <w:t xml:space="preserve">the framework </w:t>
      </w:r>
      <w:r w:rsidR="00BA0528" w:rsidRPr="003140AF">
        <w:rPr>
          <w:rFonts w:eastAsiaTheme="minorEastAsia"/>
        </w:rPr>
        <w:t>developed</w:t>
      </w:r>
      <w:r w:rsidR="00850F9F" w:rsidRPr="003140AF">
        <w:rPr>
          <w:rFonts w:eastAsiaTheme="minorEastAsia"/>
        </w:rPr>
        <w:t xml:space="preserve"> by Muller et al. (2019)</w:t>
      </w:r>
      <w:r w:rsidR="00850F9F" w:rsidRPr="006F586F">
        <w:rPr>
          <w:rFonts w:eastAsiaTheme="minorEastAsia"/>
        </w:rPr>
        <w:t>, in which inhibitors can act on SU dynamics in five different</w:t>
      </w:r>
      <w:r w:rsidR="00850F9F">
        <w:rPr>
          <w:rFonts w:eastAsiaTheme="minorEastAsia"/>
        </w:rPr>
        <w:t xml:space="preserve"> ways. Out of these, </w:t>
      </w:r>
      <w:r w:rsidR="00850F9F" w:rsidRPr="0029436A">
        <w:rPr>
          <w:rFonts w:eastAsiaTheme="minorEastAsia"/>
          <w:i/>
        </w:rPr>
        <w:t>noncompetitive inhibition</w:t>
      </w:r>
      <w:r w:rsidR="00850F9F">
        <w:rPr>
          <w:rFonts w:eastAsiaTheme="minorEastAsia"/>
        </w:rPr>
        <w:t xml:space="preserve"> is </w:t>
      </w:r>
      <w:r w:rsidR="007D5854">
        <w:rPr>
          <w:rFonts w:eastAsiaTheme="minorEastAsia"/>
        </w:rPr>
        <w:t>well</w:t>
      </w:r>
      <w:r w:rsidR="00906195">
        <w:rPr>
          <w:rFonts w:eastAsiaTheme="minorEastAsia"/>
        </w:rPr>
        <w:t>-</w:t>
      </w:r>
      <w:r w:rsidR="00850F9F">
        <w:rPr>
          <w:rFonts w:eastAsiaTheme="minorEastAsia"/>
        </w:rPr>
        <w:t xml:space="preserve">suited to this study because of </w:t>
      </w:r>
      <w:r w:rsidR="000F196B">
        <w:rPr>
          <w:rFonts w:eastAsiaTheme="minorEastAsia"/>
        </w:rPr>
        <w:t xml:space="preserve">the limitations of </w:t>
      </w:r>
      <w:r w:rsidR="00850F9F">
        <w:rPr>
          <w:rFonts w:eastAsiaTheme="minorEastAsia"/>
        </w:rPr>
        <w:t xml:space="preserve">data availability for </w:t>
      </w:r>
      <w:r w:rsidR="00850F9F">
        <w:rPr>
          <w:rFonts w:eastAsiaTheme="minorEastAsia"/>
          <w:i/>
          <w:iCs/>
        </w:rPr>
        <w:t xml:space="preserve">M. </w:t>
      </w:r>
      <w:proofErr w:type="spellStart"/>
      <w:r w:rsidR="00850F9F">
        <w:rPr>
          <w:rFonts w:eastAsiaTheme="minorEastAsia"/>
          <w:i/>
          <w:iCs/>
        </w:rPr>
        <w:t>menidia</w:t>
      </w:r>
      <w:proofErr w:type="spellEnd"/>
      <w:r w:rsidR="00850F9F">
        <w:rPr>
          <w:rFonts w:eastAsiaTheme="minorEastAsia"/>
        </w:rPr>
        <w:t xml:space="preserve">. </w:t>
      </w:r>
      <w:r w:rsidR="00BA0528">
        <w:rPr>
          <w:rFonts w:eastAsiaTheme="minorEastAsia"/>
        </w:rPr>
        <w:t xml:space="preserve">In noncompetitive inhibition the arrival rate of substrate does not affect the binding and dissociation of inhibitors and therefore </w:t>
      </w:r>
      <w:r w:rsidR="001A292D">
        <w:rPr>
          <w:rFonts w:eastAsiaTheme="minorEastAsia"/>
        </w:rPr>
        <w:t>requires little information about the rate of</w:t>
      </w:r>
      <w:r w:rsidR="00BA0528">
        <w:rPr>
          <w:rFonts w:eastAsiaTheme="minorEastAsia"/>
        </w:rPr>
        <w:t xml:space="preserve"> food uptake (Muller et al., 2019). </w:t>
      </w:r>
      <w:r w:rsidR="00DE5099">
        <w:rPr>
          <w:rFonts w:eastAsiaTheme="minorEastAsia"/>
        </w:rPr>
        <w:t>In this form of inhibition, the rate of assimilation by the SU is:</w:t>
      </w:r>
    </w:p>
    <w:p w14:paraId="1B59ADA4" w14:textId="7504DB37" w:rsidR="00DE5099" w:rsidRPr="00850F9F" w:rsidRDefault="00DE5099" w:rsidP="00DE509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A</m:t>
            </m:r>
          </m:sub>
        </m:sSub>
        <m:r>
          <w:rPr>
            <w:rFonts w:ascii="Cambria Math" w:eastAsiaTheme="minorEastAsia" w:hAnsi="Cambria Math"/>
          </w:rPr>
          <m:t>=f</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Am</m:t>
            </m:r>
          </m:sub>
          <m:sup>
            <m:r>
              <w:rPr>
                <w:rFonts w:ascii="Cambria Math" w:eastAsiaTheme="minorEastAsia" w:hAnsi="Cambria Math"/>
              </w:rPr>
              <m:t>a</m:t>
            </m:r>
          </m:sup>
        </m:sSubSup>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den>
                </m:f>
              </m:den>
            </m:f>
          </m:e>
        </m:d>
      </m:oMath>
      <w:r>
        <w:rPr>
          <w:rFonts w:eastAsiaTheme="minorEastAsia"/>
        </w:rPr>
        <w:tab/>
        <w:t>(</w:t>
      </w:r>
      <w:ins w:id="313" w:author="Schwemmer, Teresa" w:date="2024-06-29T21:29:00Z" w16du:dateUtc="2024-06-30T01:29:00Z">
        <w:r w:rsidR="00C722A6">
          <w:rPr>
            <w:rFonts w:eastAsiaTheme="minorEastAsia"/>
          </w:rPr>
          <w:t>4</w:t>
        </w:r>
      </w:ins>
      <w:del w:id="314" w:author="Schwemmer, Teresa" w:date="2024-06-29T21:29:00Z" w16du:dateUtc="2024-06-30T01:29:00Z">
        <w:r w:rsidDel="00C722A6">
          <w:rPr>
            <w:rFonts w:eastAsiaTheme="minorEastAsia"/>
          </w:rPr>
          <w:delText>2</w:delText>
        </w:r>
      </w:del>
      <w:r>
        <w:rPr>
          <w:rFonts w:eastAsiaTheme="minorEastAsia"/>
        </w:rPr>
        <w:t>)</w:t>
      </w:r>
    </w:p>
    <w:p w14:paraId="5C941FBD" w14:textId="0CC187A1" w:rsidR="00F860B0" w:rsidRDefault="00DE5099" w:rsidP="00966BCC">
      <w:pPr>
        <w:pStyle w:val="TS"/>
        <w:spacing w:line="360" w:lineRule="auto"/>
        <w:rPr>
          <w:rFonts w:eastAsiaTheme="minorEastAsia"/>
        </w:rPr>
      </w:pPr>
      <w:r>
        <w:rPr>
          <w:rFonts w:eastAsiaTheme="minorEastAsia"/>
        </w:rPr>
        <w:t xml:space="preserve">where </w:t>
      </w:r>
      <w:proofErr w:type="gramStart"/>
      <w:r>
        <w:rPr>
          <w:rFonts w:eastAsiaTheme="minorEastAsia"/>
          <w:i/>
          <w:iCs/>
        </w:rPr>
        <w:t>j</w:t>
      </w:r>
      <w:r>
        <w:rPr>
          <w:rFonts w:eastAsiaTheme="minorEastAsia"/>
          <w:i/>
          <w:iCs/>
          <w:vertAlign w:val="subscript"/>
        </w:rPr>
        <w:t>i</w:t>
      </w:r>
      <w:r>
        <w:rPr>
          <w:rFonts w:eastAsiaTheme="minorEastAsia"/>
          <w:i/>
          <w:iCs/>
        </w:rPr>
        <w:t xml:space="preserve"> </w:t>
      </w:r>
      <w:ins w:id="315" w:author="Schwemmer, Teresa" w:date="2024-06-29T21:36:00Z" w16du:dateUtc="2024-06-30T01:36:00Z">
        <w:r w:rsidR="008E6BBD">
          <w:rPr>
            <w:rFonts w:eastAsiaTheme="minorEastAsia"/>
            <w:i/>
            <w:iCs/>
          </w:rPr>
          <w:t xml:space="preserve"> </w:t>
        </w:r>
        <w:r w:rsidR="008E6BBD">
          <w:rPr>
            <w:rFonts w:eastAsiaTheme="minorEastAsia"/>
          </w:rPr>
          <w:t>(</w:t>
        </w:r>
        <w:proofErr w:type="gramEnd"/>
        <w:r w:rsidR="008E6BBD">
          <w:rPr>
            <w:rFonts w:eastAsiaTheme="minorEastAsia"/>
          </w:rPr>
          <w:t>mg d</w:t>
        </w:r>
      </w:ins>
      <w:ins w:id="316" w:author="Schwemmer, Teresa" w:date="2024-06-29T21:37:00Z" w16du:dateUtc="2024-06-30T01:37:00Z">
        <w:r w:rsidR="008E6BBD">
          <w:rPr>
            <w:rFonts w:eastAsiaTheme="minorEastAsia"/>
            <w:vertAlign w:val="superscript"/>
          </w:rPr>
          <w:t>-1</w:t>
        </w:r>
        <w:r w:rsidR="008E6BBD">
          <w:rPr>
            <w:rFonts w:eastAsiaTheme="minorEastAsia"/>
          </w:rPr>
          <w:t xml:space="preserve">) </w:t>
        </w:r>
      </w:ins>
      <w:r>
        <w:rPr>
          <w:rFonts w:eastAsiaTheme="minorEastAsia"/>
        </w:rPr>
        <w:t xml:space="preserve">is the arrival flux of the inhibitor and </w:t>
      </w:r>
      <w:r>
        <w:rPr>
          <w:rFonts w:eastAsiaTheme="minorEastAsia"/>
          <w:i/>
          <w:iCs/>
        </w:rPr>
        <w:t>k</w:t>
      </w:r>
      <w:r>
        <w:rPr>
          <w:rFonts w:eastAsiaTheme="minorEastAsia"/>
          <w:i/>
          <w:iCs/>
          <w:vertAlign w:val="subscript"/>
        </w:rPr>
        <w:t>i</w:t>
      </w:r>
      <w:r>
        <w:rPr>
          <w:rFonts w:eastAsiaTheme="minorEastAsia"/>
        </w:rPr>
        <w:t xml:space="preserve"> </w:t>
      </w:r>
      <w:ins w:id="317" w:author="Schwemmer, Teresa" w:date="2024-06-29T21:37:00Z" w16du:dateUtc="2024-06-30T01:37:00Z">
        <w:r w:rsidR="008E6BBD">
          <w:rPr>
            <w:rFonts w:eastAsiaTheme="minorEastAsia"/>
          </w:rPr>
          <w:t>(mg d</w:t>
        </w:r>
        <w:r w:rsidR="008E6BBD">
          <w:rPr>
            <w:rFonts w:eastAsiaTheme="minorEastAsia"/>
            <w:vertAlign w:val="superscript"/>
          </w:rPr>
          <w:t>-1</w:t>
        </w:r>
        <w:r w:rsidR="008E6BBD">
          <w:rPr>
            <w:rFonts w:eastAsiaTheme="minorEastAsia"/>
          </w:rPr>
          <w:t xml:space="preserve">) </w:t>
        </w:r>
      </w:ins>
      <w:r>
        <w:rPr>
          <w:rFonts w:eastAsiaTheme="minorEastAsia"/>
        </w:rPr>
        <w:t xml:space="preserve">is the dissociation parameter. </w:t>
      </w:r>
      <w:r w:rsidR="004069B6">
        <w:rPr>
          <w:rFonts w:eastAsiaTheme="minorEastAsia"/>
        </w:rPr>
        <w:t xml:space="preserve">The effect of this relationship in our model is that assimilation declines as the arrival rate of hypoxia-related inhibitors increases. We </w:t>
      </w:r>
      <w:r w:rsidR="00C31444">
        <w:rPr>
          <w:rFonts w:eastAsiaTheme="minorEastAsia"/>
        </w:rPr>
        <w:t>set</w:t>
      </w:r>
      <w:del w:id="318" w:author="Schwemmer, Teresa" w:date="2024-06-29T21:35:00Z" w16du:dateUtc="2024-06-30T01:35:00Z">
        <w:r w:rsidR="004069B6" w:rsidDel="008E6BBD">
          <w:rPr>
            <w:rFonts w:eastAsiaTheme="minorEastAsia"/>
          </w:rPr>
          <w:delText xml:space="preserve"> </w:delText>
        </w:r>
      </w:del>
      <w:r w:rsidR="004069B6">
        <w:rPr>
          <w:rFonts w:eastAsiaTheme="minorEastAsia"/>
        </w:rPr>
        <w:t xml:space="preserve"> </w:t>
      </w:r>
      <w:r w:rsidR="004069B6">
        <w:rPr>
          <w:rFonts w:eastAsiaTheme="minorEastAsia"/>
          <w:i/>
          <w:iCs/>
        </w:rPr>
        <w:t>j</w:t>
      </w:r>
      <w:r w:rsidR="004069B6">
        <w:rPr>
          <w:rFonts w:eastAsiaTheme="minorEastAsia"/>
          <w:i/>
          <w:iCs/>
          <w:vertAlign w:val="subscript"/>
        </w:rPr>
        <w:t>i</w:t>
      </w:r>
      <w:r w:rsidR="004069B6">
        <w:rPr>
          <w:rFonts w:eastAsiaTheme="minorEastAsia"/>
        </w:rPr>
        <w:t xml:space="preserve"> </w:t>
      </w:r>
      <w:r w:rsidR="00C31444">
        <w:rPr>
          <w:rFonts w:eastAsiaTheme="minorEastAsia"/>
        </w:rPr>
        <w:t xml:space="preserve">to depend </w:t>
      </w:r>
      <w:r w:rsidR="004069B6">
        <w:rPr>
          <w:rFonts w:eastAsiaTheme="minorEastAsia"/>
        </w:rPr>
        <w:t xml:space="preserve">on </w:t>
      </w:r>
      <w:r w:rsidR="00836949">
        <w:rPr>
          <w:rFonts w:eastAsiaTheme="minorEastAsia"/>
        </w:rPr>
        <w:t>DO</w:t>
      </w:r>
      <w:r w:rsidR="004069B6">
        <w:rPr>
          <w:rFonts w:eastAsiaTheme="minorEastAsia"/>
        </w:rPr>
        <w:t xml:space="preserve"> treatment</w:t>
      </w:r>
      <w:r w:rsidR="00836949">
        <w:rPr>
          <w:rFonts w:eastAsiaTheme="minorEastAsia"/>
        </w:rPr>
        <w:t xml:space="preserve"> above a DO threshold, </w:t>
      </w:r>
      <w:proofErr w:type="spellStart"/>
      <w:r w:rsidR="00836949" w:rsidRPr="00836949">
        <w:rPr>
          <w:rFonts w:eastAsiaTheme="minorEastAsia"/>
        </w:rPr>
        <w:t>DO</w:t>
      </w:r>
      <w:r w:rsidR="00836949" w:rsidRPr="00836949">
        <w:rPr>
          <w:rFonts w:eastAsiaTheme="minorEastAsia"/>
          <w:vertAlign w:val="subscript"/>
        </w:rPr>
        <w:t>c</w:t>
      </w:r>
      <w:proofErr w:type="spellEnd"/>
      <w:ins w:id="319" w:author="Schwemmer, Teresa" w:date="2024-06-29T21:36:00Z" w16du:dateUtc="2024-06-30T01:36:00Z">
        <w:r w:rsidR="008E6BBD">
          <w:rPr>
            <w:rFonts w:eastAsiaTheme="minorEastAsia"/>
          </w:rPr>
          <w:t xml:space="preserve"> (mg L</w:t>
        </w:r>
        <w:r w:rsidR="008E6BBD">
          <w:rPr>
            <w:rFonts w:eastAsiaTheme="minorEastAsia"/>
            <w:vertAlign w:val="superscript"/>
          </w:rPr>
          <w:t>-1</w:t>
        </w:r>
        <w:r w:rsidR="008E6BBD">
          <w:rPr>
            <w:rFonts w:eastAsiaTheme="minorEastAsia"/>
          </w:rPr>
          <w:t>)</w:t>
        </w:r>
      </w:ins>
      <w:r w:rsidR="00836949">
        <w:rPr>
          <w:rFonts w:eastAsiaTheme="minorEastAsia"/>
        </w:rPr>
        <w:t xml:space="preserve">, below which </w:t>
      </w:r>
      <w:r w:rsidR="00C31444">
        <w:rPr>
          <w:rFonts w:eastAsiaTheme="minorEastAsia"/>
          <w:i/>
          <w:iCs/>
        </w:rPr>
        <w:t>j</w:t>
      </w:r>
      <w:r w:rsidR="00C31444">
        <w:rPr>
          <w:rFonts w:eastAsiaTheme="minorEastAsia"/>
          <w:i/>
          <w:iCs/>
          <w:vertAlign w:val="subscript"/>
        </w:rPr>
        <w:t>i</w:t>
      </w:r>
      <w:r w:rsidR="00C31444">
        <w:rPr>
          <w:rFonts w:eastAsiaTheme="minorEastAsia"/>
        </w:rPr>
        <w:t xml:space="preserve"> is infinitely large, which would bring the rate of the process it is inhibiting to zero</w:t>
      </w:r>
      <w:r w:rsidR="004069B6">
        <w:rPr>
          <w:rFonts w:eastAsiaTheme="minorEastAsia"/>
        </w:rPr>
        <w:t xml:space="preserve">: </w:t>
      </w:r>
    </w:p>
    <w:p w14:paraId="5814DDE7" w14:textId="48723F6F" w:rsidR="004069B6" w:rsidRPr="00DE5099" w:rsidRDefault="00836949" w:rsidP="0083694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if 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1</m:t>
                    </m:r>
                  </m:num>
                  <m:den>
                    <m:r>
                      <w:ins w:id="320" w:author="Schwemmer, Teresa" w:date="2024-06-29T21:32:00Z" w16du:dateUtc="2024-06-30T01:32:00Z">
                        <w:rPr>
                          <w:rFonts w:ascii="Cambria Math" w:eastAsiaTheme="minorEastAsia" w:hAnsi="Cambria Math"/>
                        </w:rPr>
                        <m:t>B</m:t>
                      </w:ins>
                    </m:r>
                    <m:r>
                      <w:del w:id="321" w:author="Schwemmer, Teresa" w:date="2024-06-29T21:32:00Z" w16du:dateUtc="2024-06-30T01:32:00Z">
                        <w:rPr>
                          <w:rFonts w:ascii="Cambria Math" w:eastAsiaTheme="minorEastAsia" w:hAnsi="Cambria Math"/>
                        </w:rPr>
                        <m:t>Z</m:t>
                      </w:del>
                    </m:r>
                    <m:r>
                      <w:rPr>
                        <w:rFonts w:ascii="Cambria Math" w:eastAsiaTheme="minorEastAsia" w:hAnsi="Cambria Math"/>
                      </w:rPr>
                      <m:t>(DO-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rPr>
        <w:tab/>
        <w:t>(</w:t>
      </w:r>
      <w:del w:id="322" w:author="Schwemmer, Teresa" w:date="2024-06-29T21:29:00Z" w16du:dateUtc="2024-06-30T01:29:00Z">
        <w:r w:rsidDel="00C722A6">
          <w:rPr>
            <w:rFonts w:eastAsiaTheme="minorEastAsia"/>
          </w:rPr>
          <w:delText>3</w:delText>
        </w:r>
      </w:del>
      <w:ins w:id="323" w:author="Schwemmer, Teresa" w:date="2024-06-29T21:29:00Z" w16du:dateUtc="2024-06-30T01:29:00Z">
        <w:r w:rsidR="00C722A6">
          <w:rPr>
            <w:rFonts w:eastAsiaTheme="minorEastAsia"/>
          </w:rPr>
          <w:t>5</w:t>
        </w:r>
      </w:ins>
      <w:r>
        <w:rPr>
          <w:rFonts w:eastAsiaTheme="minorEastAsia"/>
        </w:rPr>
        <w:t>)</w:t>
      </w:r>
    </w:p>
    <w:p w14:paraId="4DB293E0" w14:textId="7E8A0EC2" w:rsidR="00DE5099" w:rsidRDefault="008E6BBD" w:rsidP="00966BCC">
      <w:pPr>
        <w:pStyle w:val="TS"/>
        <w:spacing w:line="360" w:lineRule="auto"/>
        <w:rPr>
          <w:rFonts w:eastAsiaTheme="minorEastAsia"/>
        </w:rPr>
      </w:pPr>
      <w:ins w:id="324" w:author="Schwemmer, Teresa" w:date="2024-06-29T21:33:00Z" w16du:dateUtc="2024-06-30T01:33:00Z">
        <w:r>
          <w:rPr>
            <w:rFonts w:eastAsiaTheme="minorEastAsia"/>
            <w:i/>
            <w:iCs/>
          </w:rPr>
          <w:t>B</w:t>
        </w:r>
      </w:ins>
      <w:del w:id="325" w:author="Schwemmer, Teresa" w:date="2024-06-29T21:33:00Z" w16du:dateUtc="2024-06-30T01:33:00Z">
        <w:r w:rsidR="00C31444" w:rsidDel="008E6BBD">
          <w:rPr>
            <w:rFonts w:eastAsiaTheme="minorEastAsia"/>
            <w:i/>
            <w:iCs/>
          </w:rPr>
          <w:delText>Z</w:delText>
        </w:r>
      </w:del>
      <w:r w:rsidR="00C31444">
        <w:rPr>
          <w:rFonts w:eastAsiaTheme="minorEastAsia"/>
        </w:rPr>
        <w:t xml:space="preserve"> </w:t>
      </w:r>
      <w:ins w:id="326" w:author="Schwemmer, Teresa" w:date="2024-06-29T21:43:00Z" w16du:dateUtc="2024-06-30T01:43:00Z">
        <w:r w:rsidR="00592763">
          <w:rPr>
            <w:rFonts w:eastAsiaTheme="minorEastAsia"/>
          </w:rPr>
          <w:t>(</w:t>
        </w:r>
      </w:ins>
      <w:ins w:id="327" w:author="Schwemmer, Teresa" w:date="2024-06-29T21:45:00Z" w16du:dateUtc="2024-06-30T01:45:00Z">
        <w:r w:rsidR="00592763">
          <w:rPr>
            <w:rFonts w:eastAsiaTheme="minorEastAsia"/>
          </w:rPr>
          <w:t>L</w:t>
        </w:r>
      </w:ins>
      <w:ins w:id="328" w:author="Schwemmer, Teresa" w:date="2024-06-29T21:46:00Z" w16du:dateUtc="2024-06-30T01:46:00Z">
        <w:r w:rsidR="00592763">
          <w:rPr>
            <w:rFonts w:eastAsiaTheme="minorEastAsia"/>
          </w:rPr>
          <w:t xml:space="preserve"> </w:t>
        </w:r>
      </w:ins>
      <w:ins w:id="329" w:author="Schwemmer, Teresa" w:date="2024-06-29T21:47:00Z" w16du:dateUtc="2024-06-30T01:47:00Z">
        <w:r w:rsidR="00592763">
          <w:rPr>
            <w:rFonts w:eastAsiaTheme="minorEastAsia" w:cs="Times New Roman"/>
          </w:rPr>
          <w:t>∙</w:t>
        </w:r>
        <w:r w:rsidR="00592763">
          <w:rPr>
            <w:rFonts w:eastAsiaTheme="minorEastAsia"/>
          </w:rPr>
          <w:t xml:space="preserve"> </w:t>
        </w:r>
      </w:ins>
      <w:ins w:id="330" w:author="Schwemmer, Teresa" w:date="2024-06-29T21:45:00Z" w16du:dateUtc="2024-06-30T01:45:00Z">
        <w:r w:rsidR="00592763">
          <w:rPr>
            <w:rFonts w:eastAsiaTheme="minorEastAsia"/>
          </w:rPr>
          <w:t xml:space="preserve">d </w:t>
        </w:r>
      </w:ins>
      <w:ins w:id="331" w:author="Schwemmer, Teresa" w:date="2024-06-29T21:47:00Z" w16du:dateUtc="2024-06-30T01:47:00Z">
        <w:r w:rsidR="00592763">
          <w:rPr>
            <w:rFonts w:eastAsiaTheme="minorEastAsia" w:cs="Times New Roman"/>
          </w:rPr>
          <w:t>∙</w:t>
        </w:r>
        <w:r w:rsidR="00592763">
          <w:rPr>
            <w:rFonts w:eastAsiaTheme="minorEastAsia"/>
          </w:rPr>
          <w:t xml:space="preserve"> </w:t>
        </w:r>
      </w:ins>
      <w:ins w:id="332" w:author="Schwemmer, Teresa" w:date="2024-06-29T21:45:00Z" w16du:dateUtc="2024-06-30T01:45:00Z">
        <w:r w:rsidR="00592763">
          <w:rPr>
            <w:rFonts w:eastAsiaTheme="minorEastAsia"/>
          </w:rPr>
          <w:t>mg inhibitor</w:t>
        </w:r>
        <w:r w:rsidR="00592763">
          <w:rPr>
            <w:rFonts w:eastAsiaTheme="minorEastAsia"/>
            <w:vertAlign w:val="superscript"/>
          </w:rPr>
          <w:t>-1</w:t>
        </w:r>
        <w:r w:rsidR="00592763">
          <w:rPr>
            <w:rFonts w:eastAsiaTheme="minorEastAsia"/>
          </w:rPr>
          <w:t xml:space="preserve"> </w:t>
        </w:r>
      </w:ins>
      <w:ins w:id="333" w:author="Schwemmer, Teresa" w:date="2024-06-29T21:47:00Z" w16du:dateUtc="2024-06-30T01:47:00Z">
        <w:r w:rsidR="00592763">
          <w:rPr>
            <w:rFonts w:eastAsiaTheme="minorEastAsia" w:cs="Times New Roman"/>
          </w:rPr>
          <w:t>∙</w:t>
        </w:r>
        <w:r w:rsidR="00592763">
          <w:rPr>
            <w:rFonts w:eastAsiaTheme="minorEastAsia"/>
          </w:rPr>
          <w:t xml:space="preserve"> </w:t>
        </w:r>
      </w:ins>
      <w:ins w:id="334" w:author="Schwemmer, Teresa" w:date="2024-06-29T21:46:00Z" w16du:dateUtc="2024-06-30T01:46:00Z">
        <w:r w:rsidR="00592763">
          <w:rPr>
            <w:rFonts w:eastAsiaTheme="minorEastAsia"/>
          </w:rPr>
          <w:t>mg O</w:t>
        </w:r>
        <w:r w:rsidR="00592763">
          <w:rPr>
            <w:rFonts w:eastAsiaTheme="minorEastAsia"/>
            <w:vertAlign w:val="subscript"/>
          </w:rPr>
          <w:t>2</w:t>
        </w:r>
        <w:r w:rsidR="00592763">
          <w:rPr>
            <w:rFonts w:eastAsiaTheme="minorEastAsia"/>
            <w:vertAlign w:val="superscript"/>
          </w:rPr>
          <w:t>-1</w:t>
        </w:r>
      </w:ins>
      <w:ins w:id="335" w:author="Schwemmer, Teresa" w:date="2024-06-29T21:43:00Z" w16du:dateUtc="2024-06-30T01:43:00Z">
        <w:r w:rsidR="00592763">
          <w:rPr>
            <w:rFonts w:eastAsiaTheme="minorEastAsia"/>
          </w:rPr>
          <w:t xml:space="preserve">) </w:t>
        </w:r>
      </w:ins>
      <w:r w:rsidR="00C31444">
        <w:rPr>
          <w:rFonts w:eastAsiaTheme="minorEastAsia"/>
        </w:rPr>
        <w:t xml:space="preserve">is a parameter that influences the shape of the relationship between </w:t>
      </w:r>
      <w:r w:rsidR="00C31444">
        <w:rPr>
          <w:rFonts w:eastAsiaTheme="minorEastAsia"/>
          <w:i/>
          <w:iCs/>
        </w:rPr>
        <w:t>j</w:t>
      </w:r>
      <w:r w:rsidR="00C31444">
        <w:rPr>
          <w:rFonts w:eastAsiaTheme="minorEastAsia"/>
          <w:i/>
          <w:iCs/>
          <w:vertAlign w:val="subscript"/>
        </w:rPr>
        <w:t>i</w:t>
      </w:r>
      <w:r w:rsidR="00C31444">
        <w:rPr>
          <w:rFonts w:eastAsiaTheme="minorEastAsia"/>
          <w:i/>
          <w:iCs/>
        </w:rPr>
        <w:t xml:space="preserve"> </w:t>
      </w:r>
      <w:r w:rsidR="00C31444">
        <w:rPr>
          <w:rFonts w:eastAsiaTheme="minorEastAsia"/>
        </w:rPr>
        <w:t xml:space="preserve">and DO. We defined the correction factor </w:t>
      </w:r>
      <w:r w:rsidR="00C31444">
        <w:rPr>
          <w:rFonts w:eastAsiaTheme="minorEastAsia"/>
          <w:i/>
          <w:iCs/>
        </w:rPr>
        <w:t>c</w:t>
      </w:r>
      <w:r w:rsidR="00C31444">
        <w:rPr>
          <w:rFonts w:eastAsiaTheme="minorEastAsia"/>
        </w:rPr>
        <w:t xml:space="preserve"> as the inhibition term (in parentheses in Equation </w:t>
      </w:r>
      <w:ins w:id="336" w:author="Schwemmer, Teresa" w:date="2024-06-29T21:52:00Z" w16du:dateUtc="2024-06-30T01:52:00Z">
        <w:r w:rsidR="00351E72">
          <w:rPr>
            <w:rFonts w:eastAsiaTheme="minorEastAsia"/>
          </w:rPr>
          <w:t>4</w:t>
        </w:r>
      </w:ins>
      <w:del w:id="337" w:author="Schwemmer, Teresa" w:date="2024-06-29T21:52:00Z" w16du:dateUtc="2024-06-30T01:52:00Z">
        <w:r w:rsidR="00C31444" w:rsidDel="00351E72">
          <w:rPr>
            <w:rFonts w:eastAsiaTheme="minorEastAsia"/>
          </w:rPr>
          <w:delText>2</w:delText>
        </w:r>
      </w:del>
      <w:r w:rsidR="00C31444">
        <w:rPr>
          <w:rFonts w:eastAsiaTheme="minorEastAsia"/>
        </w:rPr>
        <w:t xml:space="preserve">) and replace </w:t>
      </w:r>
      <w:r w:rsidR="00C31444">
        <w:rPr>
          <w:rFonts w:eastAsiaTheme="minorEastAsia"/>
          <w:i/>
          <w:iCs/>
        </w:rPr>
        <w:t>j</w:t>
      </w:r>
      <w:r w:rsidR="00C31444">
        <w:rPr>
          <w:rFonts w:eastAsiaTheme="minorEastAsia"/>
          <w:i/>
          <w:iCs/>
          <w:vertAlign w:val="subscript"/>
        </w:rPr>
        <w:t>i</w:t>
      </w:r>
      <w:r w:rsidR="00C31444">
        <w:rPr>
          <w:rFonts w:eastAsiaTheme="minorEastAsia"/>
        </w:rPr>
        <w:t xml:space="preserve"> with the function from Equation </w:t>
      </w:r>
      <w:ins w:id="338" w:author="Schwemmer, Teresa" w:date="2024-06-29T21:52:00Z" w16du:dateUtc="2024-06-30T01:52:00Z">
        <w:r w:rsidR="00351E72">
          <w:rPr>
            <w:rFonts w:eastAsiaTheme="minorEastAsia"/>
          </w:rPr>
          <w:t>5</w:t>
        </w:r>
      </w:ins>
      <w:del w:id="339" w:author="Schwemmer, Teresa" w:date="2024-06-29T21:52:00Z" w16du:dateUtc="2024-06-30T01:52:00Z">
        <w:r w:rsidR="00C31444" w:rsidDel="00351E72">
          <w:rPr>
            <w:rFonts w:eastAsiaTheme="minorEastAsia"/>
          </w:rPr>
          <w:delText>3</w:delText>
        </w:r>
      </w:del>
      <w:r w:rsidR="00C31444">
        <w:rPr>
          <w:rFonts w:eastAsiaTheme="minorEastAsia"/>
        </w:rPr>
        <w:t xml:space="preserve"> for DO &gt; </w:t>
      </w:r>
      <w:proofErr w:type="spellStart"/>
      <w:r w:rsidR="00C31444">
        <w:rPr>
          <w:rFonts w:eastAsiaTheme="minorEastAsia"/>
        </w:rPr>
        <w:t>DO</w:t>
      </w:r>
      <w:r w:rsidR="00C31444">
        <w:rPr>
          <w:rFonts w:eastAsiaTheme="minorEastAsia"/>
          <w:vertAlign w:val="subscript"/>
        </w:rPr>
        <w:t>c</w:t>
      </w:r>
      <w:proofErr w:type="spellEnd"/>
      <w:r w:rsidR="00C31444">
        <w:rPr>
          <w:rFonts w:eastAsiaTheme="minorEastAsia"/>
        </w:rPr>
        <w:t xml:space="preserve"> to derive the correction factor </w:t>
      </w:r>
      <w:r w:rsidR="00C31444">
        <w:rPr>
          <w:rFonts w:eastAsiaTheme="minorEastAsia"/>
          <w:i/>
          <w:iCs/>
        </w:rPr>
        <w:t>c</w:t>
      </w:r>
      <w:r w:rsidR="00C31444">
        <w:rPr>
          <w:rFonts w:eastAsiaTheme="minorEastAsia"/>
        </w:rPr>
        <w:t xml:space="preserve">: </w:t>
      </w:r>
    </w:p>
    <w:p w14:paraId="1B634904" w14:textId="0CB333EE" w:rsidR="00C31444" w:rsidRPr="00C31444"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ins w:id="340" w:author="Schwemmer, Teresa" w:date="2024-06-29T21:33:00Z" w16du:dateUtc="2024-06-30T01:33:00Z">
                    <w:rPr>
                      <w:rFonts w:ascii="Cambria Math" w:eastAsiaTheme="minorEastAsia" w:hAnsi="Cambria Math"/>
                    </w:rPr>
                    <m:t>B</m:t>
                  </w:ins>
                </m:r>
                <m:r>
                  <w:del w:id="341" w:author="Schwemmer, Teresa" w:date="2024-06-29T21:32:00Z" w16du:dateUtc="2024-06-30T01:32:00Z">
                    <w:rPr>
                      <w:rFonts w:ascii="Cambria Math" w:eastAsiaTheme="minorEastAsia" w:hAnsi="Cambria Math"/>
                    </w:rPr>
                    <m:t>Z</m:t>
                  </w:del>
                </m:r>
                <m:r>
                  <w:rPr>
                    <w:rFonts w:ascii="Cambria Math" w:eastAsiaTheme="minorEastAsia" w:hAnsi="Cambria Math"/>
                  </w:rPr>
                  <m:t>(DO-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den>
        </m:f>
      </m:oMath>
      <w:r>
        <w:rPr>
          <w:rFonts w:eastAsiaTheme="minorEastAsia"/>
        </w:rPr>
        <w:tab/>
        <w:t>(</w:t>
      </w:r>
      <w:ins w:id="342" w:author="Schwemmer, Teresa" w:date="2024-06-29T21:29:00Z" w16du:dateUtc="2024-06-30T01:29:00Z">
        <w:r w:rsidR="00C722A6">
          <w:rPr>
            <w:rFonts w:eastAsiaTheme="minorEastAsia"/>
          </w:rPr>
          <w:t>6</w:t>
        </w:r>
      </w:ins>
      <w:del w:id="343" w:author="Schwemmer, Teresa" w:date="2024-06-29T21:29:00Z" w16du:dateUtc="2024-06-30T01:29:00Z">
        <w:r w:rsidDel="00C722A6">
          <w:rPr>
            <w:rFonts w:eastAsiaTheme="minorEastAsia"/>
          </w:rPr>
          <w:delText>4</w:delText>
        </w:r>
      </w:del>
      <w:r>
        <w:rPr>
          <w:rFonts w:eastAsiaTheme="minorEastAsia"/>
        </w:rPr>
        <w:t>)</w:t>
      </w:r>
    </w:p>
    <w:p w14:paraId="5C555B7C" w14:textId="2348E3CF" w:rsidR="00836949" w:rsidRDefault="00C31444" w:rsidP="00966BCC">
      <w:pPr>
        <w:pStyle w:val="TS"/>
        <w:spacing w:line="360" w:lineRule="auto"/>
        <w:rPr>
          <w:rFonts w:eastAsiaTheme="minorEastAsia"/>
        </w:rPr>
      </w:pPr>
      <w:r>
        <w:rPr>
          <w:rFonts w:eastAsiaTheme="minorEastAsia"/>
        </w:rPr>
        <w:t xml:space="preserve">As only the product of the parameters </w:t>
      </w:r>
      <w:r>
        <w:rPr>
          <w:rFonts w:eastAsiaTheme="minorEastAsia"/>
          <w:i/>
          <w:iCs/>
        </w:rPr>
        <w:t>k</w:t>
      </w:r>
      <w:r>
        <w:rPr>
          <w:rFonts w:eastAsiaTheme="minorEastAsia"/>
          <w:i/>
          <w:iCs/>
          <w:vertAlign w:val="subscript"/>
        </w:rPr>
        <w:t>i</w:t>
      </w:r>
      <w:r>
        <w:rPr>
          <w:rFonts w:eastAsiaTheme="minorEastAsia"/>
        </w:rPr>
        <w:t xml:space="preserve"> and </w:t>
      </w:r>
      <w:ins w:id="344" w:author="Schwemmer, Teresa" w:date="2024-06-29T21:54:00Z" w16du:dateUtc="2024-06-30T01:54:00Z">
        <w:r w:rsidR="00526876">
          <w:rPr>
            <w:rFonts w:eastAsiaTheme="minorEastAsia"/>
            <w:i/>
            <w:iCs/>
          </w:rPr>
          <w:t>B</w:t>
        </w:r>
      </w:ins>
      <w:del w:id="345" w:author="Schwemmer, Teresa" w:date="2024-06-29T21:54:00Z" w16du:dateUtc="2024-06-30T01:54:00Z">
        <w:r w:rsidDel="00526876">
          <w:rPr>
            <w:rFonts w:eastAsiaTheme="minorEastAsia"/>
            <w:i/>
            <w:iCs/>
          </w:rPr>
          <w:delText>Z</w:delText>
        </w:r>
      </w:del>
      <w:r>
        <w:rPr>
          <w:rFonts w:eastAsiaTheme="minorEastAsia"/>
        </w:rPr>
        <w:t xml:space="preserve"> appear in the formula and we have no need to estimate them separately, they can be combined into one parameter </w:t>
      </w:r>
      <w:r w:rsidR="00E25829">
        <w:rPr>
          <w:rFonts w:eastAsiaTheme="minorEastAsia"/>
        </w:rPr>
        <w:t xml:space="preserve">as </w:t>
      </w:r>
      <w:r w:rsidR="00E25829">
        <w:rPr>
          <w:rFonts w:eastAsiaTheme="minorEastAsia"/>
          <w:i/>
          <w:iCs/>
        </w:rPr>
        <w:t>Z</w:t>
      </w:r>
      <w:ins w:id="346" w:author="Schwemmer, Teresa" w:date="2024-06-29T21:56:00Z" w16du:dateUtc="2024-06-30T01:56:00Z">
        <w:r w:rsidR="00526876">
          <w:rPr>
            <w:rFonts w:eastAsiaTheme="minorEastAsia"/>
            <w:i/>
            <w:iCs/>
          </w:rPr>
          <w:t xml:space="preserve"> </w:t>
        </w:r>
        <w:r w:rsidR="00526876">
          <w:rPr>
            <w:rFonts w:eastAsiaTheme="minorEastAsia"/>
          </w:rPr>
          <w:t>(L mg O</w:t>
        </w:r>
        <w:r w:rsidR="00526876">
          <w:rPr>
            <w:rFonts w:eastAsiaTheme="minorEastAsia"/>
            <w:vertAlign w:val="subscript"/>
          </w:rPr>
          <w:t>2</w:t>
        </w:r>
        <w:r w:rsidR="00526876">
          <w:rPr>
            <w:rFonts w:eastAsiaTheme="minorEastAsia"/>
            <w:vertAlign w:val="superscript"/>
          </w:rPr>
          <w:t>-1</w:t>
        </w:r>
        <w:r w:rsidR="00526876">
          <w:rPr>
            <w:rFonts w:eastAsiaTheme="minorEastAsia"/>
          </w:rPr>
          <w:t>)</w:t>
        </w:r>
      </w:ins>
      <w:r w:rsidR="00E25829">
        <w:rPr>
          <w:rFonts w:eastAsiaTheme="minorEastAsia"/>
        </w:rPr>
        <w:t xml:space="preserve">. Simplifying Equation </w:t>
      </w:r>
      <w:ins w:id="347" w:author="Schwemmer, Teresa" w:date="2024-06-29T21:52:00Z" w16du:dateUtc="2024-06-30T01:52:00Z">
        <w:r w:rsidR="00351E72">
          <w:rPr>
            <w:rFonts w:eastAsiaTheme="minorEastAsia"/>
          </w:rPr>
          <w:t>6</w:t>
        </w:r>
      </w:ins>
      <w:del w:id="348" w:author="Schwemmer, Teresa" w:date="2024-06-29T21:52:00Z" w16du:dateUtc="2024-06-30T01:52:00Z">
        <w:r w:rsidR="00E25829" w:rsidDel="00351E72">
          <w:rPr>
            <w:rFonts w:eastAsiaTheme="minorEastAsia"/>
          </w:rPr>
          <w:delText>4</w:delText>
        </w:r>
      </w:del>
      <w:r w:rsidR="00E25829">
        <w:rPr>
          <w:rFonts w:eastAsiaTheme="minorEastAsia"/>
        </w:rPr>
        <w:t xml:space="preserve"> and adding in the case for which DO </w:t>
      </w:r>
      <w:r w:rsidR="00E25829">
        <w:rPr>
          <w:rFonts w:eastAsiaTheme="minorEastAsia" w:cs="Times New Roman"/>
        </w:rPr>
        <w:t>≤</w:t>
      </w:r>
      <w:r w:rsidR="00E25829">
        <w:rPr>
          <w:rFonts w:eastAsiaTheme="minorEastAsia"/>
        </w:rPr>
        <w:t xml:space="preserve"> </w:t>
      </w:r>
      <w:proofErr w:type="spellStart"/>
      <w:r w:rsidR="00E25829">
        <w:rPr>
          <w:rFonts w:eastAsiaTheme="minorEastAsia"/>
        </w:rPr>
        <w:t>DO</w:t>
      </w:r>
      <w:r w:rsidR="00E25829">
        <w:rPr>
          <w:rFonts w:eastAsiaTheme="minorEastAsia"/>
          <w:vertAlign w:val="subscript"/>
        </w:rPr>
        <w:t>c</w:t>
      </w:r>
      <w:proofErr w:type="spellEnd"/>
      <w:r w:rsidR="00E25829">
        <w:rPr>
          <w:rFonts w:eastAsiaTheme="minorEastAsia"/>
        </w:rPr>
        <w:t xml:space="preserve"> gives us the following correction factor:</w:t>
      </w:r>
    </w:p>
    <w:p w14:paraId="32637E1D" w14:textId="5E4FC277" w:rsidR="00E25829" w:rsidRPr="00E25829"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num>
                  <m:den>
                    <m:r>
                      <w:rPr>
                        <w:rFonts w:ascii="Cambria Math" w:eastAsiaTheme="minorEastAsia" w:hAnsi="Cambria Math"/>
                      </w:rPr>
                      <m:t>1+Z(DO-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w:t>
      </w:r>
      <w:ins w:id="349" w:author="Schwemmer, Teresa" w:date="2024-06-29T21:29:00Z" w16du:dateUtc="2024-06-30T01:29:00Z">
        <w:r w:rsidR="00C722A6">
          <w:rPr>
            <w:rFonts w:eastAsiaTheme="minorEastAsia"/>
            <w:iCs/>
          </w:rPr>
          <w:t>7</w:t>
        </w:r>
      </w:ins>
      <w:del w:id="350" w:author="Schwemmer, Teresa" w:date="2024-06-29T21:29:00Z" w16du:dateUtc="2024-06-30T01:29:00Z">
        <w:r w:rsidDel="00C722A6">
          <w:rPr>
            <w:rFonts w:eastAsiaTheme="minorEastAsia"/>
            <w:iCs/>
          </w:rPr>
          <w:delText>5</w:delText>
        </w:r>
      </w:del>
      <w:r>
        <w:rPr>
          <w:rFonts w:eastAsiaTheme="minorEastAsia"/>
          <w:iCs/>
        </w:rPr>
        <w:t>)</w:t>
      </w:r>
    </w:p>
    <w:p w14:paraId="12EB87F7" w14:textId="5EE762F9" w:rsidR="006F586F" w:rsidRDefault="00E25829" w:rsidP="00D55BE0">
      <w:pPr>
        <w:pStyle w:val="TS"/>
        <w:spacing w:line="360" w:lineRule="auto"/>
        <w:ind w:firstLine="720"/>
        <w:rPr>
          <w:rFonts w:eastAsiaTheme="minorEastAsia"/>
        </w:rPr>
      </w:pPr>
      <w:r>
        <w:rPr>
          <w:rFonts w:eastAsiaTheme="minorEastAsia"/>
        </w:rPr>
        <w:t xml:space="preserve">The relationship between </w:t>
      </w:r>
      <w:r>
        <w:rPr>
          <w:rFonts w:eastAsiaTheme="minorEastAsia"/>
          <w:i/>
          <w:iCs/>
        </w:rPr>
        <w:t>c</w:t>
      </w:r>
      <w:r>
        <w:rPr>
          <w:rFonts w:eastAsiaTheme="minorEastAsia"/>
        </w:rPr>
        <w:t xml:space="preserve"> and DO for three different sample values of </w:t>
      </w:r>
      <w:r>
        <w:rPr>
          <w:rFonts w:eastAsiaTheme="minorEastAsia"/>
          <w:i/>
          <w:iCs/>
        </w:rPr>
        <w:t>Z</w:t>
      </w:r>
      <w:r w:rsidR="007064BB">
        <w:rPr>
          <w:rFonts w:eastAsiaTheme="minorEastAsia"/>
        </w:rPr>
        <w:t>, the parameter to be estimated,</w:t>
      </w:r>
      <w:r>
        <w:rPr>
          <w:rFonts w:eastAsiaTheme="minorEastAsia"/>
        </w:rPr>
        <w:t xml:space="preserve"> is shown in Figure </w:t>
      </w:r>
      <w:r w:rsidR="00F51D25">
        <w:rPr>
          <w:rFonts w:eastAsiaTheme="minorEastAsia"/>
        </w:rPr>
        <w:t>2</w:t>
      </w:r>
      <w:r>
        <w:rPr>
          <w:rFonts w:eastAsiaTheme="minorEastAsia"/>
        </w:rPr>
        <w:t xml:space="preserve">. </w:t>
      </w:r>
      <w:r w:rsidR="007064BB" w:rsidRPr="00985FFB">
        <w:rPr>
          <w:rFonts w:eastAsiaTheme="minorEastAsia"/>
        </w:rPr>
        <w:t xml:space="preserve">A larger </w:t>
      </w:r>
      <w:r w:rsidR="007064BB" w:rsidRPr="00985FFB">
        <w:rPr>
          <w:rFonts w:eastAsiaTheme="minorEastAsia"/>
          <w:i/>
          <w:iCs/>
        </w:rPr>
        <w:t>Z</w:t>
      </w:r>
      <w:r w:rsidR="007064BB" w:rsidRPr="00985FFB">
        <w:rPr>
          <w:rFonts w:eastAsiaTheme="minorEastAsia"/>
        </w:rPr>
        <w:t xml:space="preserve"> value keeps </w:t>
      </w:r>
      <w:r w:rsidR="007064BB" w:rsidRPr="00985FFB">
        <w:rPr>
          <w:rFonts w:eastAsiaTheme="minorEastAsia"/>
          <w:i/>
          <w:iCs/>
        </w:rPr>
        <w:t>c</w:t>
      </w:r>
      <w:r w:rsidR="007064BB" w:rsidRPr="00985FFB">
        <w:rPr>
          <w:rFonts w:eastAsiaTheme="minorEastAsia"/>
        </w:rPr>
        <w:t xml:space="preserve"> higher as oxygen decreases before a more abrupt drop, while a smaller </w:t>
      </w:r>
      <w:r w:rsidR="007064BB" w:rsidRPr="00985FFB">
        <w:rPr>
          <w:rFonts w:eastAsiaTheme="minorEastAsia"/>
          <w:i/>
          <w:iCs/>
        </w:rPr>
        <w:t>Z</w:t>
      </w:r>
      <w:r w:rsidR="007064BB" w:rsidRPr="00985FFB">
        <w:rPr>
          <w:rFonts w:eastAsiaTheme="minorEastAsia"/>
        </w:rPr>
        <w:t xml:space="preserve"> gives a more constant decline in </w:t>
      </w:r>
      <w:r w:rsidR="007064BB" w:rsidRPr="00985FFB">
        <w:rPr>
          <w:rFonts w:eastAsiaTheme="minorEastAsia"/>
          <w:i/>
          <w:iCs/>
        </w:rPr>
        <w:t>c</w:t>
      </w:r>
      <w:r w:rsidR="007064BB" w:rsidRPr="00985FFB">
        <w:rPr>
          <w:rFonts w:eastAsiaTheme="minorEastAsia"/>
        </w:rPr>
        <w:t xml:space="preserve"> with hypoxia</w:t>
      </w:r>
      <w:r w:rsidR="007064BB">
        <w:rPr>
          <w:rFonts w:eastAsiaTheme="minorEastAsia"/>
        </w:rPr>
        <w:t>.</w:t>
      </w:r>
      <w:r w:rsidR="007064BB" w:rsidRPr="007064BB">
        <w:rPr>
          <w:rFonts w:eastAsiaTheme="minorEastAsia"/>
        </w:rPr>
        <w:t xml:space="preserve"> </w:t>
      </w:r>
      <w:r w:rsidR="007064BB" w:rsidRPr="00985FFB">
        <w:rPr>
          <w:rFonts w:eastAsiaTheme="minorEastAsia"/>
        </w:rPr>
        <w:t xml:space="preserve">The value </w:t>
      </w:r>
      <w:r w:rsidR="007064BB" w:rsidRPr="00985FFB">
        <w:rPr>
          <w:rFonts w:eastAsiaTheme="minorEastAsia"/>
        </w:rPr>
        <w:lastRenderedPageBreak/>
        <w:t xml:space="preserve">of </w:t>
      </w:r>
      <w:r w:rsidR="007064BB" w:rsidRPr="00985FFB">
        <w:rPr>
          <w:rFonts w:eastAsiaTheme="minorEastAsia"/>
          <w:i/>
          <w:iCs/>
        </w:rPr>
        <w:t>c</w:t>
      </w:r>
      <w:r w:rsidR="007064BB" w:rsidRPr="00985FFB">
        <w:rPr>
          <w:rFonts w:eastAsiaTheme="minorEastAsia"/>
        </w:rPr>
        <w:t xml:space="preserve"> cannot exceed 1.</w:t>
      </w:r>
      <w:r w:rsidR="007064BB">
        <w:rPr>
          <w:rFonts w:eastAsiaTheme="minorEastAsia"/>
        </w:rPr>
        <w:t xml:space="preserve"> </w:t>
      </w:r>
      <w:proofErr w:type="spellStart"/>
      <w:r>
        <w:rPr>
          <w:rFonts w:eastAsiaTheme="minorEastAsia"/>
        </w:rPr>
        <w:t>DO</w:t>
      </w:r>
      <w:r>
        <w:rPr>
          <w:rFonts w:eastAsiaTheme="minorEastAsia"/>
          <w:vertAlign w:val="subscript"/>
        </w:rPr>
        <w:t>c</w:t>
      </w:r>
      <w:proofErr w:type="spellEnd"/>
      <w:r>
        <w:rPr>
          <w:rFonts w:eastAsiaTheme="minorEastAsia"/>
        </w:rPr>
        <w:t xml:space="preserve"> was fixed at a biologically relevant level of 2.04 mg L</w:t>
      </w:r>
      <w:r>
        <w:rPr>
          <w:rFonts w:eastAsiaTheme="minorEastAsia"/>
          <w:vertAlign w:val="superscript"/>
        </w:rPr>
        <w:t>-1</w:t>
      </w:r>
      <w:r>
        <w:rPr>
          <w:rFonts w:eastAsiaTheme="minorEastAsia"/>
        </w:rPr>
        <w:t xml:space="preserve">, </w:t>
      </w:r>
      <w:r w:rsidRPr="00985FFB">
        <w:rPr>
          <w:rFonts w:eastAsiaTheme="minorEastAsia"/>
        </w:rPr>
        <w:t xml:space="preserve">which is the critical oxygen level below which embryonic routine metabolism becomes highly oxygen-dependent (Schwemmer, </w:t>
      </w:r>
      <w:r>
        <w:rPr>
          <w:rFonts w:eastAsiaTheme="minorEastAsia"/>
        </w:rPr>
        <w:t>2023</w:t>
      </w:r>
      <w:r w:rsidRPr="00985FFB">
        <w:rPr>
          <w:rFonts w:eastAsiaTheme="minorEastAsia"/>
        </w:rPr>
        <w:t>).</w:t>
      </w:r>
      <w:r w:rsidR="007064BB">
        <w:rPr>
          <w:rFonts w:eastAsiaTheme="minorEastAsia"/>
        </w:rPr>
        <w:t xml:space="preserve"> </w:t>
      </w:r>
      <w:r w:rsidRPr="00985FFB">
        <w:rPr>
          <w:rFonts w:eastAsiaTheme="minorEastAsia"/>
        </w:rPr>
        <w:t xml:space="preserve">Attempts to estimate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and </w:t>
      </w:r>
      <w:r w:rsidRPr="00985FFB">
        <w:rPr>
          <w:rFonts w:eastAsiaTheme="minorEastAsia"/>
          <w:i/>
          <w:iCs/>
        </w:rPr>
        <w:t>Z</w:t>
      </w:r>
      <w:r w:rsidRPr="00985FFB">
        <w:rPr>
          <w:rFonts w:eastAsiaTheme="minorEastAsia"/>
        </w:rPr>
        <w:t xml:space="preserve"> simultaneously showed that leaving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free did not improve the ability of the correction factor to fit the hypoxia data. </w:t>
      </w:r>
    </w:p>
    <w:p w14:paraId="455565BD" w14:textId="77777777" w:rsidR="00E96ED1" w:rsidRDefault="00E96ED1" w:rsidP="00D55BE0">
      <w:pPr>
        <w:pStyle w:val="TS"/>
        <w:spacing w:line="360" w:lineRule="auto"/>
        <w:ind w:firstLine="720"/>
        <w:rPr>
          <w:rFonts w:eastAsiaTheme="minorEastAsia"/>
        </w:rPr>
      </w:pPr>
    </w:p>
    <w:p w14:paraId="57221A52" w14:textId="77777777" w:rsidR="00E96ED1" w:rsidRPr="00985FFB" w:rsidRDefault="00E96ED1" w:rsidP="00E96ED1">
      <w:pPr>
        <w:pStyle w:val="TS"/>
        <w:spacing w:line="480" w:lineRule="auto"/>
        <w:rPr>
          <w:rFonts w:eastAsiaTheme="minorEastAsia"/>
        </w:rPr>
      </w:pPr>
      <w:r w:rsidRPr="00816565">
        <w:rPr>
          <w:rFonts w:eastAsiaTheme="minorEastAsia"/>
          <w:noProof/>
        </w:rPr>
        <w:drawing>
          <wp:inline distT="0" distB="0" distL="0" distR="0" wp14:anchorId="2F53A66A" wp14:editId="37240374">
            <wp:extent cx="5943600" cy="3563620"/>
            <wp:effectExtent l="0" t="0" r="0" b="0"/>
            <wp:docPr id="1880131316" name="Picture 1" descr="A graph of oxyg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265" name="Picture 1" descr="A graph of oxygen&#10;&#10;Description automatically generated"/>
                    <pic:cNvPicPr/>
                  </pic:nvPicPr>
                  <pic:blipFill>
                    <a:blip r:embed="rId10"/>
                    <a:stretch>
                      <a:fillRect/>
                    </a:stretch>
                  </pic:blipFill>
                  <pic:spPr>
                    <a:xfrm>
                      <a:off x="0" y="0"/>
                      <a:ext cx="5943600" cy="3563620"/>
                    </a:xfrm>
                    <a:prstGeom prst="rect">
                      <a:avLst/>
                    </a:prstGeom>
                  </pic:spPr>
                </pic:pic>
              </a:graphicData>
            </a:graphic>
          </wp:inline>
        </w:drawing>
      </w:r>
    </w:p>
    <w:p w14:paraId="5258AF8D" w14:textId="7858DC21" w:rsidR="00E96ED1" w:rsidRPr="00985FFB" w:rsidRDefault="00E96ED1" w:rsidP="00E96ED1">
      <w:pPr>
        <w:pStyle w:val="TS"/>
        <w:spacing w:line="360" w:lineRule="auto"/>
        <w:rPr>
          <w:rFonts w:eastAsiaTheme="minorEastAsia"/>
        </w:rPr>
      </w:pPr>
      <w:r w:rsidRPr="00985FFB">
        <w:rPr>
          <w:rFonts w:eastAsiaTheme="minorEastAsia"/>
          <w:b/>
          <w:bCs/>
        </w:rPr>
        <w:t xml:space="preserve">Figure </w:t>
      </w:r>
      <w:r w:rsidR="00F51D25">
        <w:rPr>
          <w:rFonts w:eastAsiaTheme="minorEastAsia"/>
          <w:b/>
          <w:bCs/>
        </w:rPr>
        <w:t>2</w:t>
      </w:r>
      <w:r w:rsidRPr="00985FFB">
        <w:rPr>
          <w:rFonts w:eastAsiaTheme="minorEastAsia"/>
          <w:b/>
          <w:bCs/>
        </w:rPr>
        <w:t xml:space="preserve">. </w:t>
      </w:r>
      <w:r>
        <w:rPr>
          <w:rFonts w:eastAsiaTheme="minorEastAsia"/>
          <w:b/>
          <w:bCs/>
        </w:rPr>
        <w:t xml:space="preserve">The correction factor </w:t>
      </w:r>
      <w:r w:rsidRPr="00E96ED1">
        <w:rPr>
          <w:rFonts w:eastAsiaTheme="minorEastAsia"/>
          <w:b/>
          <w:bCs/>
          <w:i/>
          <w:iCs/>
        </w:rPr>
        <w:t>c</w:t>
      </w:r>
      <w:r>
        <w:rPr>
          <w:rFonts w:eastAsiaTheme="minorEastAsia"/>
          <w:b/>
          <w:bCs/>
        </w:rPr>
        <w:t xml:space="preserve"> used to apply hypoxia effects to </w:t>
      </w:r>
      <w:proofErr w:type="spellStart"/>
      <w:r>
        <w:rPr>
          <w:rFonts w:eastAsiaTheme="minorEastAsia"/>
          <w:b/>
          <w:bCs/>
        </w:rPr>
        <w:t>DEBkiss</w:t>
      </w:r>
      <w:proofErr w:type="spellEnd"/>
      <w:r>
        <w:rPr>
          <w:rFonts w:eastAsiaTheme="minorEastAsia"/>
          <w:b/>
          <w:bCs/>
        </w:rPr>
        <w:t xml:space="preserve"> parameters. </w:t>
      </w:r>
      <w:r w:rsidRPr="00E96ED1">
        <w:rPr>
          <w:rFonts w:eastAsiaTheme="minorEastAsia"/>
        </w:rPr>
        <w:t>The</w:t>
      </w:r>
      <w:r w:rsidRPr="00985FFB">
        <w:rPr>
          <w:rFonts w:eastAsiaTheme="minorEastAsia"/>
        </w:rPr>
        <w:t xml:space="preserve"> effect of DO on correction factor </w:t>
      </w:r>
      <w:r w:rsidRPr="00985FFB">
        <w:rPr>
          <w:rFonts w:eastAsiaTheme="minorEastAsia"/>
          <w:i/>
          <w:iCs/>
        </w:rPr>
        <w:t>c</w:t>
      </w:r>
      <w:r w:rsidRPr="00985FFB">
        <w:rPr>
          <w:rFonts w:eastAsiaTheme="minorEastAsia"/>
        </w:rPr>
        <w:t xml:space="preserve"> </w:t>
      </w:r>
      <w:r>
        <w:rPr>
          <w:rFonts w:eastAsiaTheme="minorEastAsia"/>
        </w:rPr>
        <w:t xml:space="preserve">is shown </w:t>
      </w:r>
      <w:r w:rsidRPr="00985FFB">
        <w:rPr>
          <w:rFonts w:eastAsiaTheme="minorEastAsia"/>
        </w:rPr>
        <w:t xml:space="preserve">at three different values of the </w:t>
      </w:r>
      <w:del w:id="351" w:author="Schwemmer, Teresa" w:date="2024-07-18T21:42:00Z" w16du:dateUtc="2024-07-19T01:42:00Z">
        <w:r w:rsidRPr="00985FFB" w:rsidDel="00E913E7">
          <w:rPr>
            <w:rFonts w:eastAsiaTheme="minorEastAsia"/>
          </w:rPr>
          <w:delText xml:space="preserve">exponential </w:delText>
        </w:r>
      </w:del>
      <w:r>
        <w:rPr>
          <w:rFonts w:eastAsiaTheme="minorEastAsia"/>
        </w:rPr>
        <w:t>parameter</w:t>
      </w:r>
      <w:r w:rsidRPr="00985FFB">
        <w:rPr>
          <w:rFonts w:eastAsiaTheme="minorEastAsia"/>
        </w:rPr>
        <w:t xml:space="preserve"> </w:t>
      </w:r>
      <w:r w:rsidRPr="00985FFB">
        <w:rPr>
          <w:rFonts w:eastAsiaTheme="minorEastAsia"/>
          <w:i/>
          <w:iCs/>
        </w:rPr>
        <w:t>Z</w:t>
      </w:r>
      <w:r w:rsidRPr="00985FFB">
        <w:rPr>
          <w:rFonts w:eastAsiaTheme="minorEastAsia"/>
        </w:rPr>
        <w:t xml:space="preserve">. Actual estimated </w:t>
      </w:r>
      <w:r w:rsidRPr="00985FFB">
        <w:rPr>
          <w:rFonts w:eastAsiaTheme="minorEastAsia"/>
          <w:i/>
          <w:iCs/>
        </w:rPr>
        <w:t>Z</w:t>
      </w:r>
      <w:r w:rsidRPr="00985FFB">
        <w:rPr>
          <w:rFonts w:eastAsiaTheme="minorEastAsia"/>
        </w:rPr>
        <w:t xml:space="preserve"> values are listed in Table </w:t>
      </w:r>
      <w:r>
        <w:rPr>
          <w:rFonts w:eastAsiaTheme="minorEastAsia"/>
        </w:rPr>
        <w:t>4</w:t>
      </w:r>
      <w:r w:rsidRPr="00985FFB">
        <w:rPr>
          <w:rFonts w:eastAsiaTheme="minorEastAsia"/>
        </w:rPr>
        <w:t xml:space="preserve">, and the three </w:t>
      </w:r>
      <w:r w:rsidRPr="00985FFB">
        <w:rPr>
          <w:rFonts w:eastAsiaTheme="minorEastAsia"/>
          <w:i/>
          <w:iCs/>
        </w:rPr>
        <w:t>Z</w:t>
      </w:r>
      <w:r w:rsidRPr="00985FFB">
        <w:rPr>
          <w:rFonts w:eastAsiaTheme="minorEastAsia"/>
        </w:rPr>
        <w:t xml:space="preserve"> values used in </w:t>
      </w:r>
      <w:r>
        <w:rPr>
          <w:rFonts w:eastAsiaTheme="minorEastAsia"/>
        </w:rPr>
        <w:t xml:space="preserve">this figure </w:t>
      </w:r>
      <w:r w:rsidRPr="00985FFB">
        <w:rPr>
          <w:rFonts w:eastAsiaTheme="minorEastAsia"/>
        </w:rPr>
        <w:t xml:space="preserve">are sample values to show how </w:t>
      </w:r>
      <w:r w:rsidRPr="00985FFB">
        <w:rPr>
          <w:rFonts w:eastAsiaTheme="minorEastAsia"/>
          <w:i/>
          <w:iCs/>
        </w:rPr>
        <w:t>Z</w:t>
      </w:r>
      <w:r w:rsidRPr="00985FFB">
        <w:rPr>
          <w:rFonts w:eastAsiaTheme="minorEastAsia"/>
        </w:rPr>
        <w:t xml:space="preserve"> affects the relationship between DO and </w:t>
      </w:r>
      <w:r w:rsidRPr="00985FFB">
        <w:rPr>
          <w:rFonts w:eastAsiaTheme="minorEastAsia"/>
          <w:i/>
          <w:iCs/>
        </w:rPr>
        <w:t>c</w:t>
      </w:r>
      <w:r w:rsidRPr="00985FFB">
        <w:rPr>
          <w:rFonts w:eastAsiaTheme="minorEastAsia"/>
        </w:rPr>
        <w:t xml:space="preserve">. </w:t>
      </w:r>
    </w:p>
    <w:p w14:paraId="6E1DAD5F" w14:textId="77777777" w:rsidR="00E96ED1" w:rsidRDefault="00E96ED1" w:rsidP="00D55BE0">
      <w:pPr>
        <w:pStyle w:val="TS"/>
        <w:spacing w:line="360" w:lineRule="auto"/>
        <w:ind w:firstLine="720"/>
        <w:rPr>
          <w:rFonts w:eastAsiaTheme="minorEastAsia"/>
        </w:rPr>
      </w:pPr>
    </w:p>
    <w:p w14:paraId="646C0192" w14:textId="438D7600" w:rsidR="006F586F" w:rsidRPr="00F2594A" w:rsidRDefault="006F586F" w:rsidP="00D55BE0">
      <w:pPr>
        <w:pStyle w:val="TS"/>
        <w:spacing w:line="360" w:lineRule="auto"/>
        <w:ind w:firstLine="720"/>
      </w:pPr>
      <w:r>
        <w:rPr>
          <w:rFonts w:eastAsiaTheme="minorEastAsia"/>
        </w:rPr>
        <w:t>Similar</w:t>
      </w:r>
      <w:r w:rsidR="00290591">
        <w:rPr>
          <w:rFonts w:eastAsiaTheme="minorEastAsia"/>
        </w:rPr>
        <w:t xml:space="preserve"> simplification of the reasoning by</w:t>
      </w:r>
      <w:r w:rsidR="00906195">
        <w:rPr>
          <w:rFonts w:eastAsiaTheme="minorEastAsia"/>
        </w:rPr>
        <w:t xml:space="preserve"> </w:t>
      </w:r>
      <w:r w:rsidR="00290591">
        <w:rPr>
          <w:rFonts w:eastAsiaTheme="minorEastAsia"/>
        </w:rPr>
        <w:t xml:space="preserve">Muller et al. (2019) </w:t>
      </w:r>
      <w:r>
        <w:rPr>
          <w:rFonts w:eastAsiaTheme="minorEastAsia"/>
        </w:rPr>
        <w:t xml:space="preserve">can be used to derive an analogous correction factor for </w:t>
      </w:r>
      <w:r w:rsidRPr="00906195">
        <w:rPr>
          <w:rFonts w:eastAsiaTheme="minorEastAsia"/>
          <w:i/>
        </w:rPr>
        <w:t>damage</w:t>
      </w:r>
      <w:r>
        <w:rPr>
          <w:rFonts w:eastAsiaTheme="minorEastAsia"/>
        </w:rPr>
        <w:t>. Assum</w:t>
      </w:r>
      <w:r w:rsidR="00906195">
        <w:rPr>
          <w:rFonts w:eastAsiaTheme="minorEastAsia"/>
        </w:rPr>
        <w:t>ing</w:t>
      </w:r>
      <w:r>
        <w:rPr>
          <w:rFonts w:eastAsiaTheme="minorEastAsia"/>
        </w:rPr>
        <w:t xml:space="preserve"> </w:t>
      </w:r>
      <w:del w:id="352" w:author="Schwemmer, Teresa" w:date="2024-06-30T12:58:00Z" w16du:dateUtc="2024-06-30T16:58:00Z">
        <w:r w:rsidDel="00B973A8">
          <w:rPr>
            <w:rFonts w:eastAsiaTheme="minorEastAsia"/>
          </w:rPr>
          <w:delText>that the</w:delText>
        </w:r>
      </w:del>
      <w:ins w:id="353" w:author="Schwemmer, Teresa" w:date="2024-06-30T12:58:00Z" w16du:dateUtc="2024-06-30T16:58:00Z">
        <w:r w:rsidR="00B973A8">
          <w:rPr>
            <w:rFonts w:eastAsiaTheme="minorEastAsia"/>
          </w:rPr>
          <w:t>a</w:t>
        </w:r>
      </w:ins>
      <w:r>
        <w:rPr>
          <w:rFonts w:eastAsiaTheme="minorEastAsia"/>
        </w:rPr>
        <w:t xml:space="preserve"> proportional change in the rate of damage production </w:t>
      </w:r>
      <w:r w:rsidR="00290591">
        <w:rPr>
          <w:rFonts w:eastAsiaTheme="minorEastAsia"/>
        </w:rPr>
        <w:t xml:space="preserve">to the SU </w:t>
      </w:r>
      <w:r>
        <w:rPr>
          <w:rFonts w:eastAsiaTheme="minorEastAsia"/>
        </w:rPr>
        <w:t>(e.g. via “damage inducing compounds”</w:t>
      </w:r>
      <w:r w:rsidR="00EA1319">
        <w:rPr>
          <w:rFonts w:eastAsiaTheme="minorEastAsia"/>
        </w:rPr>
        <w:t xml:space="preserve">; </w:t>
      </w:r>
      <w:proofErr w:type="spellStart"/>
      <w:r>
        <w:rPr>
          <w:rFonts w:eastAsiaTheme="minorEastAsia"/>
        </w:rPr>
        <w:t>Kooijman</w:t>
      </w:r>
      <w:proofErr w:type="spellEnd"/>
      <w:r>
        <w:rPr>
          <w:rFonts w:eastAsiaTheme="minorEastAsia"/>
        </w:rPr>
        <w:t xml:space="preserve"> 2010</w:t>
      </w:r>
      <w:r w:rsidR="00EA1319">
        <w:rPr>
          <w:rFonts w:eastAsiaTheme="minorEastAsia"/>
        </w:rPr>
        <w:t>a</w:t>
      </w:r>
      <w:r>
        <w:rPr>
          <w:rFonts w:eastAsiaTheme="minorEastAsia"/>
        </w:rPr>
        <w:t>)</w:t>
      </w:r>
      <w:del w:id="354" w:author="Schwemmer, Teresa" w:date="2024-06-30T12:56:00Z" w16du:dateUtc="2024-06-30T16:56:00Z">
        <w:r w:rsidDel="00B973A8">
          <w:rPr>
            <w:rFonts w:eastAsiaTheme="minorEastAsia"/>
          </w:rPr>
          <w:delText>)</w:delText>
        </w:r>
      </w:del>
      <w:r>
        <w:rPr>
          <w:rFonts w:eastAsiaTheme="minorEastAsia"/>
        </w:rPr>
        <w:t>,</w:t>
      </w:r>
      <w:del w:id="355" w:author="Schwemmer, Teresa" w:date="2024-06-30T12:56:00Z" w16du:dateUtc="2024-06-30T16:56:00Z">
        <w:r w:rsidDel="00B973A8">
          <w:rPr>
            <w:rFonts w:eastAsiaTheme="minorEastAsia"/>
          </w:rPr>
          <w:delText xml:space="preserve"> </w:delText>
        </w:r>
      </w:del>
      <w:r>
        <w:rPr>
          <w:rFonts w:eastAsiaTheme="minorEastAsia"/>
        </w:rPr>
        <w:t xml:space="preserve"> </w:t>
      </w:r>
      <w:proofErr w:type="spellStart"/>
      <w:r w:rsidRPr="00906195">
        <w:rPr>
          <w:rFonts w:eastAsiaTheme="minorEastAsia"/>
          <w:i/>
        </w:rPr>
        <w:t>j</w:t>
      </w:r>
      <w:r>
        <w:rPr>
          <w:rFonts w:eastAsiaTheme="minorEastAsia"/>
          <w:vertAlign w:val="subscript"/>
        </w:rPr>
        <w:t>d</w:t>
      </w:r>
      <w:proofErr w:type="spellEnd"/>
      <w:r>
        <w:rPr>
          <w:rFonts w:eastAsiaTheme="minorEastAsia"/>
          <w:vertAlign w:val="subscript"/>
        </w:rPr>
        <w:t xml:space="preserve"> </w:t>
      </w:r>
      <w:r w:rsidR="00290591">
        <w:t xml:space="preserve">has the same form as </w:t>
      </w:r>
      <w:r w:rsidR="00906195">
        <w:t>E</w:t>
      </w:r>
      <w:r w:rsidR="00290591">
        <w:t>quation (</w:t>
      </w:r>
      <w:ins w:id="356" w:author="Schwemmer, Teresa" w:date="2024-06-30T12:58:00Z" w16du:dateUtc="2024-06-30T16:58:00Z">
        <w:r w:rsidR="00B973A8">
          <w:t>5</w:t>
        </w:r>
      </w:ins>
      <w:del w:id="357" w:author="Schwemmer, Teresa" w:date="2024-06-30T12:58:00Z" w16du:dateUtc="2024-06-30T16:58:00Z">
        <w:r w:rsidR="00290591" w:rsidDel="00B973A8">
          <w:delText>3</w:delText>
        </w:r>
      </w:del>
      <w:r w:rsidR="00290591">
        <w:t xml:space="preserve">). </w:t>
      </w:r>
      <w:r w:rsidR="00584249">
        <w:t xml:space="preserve">If damage production is quickly balanced by repair or mitigation, then fluxes that decrease through hypoxia will again be reduced by the factor given by </w:t>
      </w:r>
      <w:r w:rsidR="00906195">
        <w:t>E</w:t>
      </w:r>
      <w:r w:rsidR="00584249">
        <w:t>quation (</w:t>
      </w:r>
      <w:ins w:id="358" w:author="Schwemmer, Teresa" w:date="2024-06-30T12:58:00Z" w16du:dateUtc="2024-06-30T16:58:00Z">
        <w:r w:rsidR="00B973A8">
          <w:t>7</w:t>
        </w:r>
      </w:ins>
      <w:del w:id="359" w:author="Schwemmer, Teresa" w:date="2024-06-30T12:58:00Z" w16du:dateUtc="2024-06-30T16:58:00Z">
        <w:r w:rsidR="00584249" w:rsidDel="00B973A8">
          <w:delText>5</w:delText>
        </w:r>
      </w:del>
      <w:r w:rsidR="00584249">
        <w:t>). This was recognized by Muller et al.</w:t>
      </w:r>
      <w:r w:rsidR="00EA1319">
        <w:t xml:space="preserve"> (2019)</w:t>
      </w:r>
      <w:r w:rsidR="00584249">
        <w:t xml:space="preserve"> who noted that i</w:t>
      </w:r>
      <w:r w:rsidR="00584249">
        <w:rPr>
          <w:rFonts w:eastAsiaTheme="minorEastAsia"/>
        </w:rPr>
        <w:t xml:space="preserve">f damage production is much slower than the maximum production rate of an SU, the formalism for noncompetitive damage is </w:t>
      </w:r>
      <w:r w:rsidR="00584249">
        <w:rPr>
          <w:rFonts w:eastAsiaTheme="minorEastAsia"/>
        </w:rPr>
        <w:lastRenderedPageBreak/>
        <w:t xml:space="preserve">equivalent to that of noncompetitive inhibition (Muller et al., 2019). </w:t>
      </w:r>
      <w:r w:rsidR="00F2594A">
        <w:rPr>
          <w:rFonts w:eastAsiaTheme="minorEastAsia"/>
        </w:rPr>
        <w:t xml:space="preserve">Further </w:t>
      </w:r>
      <w:proofErr w:type="spellStart"/>
      <w:r w:rsidR="00F2594A">
        <w:rPr>
          <w:rFonts w:eastAsiaTheme="minorEastAsia"/>
        </w:rPr>
        <w:t>submodels</w:t>
      </w:r>
      <w:proofErr w:type="spellEnd"/>
      <w:r w:rsidR="00F2594A">
        <w:rPr>
          <w:rFonts w:eastAsiaTheme="minorEastAsia"/>
        </w:rPr>
        <w:t xml:space="preserve"> relating damage to rates that may increase in response to hypoxia (e.g. maintenance and mortality) are needed to derive functional forms for appropriate conversion factors here. Absent information to support such </w:t>
      </w:r>
      <w:proofErr w:type="spellStart"/>
      <w:r w:rsidR="00F2594A">
        <w:rPr>
          <w:rFonts w:eastAsiaTheme="minorEastAsia"/>
        </w:rPr>
        <w:t>submodels</w:t>
      </w:r>
      <w:proofErr w:type="spellEnd"/>
      <w:r w:rsidR="00F2594A">
        <w:rPr>
          <w:rFonts w:eastAsiaTheme="minorEastAsia"/>
        </w:rPr>
        <w:t xml:space="preserve">, we hypothesize that the increase was inversely proportional to </w:t>
      </w:r>
      <w:r w:rsidR="00F2594A">
        <w:rPr>
          <w:rFonts w:eastAsiaTheme="minorEastAsia"/>
          <w:i/>
        </w:rPr>
        <w:t xml:space="preserve">c </w:t>
      </w:r>
      <w:r w:rsidR="00F2594A">
        <w:rPr>
          <w:rFonts w:eastAsiaTheme="minorEastAsia"/>
        </w:rPr>
        <w:t xml:space="preserve">defined by </w:t>
      </w:r>
      <w:r w:rsidR="00906195">
        <w:rPr>
          <w:rFonts w:eastAsiaTheme="minorEastAsia"/>
        </w:rPr>
        <w:t>E</w:t>
      </w:r>
      <w:r w:rsidR="00F2594A">
        <w:rPr>
          <w:rFonts w:eastAsiaTheme="minorEastAsia"/>
        </w:rPr>
        <w:t>quation (</w:t>
      </w:r>
      <w:ins w:id="360" w:author="Schwemmer, Teresa" w:date="2024-06-30T13:00:00Z" w16du:dateUtc="2024-06-30T17:00:00Z">
        <w:r w:rsidR="00B973A8">
          <w:rPr>
            <w:rFonts w:eastAsiaTheme="minorEastAsia"/>
          </w:rPr>
          <w:t>7</w:t>
        </w:r>
      </w:ins>
      <w:del w:id="361" w:author="Schwemmer, Teresa" w:date="2024-06-30T13:00:00Z" w16du:dateUtc="2024-06-30T17:00:00Z">
        <w:r w:rsidR="00F2594A" w:rsidDel="00B973A8">
          <w:rPr>
            <w:rFonts w:eastAsiaTheme="minorEastAsia"/>
          </w:rPr>
          <w:delText>5</w:delText>
        </w:r>
      </w:del>
      <w:r w:rsidR="00F2594A">
        <w:rPr>
          <w:rFonts w:eastAsiaTheme="minorEastAsia"/>
        </w:rPr>
        <w:t>).</w:t>
      </w:r>
    </w:p>
    <w:p w14:paraId="027D5798" w14:textId="1DC3D622" w:rsidR="007064BB" w:rsidRDefault="005F4420" w:rsidP="00D55BE0">
      <w:pPr>
        <w:pStyle w:val="TS"/>
        <w:spacing w:line="360" w:lineRule="auto"/>
        <w:ind w:firstLine="720"/>
        <w:rPr>
          <w:rFonts w:eastAsiaTheme="minorEastAsia"/>
        </w:rPr>
      </w:pPr>
      <w:r w:rsidRPr="00985FFB">
        <w:rPr>
          <w:rFonts w:eastAsiaTheme="minorEastAsia"/>
        </w:rPr>
        <w:t>Th</w:t>
      </w:r>
      <w:r w:rsidR="0029436A">
        <w:rPr>
          <w:rFonts w:eastAsiaTheme="minorEastAsia"/>
        </w:rPr>
        <w:t>e</w:t>
      </w:r>
      <w:r w:rsidRPr="00985FFB">
        <w:rPr>
          <w:rFonts w:eastAsiaTheme="minorEastAsia"/>
        </w:rPr>
        <w:t xml:space="preserve"> correction factor </w:t>
      </w:r>
      <w:r w:rsidR="00C351F5">
        <w:rPr>
          <w:rFonts w:eastAsiaTheme="minorEastAsia"/>
          <w:i/>
        </w:rPr>
        <w:t>c</w:t>
      </w:r>
      <w:r w:rsidR="00C351F5">
        <w:rPr>
          <w:rFonts w:eastAsiaTheme="minorEastAsia"/>
        </w:rPr>
        <w:t xml:space="preserve"> </w:t>
      </w:r>
      <w:r w:rsidRPr="00985FFB">
        <w:rPr>
          <w:rFonts w:eastAsiaTheme="minorEastAsia"/>
        </w:rPr>
        <w:t xml:space="preserve">was multiplied by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because these parameters were hypothesized to decrease under hypoxia</w:t>
      </w:r>
      <w:r w:rsidR="00C351F5">
        <w:rPr>
          <w:rFonts w:eastAsiaTheme="minorEastAsia"/>
        </w:rPr>
        <w:t xml:space="preserve"> irrespective of the underlying cause (inhibition or damage)</w:t>
      </w:r>
      <w:r w:rsidRPr="00985FFB">
        <w:rPr>
          <w:rFonts w:eastAsiaTheme="minorEastAsia"/>
        </w:rPr>
        <w:t xml:space="preserve">. </w:t>
      </w:r>
      <w:r w:rsidR="005E77BC">
        <w:rPr>
          <w:rFonts w:eastAsiaTheme="minorEastAsia"/>
        </w:rPr>
        <w:t xml:space="preserve">Reductions in the parameter </w:t>
      </w:r>
      <w:proofErr w:type="spellStart"/>
      <w:r w:rsidR="007064BB">
        <w:rPr>
          <w:rFonts w:eastAsiaTheme="minorEastAsia"/>
          <w:i/>
          <w:iCs/>
        </w:rPr>
        <w:t>y</w:t>
      </w:r>
      <w:r w:rsidR="007064BB">
        <w:rPr>
          <w:rFonts w:eastAsiaTheme="minorEastAsia"/>
          <w:i/>
          <w:iCs/>
          <w:vertAlign w:val="subscript"/>
        </w:rPr>
        <w:t>VA</w:t>
      </w:r>
      <w:proofErr w:type="spellEnd"/>
      <w:r w:rsidR="007064BB">
        <w:rPr>
          <w:rFonts w:eastAsiaTheme="minorEastAsia"/>
          <w:i/>
          <w:iCs/>
        </w:rPr>
        <w:t xml:space="preserve"> </w:t>
      </w:r>
      <w:r w:rsidR="005E77BC">
        <w:rPr>
          <w:rFonts w:eastAsiaTheme="minorEastAsia"/>
        </w:rPr>
        <w:t>through hypoxia are most plausibly interpreted as</w:t>
      </w:r>
      <w:r w:rsidR="007064BB">
        <w:rPr>
          <w:rFonts w:eastAsiaTheme="minorEastAsia"/>
        </w:rPr>
        <w:t xml:space="preserve"> damage, the irreversible destruction of functionality of an SU.</w:t>
      </w:r>
      <w:r w:rsidR="00D55BE0">
        <w:rPr>
          <w:rFonts w:eastAsiaTheme="minorEastAsia"/>
        </w:rPr>
        <w:t xml:space="preserve"> However, </w:t>
      </w:r>
      <w:r w:rsidR="00906195">
        <w:rPr>
          <w:rFonts w:eastAsiaTheme="minorEastAsia"/>
        </w:rPr>
        <w:t>t</w:t>
      </w:r>
      <w:r w:rsidR="007064BB">
        <w:rPr>
          <w:rFonts w:eastAsiaTheme="minorEastAsia"/>
        </w:rPr>
        <w:t xml:space="preserve">he parameters for maintenance and mortality were divided by </w:t>
      </w:r>
      <w:r w:rsidR="007064BB">
        <w:rPr>
          <w:rFonts w:eastAsiaTheme="minorEastAsia"/>
          <w:i/>
          <w:iCs/>
        </w:rPr>
        <w:t>c</w:t>
      </w:r>
      <w:r w:rsidR="007064BB">
        <w:rPr>
          <w:rFonts w:eastAsiaTheme="minorEastAsia"/>
        </w:rPr>
        <w:t xml:space="preserve"> because</w:t>
      </w:r>
      <w:r w:rsidR="00906195">
        <w:rPr>
          <w:rFonts w:eastAsiaTheme="minorEastAsia"/>
        </w:rPr>
        <w:t xml:space="preserve"> t</w:t>
      </w:r>
      <w:r w:rsidR="007064BB">
        <w:rPr>
          <w:rFonts w:eastAsiaTheme="minorEastAsia"/>
        </w:rPr>
        <w:t xml:space="preserve">hey were hypothesized to increase, rather than decrease, </w:t>
      </w:r>
      <w:r w:rsidR="00D55BE0">
        <w:rPr>
          <w:rFonts w:eastAsiaTheme="minorEastAsia"/>
        </w:rPr>
        <w:t xml:space="preserve">with damage production and inhibition. </w:t>
      </w:r>
    </w:p>
    <w:p w14:paraId="56B6C4AA" w14:textId="03AC2F5A" w:rsidR="00851411" w:rsidRDefault="005F4420" w:rsidP="00966BCC">
      <w:pPr>
        <w:pStyle w:val="TS"/>
        <w:spacing w:line="360" w:lineRule="auto"/>
        <w:ind w:firstLine="720"/>
        <w:rPr>
          <w:rFonts w:eastAsiaTheme="minorEastAsia"/>
        </w:rPr>
      </w:pPr>
      <w:r w:rsidRPr="00985FFB">
        <w:rPr>
          <w:rFonts w:eastAsiaTheme="minorEastAsia"/>
        </w:rPr>
        <w:t xml:space="preserve">To find the best value of </w:t>
      </w:r>
      <w:r w:rsidRPr="00985FFB">
        <w:rPr>
          <w:rFonts w:eastAsiaTheme="minorEastAsia"/>
          <w:i/>
          <w:iCs/>
        </w:rPr>
        <w:t>Z</w:t>
      </w:r>
      <w:r w:rsidRPr="00985FFB">
        <w:rPr>
          <w:rFonts w:eastAsiaTheme="minorEastAsia"/>
        </w:rPr>
        <w:t xml:space="preserve"> for each </w:t>
      </w:r>
      <w:proofErr w:type="spellStart"/>
      <w:r w:rsidRPr="00985FFB">
        <w:rPr>
          <w:rFonts w:eastAsiaTheme="minorEastAsia"/>
        </w:rPr>
        <w:t>DEBkiss</w:t>
      </w:r>
      <w:proofErr w:type="spellEnd"/>
      <w:r w:rsidRPr="00985FFB">
        <w:rPr>
          <w:rFonts w:eastAsiaTheme="minorEastAsia"/>
        </w:rPr>
        <w:t xml:space="preserve"> parameter or combination of parameters, we added </w:t>
      </w:r>
      <w:r w:rsidRPr="00985FFB">
        <w:rPr>
          <w:rFonts w:eastAsiaTheme="minorEastAsia"/>
          <w:i/>
          <w:iCs/>
        </w:rPr>
        <w:t>Z</w:t>
      </w:r>
      <w:r w:rsidRPr="00985FFB">
        <w:rPr>
          <w:rFonts w:eastAsiaTheme="minorEastAsia"/>
        </w:rPr>
        <w:t xml:space="preserve"> as a model parameter and estimated it using the BYOM optimization to minimize NLL.</w:t>
      </w:r>
      <w:bookmarkStart w:id="362" w:name="_Hlk130473177"/>
      <w:r w:rsidR="00B22DDA">
        <w:rPr>
          <w:rFonts w:eastAsiaTheme="minorEastAsia"/>
        </w:rPr>
        <w:t xml:space="preserve"> W</w:t>
      </w:r>
      <w:r w:rsidR="00B22DDA" w:rsidRPr="00B22DDA">
        <w:rPr>
          <w:rFonts w:eastAsiaTheme="minorEastAsia"/>
        </w:rPr>
        <w:t xml:space="preserve">e weighted the data </w:t>
      </w:r>
      <w:r w:rsidR="00B22DDA">
        <w:rPr>
          <w:rFonts w:eastAsiaTheme="minorEastAsia"/>
        </w:rPr>
        <w:t xml:space="preserve">equally </w:t>
      </w:r>
      <w:r w:rsidR="00B22DDA" w:rsidRPr="00B22DDA">
        <w:rPr>
          <w:rFonts w:eastAsiaTheme="minorEastAsia"/>
        </w:rPr>
        <w:t xml:space="preserve">across treatments </w:t>
      </w:r>
      <w:r w:rsidR="00041875">
        <w:rPr>
          <w:rFonts w:eastAsiaTheme="minorEastAsia"/>
        </w:rPr>
        <w:t>t</w:t>
      </w:r>
      <w:r w:rsidR="00041875" w:rsidRPr="00B22DDA">
        <w:rPr>
          <w:rFonts w:eastAsiaTheme="minorEastAsia"/>
        </w:rPr>
        <w:t>o correct for differences in sample size across treatments and prevent one treatment group from disproportionately affecting the estimation of Z,</w:t>
      </w:r>
      <w:r w:rsidR="00041875">
        <w:rPr>
          <w:rFonts w:eastAsiaTheme="minorEastAsia"/>
        </w:rPr>
        <w:t xml:space="preserve"> </w:t>
      </w:r>
      <w:r w:rsidR="00B22DDA" w:rsidRPr="00B22DDA">
        <w:rPr>
          <w:rFonts w:eastAsiaTheme="minorEastAsia"/>
        </w:rPr>
        <w:t xml:space="preserve">so that all weights within </w:t>
      </w:r>
      <w:r w:rsidR="00041875">
        <w:rPr>
          <w:rFonts w:eastAsiaTheme="minorEastAsia"/>
        </w:rPr>
        <w:t>each</w:t>
      </w:r>
      <w:r w:rsidR="00B22DDA" w:rsidRPr="00B22DDA">
        <w:rPr>
          <w:rFonts w:eastAsiaTheme="minorEastAsia"/>
        </w:rPr>
        <w:t xml:space="preserve"> treatment add</w:t>
      </w:r>
      <w:r w:rsidR="00041875">
        <w:rPr>
          <w:rFonts w:eastAsiaTheme="minorEastAsia"/>
        </w:rPr>
        <w:t>ed</w:t>
      </w:r>
      <w:r w:rsidR="00B22DDA" w:rsidRPr="00B22DDA">
        <w:rPr>
          <w:rFonts w:eastAsiaTheme="minorEastAsia"/>
        </w:rPr>
        <w:t xml:space="preserve"> up to the same number. </w:t>
      </w:r>
      <w:r w:rsidRPr="00985FFB">
        <w:rPr>
          <w:rFonts w:eastAsiaTheme="minorEastAsia"/>
        </w:rPr>
        <w:t xml:space="preserve">We did not apply the correction factor to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simultaneously because they </w:t>
      </w:r>
      <w:del w:id="363" w:author="Schwemmer, Teresa" w:date="2024-07-01T12:59:00Z" w16du:dateUtc="2024-07-01T16:59:00Z">
        <w:r w:rsidRPr="00985FFB" w:rsidDel="008E6664">
          <w:rPr>
            <w:rFonts w:eastAsiaTheme="minorEastAsia"/>
          </w:rPr>
          <w:delText xml:space="preserve">are </w:delText>
        </w:r>
      </w:del>
      <w:del w:id="364" w:author="Schwemmer, Teresa" w:date="2024-07-01T12:52:00Z" w16du:dateUtc="2024-07-01T16:52:00Z">
        <w:r w:rsidRPr="00985FFB" w:rsidDel="008E6664">
          <w:rPr>
            <w:rFonts w:eastAsiaTheme="minorEastAsia"/>
          </w:rPr>
          <w:delText>multiplied together</w:delText>
        </w:r>
      </w:del>
      <w:ins w:id="365" w:author="Schwemmer, Teresa" w:date="2024-07-01T12:52:00Z" w16du:dateUtc="2024-07-01T16:52:00Z">
        <w:r w:rsidR="008E6664">
          <w:rPr>
            <w:rFonts w:eastAsiaTheme="minorEastAsia"/>
          </w:rPr>
          <w:t xml:space="preserve">both </w:t>
        </w:r>
      </w:ins>
      <w:ins w:id="366" w:author="Schwemmer, Teresa" w:date="2024-07-01T12:59:00Z" w16du:dateUtc="2024-07-01T16:59:00Z">
        <w:r w:rsidR="008E6664">
          <w:rPr>
            <w:rFonts w:eastAsiaTheme="minorEastAsia"/>
          </w:rPr>
          <w:t>contribute</w:t>
        </w:r>
      </w:ins>
      <w:r w:rsidRPr="00985FFB">
        <w:rPr>
          <w:rFonts w:eastAsiaTheme="minorEastAsia"/>
        </w:rPr>
        <w:t xml:space="preserve"> to</w:t>
      </w:r>
      <w:del w:id="367" w:author="Schwemmer, Teresa" w:date="2024-07-01T12:59:00Z" w16du:dateUtc="2024-07-01T16:59:00Z">
        <w:r w:rsidRPr="00985FFB" w:rsidDel="008E6664">
          <w:rPr>
            <w:rFonts w:eastAsiaTheme="minorEastAsia"/>
          </w:rPr>
          <w:delText xml:space="preserve"> obtain</w:delText>
        </w:r>
      </w:del>
      <w:r w:rsidRPr="00985FFB">
        <w:rPr>
          <w:rFonts w:eastAsiaTheme="minorEastAsia"/>
        </w:rPr>
        <w:t xml:space="preserve"> </w:t>
      </w:r>
      <w:r w:rsidRPr="00985FFB">
        <w:rPr>
          <w:rFonts w:eastAsiaTheme="minorEastAsia"/>
          <w:i/>
          <w:iCs/>
        </w:rPr>
        <w:t>J</w:t>
      </w:r>
      <w:r w:rsidRPr="00985FFB">
        <w:rPr>
          <w:rFonts w:eastAsiaTheme="minorEastAsia"/>
          <w:i/>
          <w:iCs/>
          <w:vertAlign w:val="subscript"/>
        </w:rPr>
        <w:t>V</w:t>
      </w:r>
      <w:r w:rsidRPr="00985FFB">
        <w:rPr>
          <w:rFonts w:eastAsiaTheme="minorEastAsia"/>
        </w:rPr>
        <w:t xml:space="preserve"> and their individual contributions to the growth and egg buffer depletion </w:t>
      </w:r>
      <w:del w:id="368" w:author="Schwemmer, Teresa" w:date="2024-07-01T12:59:00Z" w16du:dateUtc="2024-07-01T16:59:00Z">
        <w:r w:rsidRPr="00985FFB" w:rsidDel="008E6664">
          <w:rPr>
            <w:rFonts w:eastAsiaTheme="minorEastAsia"/>
          </w:rPr>
          <w:delText>cannot be fully separated</w:delText>
        </w:r>
      </w:del>
      <w:ins w:id="369" w:author="Schwemmer, Teresa" w:date="2024-07-01T12:59:00Z" w16du:dateUtc="2024-07-01T16:59:00Z">
        <w:r w:rsidR="008E6664">
          <w:rPr>
            <w:rFonts w:eastAsiaTheme="minorEastAsia"/>
          </w:rPr>
          <w:t xml:space="preserve">are difficult to disentangle, particularly when </w:t>
        </w:r>
      </w:ins>
      <w:ins w:id="370" w:author="Schwemmer, Teresa" w:date="2024-07-01T13:00:00Z" w16du:dateUtc="2024-07-01T17:00:00Z">
        <w:r w:rsidR="008E6664">
          <w:rPr>
            <w:rFonts w:eastAsiaTheme="minorEastAsia"/>
            <w:i/>
            <w:iCs/>
          </w:rPr>
          <w:t>J</w:t>
        </w:r>
        <w:r w:rsidR="008E6664">
          <w:rPr>
            <w:rFonts w:eastAsiaTheme="minorEastAsia"/>
            <w:i/>
            <w:iCs/>
            <w:vertAlign w:val="subscript"/>
          </w:rPr>
          <w:t>M</w:t>
        </w:r>
        <w:r w:rsidR="008E6664">
          <w:rPr>
            <w:rFonts w:eastAsiaTheme="minorEastAsia"/>
          </w:rPr>
          <w:t xml:space="preserve"> is very small as in the early life stages</w:t>
        </w:r>
      </w:ins>
      <w:r w:rsidRPr="00985FFB">
        <w:rPr>
          <w:rFonts w:eastAsiaTheme="minorEastAsia"/>
        </w:rPr>
        <w:t>.</w:t>
      </w:r>
      <w:bookmarkEnd w:id="362"/>
      <w:r w:rsidR="003557B4">
        <w:rPr>
          <w:rFonts w:eastAsiaTheme="minorEastAsia"/>
        </w:rPr>
        <w:t xml:space="preserve"> We only compared the fit of models in which </w:t>
      </w:r>
      <w:r w:rsidR="003557B4">
        <w:rPr>
          <w:rFonts w:eastAsiaTheme="minorEastAsia"/>
          <w:i/>
          <w:iCs/>
        </w:rPr>
        <w:t>c</w:t>
      </w:r>
      <w:r w:rsidR="003557B4">
        <w:rPr>
          <w:rFonts w:eastAsiaTheme="minorEastAsia"/>
        </w:rPr>
        <w:t xml:space="preserve"> was applied to parameter(s) that resulted in all three early life datasets – total length, egg buffer mass, and survival – being affected by hypoxia. As a result, either </w:t>
      </w:r>
      <w:r w:rsidR="003557B4">
        <w:rPr>
          <w:rFonts w:eastAsiaTheme="minorEastAsia"/>
          <w:i/>
          <w:iCs/>
        </w:rPr>
        <w:t>J</w:t>
      </w:r>
      <w:r w:rsidR="003557B4">
        <w:rPr>
          <w:rFonts w:eastAsiaTheme="minorEastAsia"/>
          <w:i/>
          <w:iCs/>
          <w:vertAlign w:val="superscript"/>
        </w:rPr>
        <w:t>a</w:t>
      </w:r>
      <w:r w:rsidR="003557B4">
        <w:rPr>
          <w:rFonts w:eastAsiaTheme="minorEastAsia"/>
          <w:i/>
          <w:iCs/>
          <w:vertAlign w:val="subscript"/>
        </w:rPr>
        <w:t>Am</w:t>
      </w:r>
      <w:r w:rsidR="003557B4">
        <w:rPr>
          <w:rFonts w:eastAsiaTheme="minorEastAsia"/>
        </w:rPr>
        <w:t xml:space="preserve"> or </w:t>
      </w:r>
      <w:proofErr w:type="spellStart"/>
      <w:r w:rsidR="003557B4">
        <w:rPr>
          <w:rFonts w:eastAsiaTheme="minorEastAsia"/>
          <w:i/>
          <w:iCs/>
        </w:rPr>
        <w:t>y</w:t>
      </w:r>
      <w:r w:rsidR="003557B4">
        <w:rPr>
          <w:rFonts w:eastAsiaTheme="minorEastAsia"/>
          <w:i/>
          <w:iCs/>
          <w:vertAlign w:val="subscript"/>
        </w:rPr>
        <w:t>VA</w:t>
      </w:r>
      <w:proofErr w:type="spellEnd"/>
      <w:r w:rsidR="003557B4">
        <w:rPr>
          <w:rFonts w:eastAsiaTheme="minorEastAsia"/>
          <w:i/>
          <w:iCs/>
        </w:rPr>
        <w:t xml:space="preserve"> </w:t>
      </w:r>
      <w:r w:rsidR="003557B4">
        <w:rPr>
          <w:rFonts w:eastAsiaTheme="minorEastAsia"/>
        </w:rPr>
        <w:t xml:space="preserve">is in each candidate model, because </w:t>
      </w:r>
      <w:proofErr w:type="spellStart"/>
      <w:r w:rsidR="003557B4">
        <w:rPr>
          <w:rFonts w:eastAsiaTheme="minorEastAsia"/>
          <w:i/>
          <w:iCs/>
        </w:rPr>
        <w:t>J</w:t>
      </w:r>
      <w:r w:rsidR="003557B4">
        <w:rPr>
          <w:rFonts w:eastAsiaTheme="minorEastAsia"/>
          <w:i/>
          <w:iCs/>
          <w:vertAlign w:val="superscript"/>
        </w:rPr>
        <w:t>v</w:t>
      </w:r>
      <w:r w:rsidR="003557B4">
        <w:rPr>
          <w:rFonts w:eastAsiaTheme="minorEastAsia"/>
          <w:i/>
          <w:iCs/>
        </w:rPr>
        <w:softHyphen/>
      </w:r>
      <w:r w:rsidR="003557B4">
        <w:rPr>
          <w:rFonts w:eastAsiaTheme="minorEastAsia"/>
          <w:i/>
          <w:iCs/>
          <w:vertAlign w:val="subscript"/>
        </w:rPr>
        <w:t>M</w:t>
      </w:r>
      <w:proofErr w:type="spellEnd"/>
      <w:r w:rsidR="003557B4">
        <w:rPr>
          <w:rFonts w:eastAsiaTheme="minorEastAsia"/>
        </w:rPr>
        <w:t xml:space="preserve">, </w:t>
      </w:r>
      <w:proofErr w:type="spellStart"/>
      <w:r w:rsidR="003557B4">
        <w:rPr>
          <w:rFonts w:eastAsiaTheme="minorEastAsia" w:cs="Times New Roman"/>
          <w:i/>
          <w:iCs/>
        </w:rPr>
        <w:t>μ</w:t>
      </w:r>
      <w:r w:rsidR="003557B4">
        <w:rPr>
          <w:rFonts w:eastAsiaTheme="minorEastAsia"/>
          <w:i/>
          <w:iCs/>
          <w:vertAlign w:val="subscript"/>
        </w:rPr>
        <w:t>emb</w:t>
      </w:r>
      <w:proofErr w:type="spellEnd"/>
      <w:r w:rsidR="003557B4">
        <w:rPr>
          <w:rFonts w:eastAsiaTheme="minorEastAsia"/>
        </w:rPr>
        <w:t xml:space="preserve">, and </w:t>
      </w:r>
      <w:proofErr w:type="spellStart"/>
      <w:r w:rsidR="003557B4">
        <w:rPr>
          <w:rFonts w:eastAsiaTheme="minorEastAsia" w:cs="Times New Roman"/>
          <w:i/>
          <w:iCs/>
        </w:rPr>
        <w:t>μ</w:t>
      </w:r>
      <w:r w:rsidR="003557B4">
        <w:rPr>
          <w:rFonts w:eastAsiaTheme="minorEastAsia"/>
          <w:i/>
          <w:iCs/>
          <w:vertAlign w:val="subscript"/>
        </w:rPr>
        <w:t>lar</w:t>
      </w:r>
      <w:proofErr w:type="spellEnd"/>
      <w:r w:rsidR="003557B4">
        <w:rPr>
          <w:rFonts w:eastAsiaTheme="minorEastAsia"/>
        </w:rPr>
        <w:t xml:space="preserve"> do not affect egg buffer depletion. </w:t>
      </w:r>
    </w:p>
    <w:p w14:paraId="4182A0B1" w14:textId="72176A90" w:rsidR="005F4420" w:rsidRPr="00985FFB" w:rsidRDefault="005F4420" w:rsidP="00966BCC">
      <w:pPr>
        <w:pStyle w:val="TS"/>
        <w:spacing w:line="360" w:lineRule="auto"/>
        <w:ind w:firstLine="720"/>
        <w:rPr>
          <w:rFonts w:eastAsiaTheme="minorEastAsia"/>
        </w:rPr>
      </w:pPr>
      <w:r w:rsidRPr="00985FFB">
        <w:rPr>
          <w:rFonts w:eastAsiaTheme="minorEastAsia"/>
        </w:rPr>
        <w:t>To identify the most likely version of the model (which parameter or combination of parameters best explain</w:t>
      </w:r>
      <w:r w:rsidR="00851411">
        <w:rPr>
          <w:rFonts w:eastAsiaTheme="minorEastAsia"/>
        </w:rPr>
        <w:t>s</w:t>
      </w:r>
      <w:r w:rsidRPr="00985FFB">
        <w:rPr>
          <w:rFonts w:eastAsiaTheme="minorEastAsia"/>
        </w:rPr>
        <w:t xml:space="preserve"> the hypoxia effects on the state variables), we estimated </w:t>
      </w:r>
      <w:r w:rsidRPr="00985FFB">
        <w:rPr>
          <w:rFonts w:eastAsiaTheme="minorEastAsia"/>
          <w:i/>
          <w:iCs/>
        </w:rPr>
        <w:t>Z</w:t>
      </w:r>
      <w:r w:rsidRPr="00985FFB">
        <w:rPr>
          <w:rFonts w:eastAsiaTheme="minorEastAsia"/>
        </w:rPr>
        <w:t xml:space="preserve"> for each of these scenarios and calculated Akaike’s Information Criterion for small sample sizes (</w:t>
      </w:r>
      <w:proofErr w:type="spellStart"/>
      <w:r w:rsidRPr="00985FFB">
        <w:rPr>
          <w:rFonts w:eastAsiaTheme="minorEastAsia"/>
        </w:rPr>
        <w:t>AICc</w:t>
      </w:r>
      <w:proofErr w:type="spellEnd"/>
      <w:r w:rsidRPr="00985FFB">
        <w:rPr>
          <w:rFonts w:eastAsiaTheme="minorEastAsia"/>
        </w:rPr>
        <w:t xml:space="preserve">). We compared the </w:t>
      </w:r>
      <w:proofErr w:type="spellStart"/>
      <w:r w:rsidRPr="00985FFB">
        <w:rPr>
          <w:rFonts w:eastAsiaTheme="minorEastAsia"/>
        </w:rPr>
        <w:t>AICc</w:t>
      </w:r>
      <w:proofErr w:type="spellEnd"/>
      <w:r w:rsidRPr="00985FFB">
        <w:rPr>
          <w:rFonts w:eastAsiaTheme="minorEastAsia"/>
        </w:rPr>
        <w:t xml:space="preserve"> between each model using the difference between </w:t>
      </w:r>
      <w:proofErr w:type="spellStart"/>
      <w:r w:rsidRPr="00985FFB">
        <w:rPr>
          <w:rFonts w:eastAsiaTheme="minorEastAsia"/>
        </w:rPr>
        <w:t>AICc</w:t>
      </w:r>
      <w:proofErr w:type="spellEnd"/>
      <w:r w:rsidRPr="00985FFB">
        <w:rPr>
          <w:rFonts w:eastAsiaTheme="minorEastAsia"/>
        </w:rPr>
        <w:t xml:space="preserve"> values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and the relative likelihood of each model using Akaike weights:</w:t>
      </w:r>
    </w:p>
    <w:p w14:paraId="4B5B7427" w14:textId="2E8BDD50" w:rsidR="005F4420" w:rsidRPr="00985FFB" w:rsidRDefault="005F4420" w:rsidP="00966BCC">
      <w:pPr>
        <w:pStyle w:val="TS"/>
        <w:tabs>
          <w:tab w:val="center" w:pos="5040"/>
          <w:tab w:val="right" w:pos="9360"/>
        </w:tabs>
        <w:spacing w:line="360" w:lineRule="auto"/>
        <w:rPr>
          <w:rFonts w:eastAsiaTheme="minorEastAsia"/>
        </w:rPr>
      </w:pPr>
      <w:r w:rsidRPr="00985FF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sidRPr="00985FFB">
        <w:rPr>
          <w:rFonts w:eastAsiaTheme="minorEastAsia"/>
        </w:rPr>
        <w:t>,</w:t>
      </w:r>
      <w:r w:rsidRPr="00985FFB">
        <w:rPr>
          <w:rFonts w:eastAsiaTheme="minorEastAsia"/>
        </w:rPr>
        <w:tab/>
        <w:t>(</w:t>
      </w:r>
      <w:del w:id="371" w:author="Schwemmer, Teresa" w:date="2024-07-01T10:31:00Z" w16du:dateUtc="2024-07-01T14:31:00Z">
        <w:r w:rsidR="003557B4" w:rsidDel="00191319">
          <w:rPr>
            <w:rFonts w:eastAsiaTheme="minorEastAsia"/>
          </w:rPr>
          <w:delText>6</w:delText>
        </w:r>
      </w:del>
      <w:ins w:id="372" w:author="Schwemmer, Teresa" w:date="2024-07-01T10:31:00Z" w16du:dateUtc="2024-07-01T14:31:00Z">
        <w:r w:rsidR="00191319">
          <w:rPr>
            <w:rFonts w:eastAsiaTheme="minorEastAsia"/>
          </w:rPr>
          <w:t>8</w:t>
        </w:r>
      </w:ins>
      <w:r w:rsidRPr="00985FFB">
        <w:rPr>
          <w:rFonts w:eastAsiaTheme="minorEastAsia"/>
        </w:rPr>
        <w:t>)</w:t>
      </w:r>
    </w:p>
    <w:p w14:paraId="0E83CB72" w14:textId="742883D4" w:rsidR="005F4420" w:rsidRPr="00985FFB" w:rsidRDefault="005F4420" w:rsidP="00966BCC">
      <w:pPr>
        <w:pStyle w:val="TS"/>
        <w:spacing w:line="360" w:lineRule="auto"/>
        <w:rPr>
          <w:rFonts w:eastAsiaTheme="minorEastAsia"/>
        </w:rPr>
      </w:pPr>
      <w:r w:rsidRPr="00985FFB">
        <w:rPr>
          <w:rFonts w:eastAsiaTheme="minorEastAsia"/>
        </w:rPr>
        <w:t xml:space="preserve">where </w:t>
      </w:r>
      <w:proofErr w:type="spellStart"/>
      <w:proofErr w:type="gramStart"/>
      <w:r w:rsidRPr="00985FFB">
        <w:rPr>
          <w:rFonts w:eastAsiaTheme="minorEastAsia"/>
          <w:i/>
          <w:iCs/>
        </w:rPr>
        <w:t>w</w:t>
      </w:r>
      <w:r w:rsidRPr="00985FFB">
        <w:rPr>
          <w:rFonts w:eastAsiaTheme="minorEastAsia"/>
          <w:i/>
          <w:iCs/>
          <w:vertAlign w:val="subscript"/>
        </w:rPr>
        <w:t>i</w:t>
      </w:r>
      <w:proofErr w:type="spellEnd"/>
      <w:r w:rsidRPr="00985FFB">
        <w:rPr>
          <w:rFonts w:eastAsiaTheme="minorEastAsia"/>
        </w:rPr>
        <w:t>(</w:t>
      </w:r>
      <w:proofErr w:type="spellStart"/>
      <w:proofErr w:type="gramEnd"/>
      <w:r w:rsidRPr="00985FFB">
        <w:rPr>
          <w:rFonts w:eastAsiaTheme="minorEastAsia"/>
        </w:rPr>
        <w:t>AICc</w:t>
      </w:r>
      <w:proofErr w:type="spellEnd"/>
      <w:r w:rsidRPr="00985FFB">
        <w:rPr>
          <w:rFonts w:eastAsiaTheme="minorEastAsia"/>
        </w:rPr>
        <w:t xml:space="preserve">) is the Akaike weight of each model </w:t>
      </w:r>
      <w:proofErr w:type="spellStart"/>
      <w:r w:rsidRPr="00985FFB">
        <w:rPr>
          <w:rFonts w:eastAsiaTheme="minorEastAsia"/>
          <w:i/>
          <w:iCs/>
        </w:rPr>
        <w:t>i</w:t>
      </w:r>
      <w:proofErr w:type="spellEnd"/>
      <w:r w:rsidRPr="00985FFB">
        <w:rPr>
          <w:rFonts w:eastAsiaTheme="minorEastAsia"/>
        </w:rPr>
        <w:t xml:space="preserve">, </w:t>
      </w:r>
      <w:proofErr w:type="spellStart"/>
      <w:r w:rsidRPr="00985FFB">
        <w:rPr>
          <w:rFonts w:eastAsiaTheme="minorEastAsia" w:cs="Times New Roman"/>
        </w:rPr>
        <w:t>Δ</w:t>
      </w:r>
      <w:r w:rsidRPr="00985FFB">
        <w:rPr>
          <w:rFonts w:eastAsiaTheme="minorEastAsia"/>
          <w:i/>
          <w:iCs/>
          <w:vertAlign w:val="subscript"/>
        </w:rPr>
        <w:t>i</w:t>
      </w:r>
      <w:r w:rsidRPr="00985FFB">
        <w:rPr>
          <w:rFonts w:eastAsiaTheme="minorEastAsia"/>
        </w:rPr>
        <w:t>AICc</w:t>
      </w:r>
      <w:proofErr w:type="spellEnd"/>
      <w:r w:rsidRPr="00985FFB">
        <w:rPr>
          <w:rFonts w:eastAsiaTheme="minorEastAsia"/>
        </w:rPr>
        <w:t xml:space="preserve"> is the difference between each model </w:t>
      </w:r>
      <w:proofErr w:type="spellStart"/>
      <w:r w:rsidRPr="00985FFB">
        <w:rPr>
          <w:rFonts w:eastAsiaTheme="minorEastAsia"/>
          <w:i/>
          <w:iCs/>
        </w:rPr>
        <w:t>i</w:t>
      </w:r>
      <w:proofErr w:type="spellEnd"/>
      <w:r w:rsidRPr="00985FFB">
        <w:rPr>
          <w:rFonts w:eastAsiaTheme="minorEastAsia"/>
        </w:rPr>
        <w:t xml:space="preserve"> and the model with the lowest </w:t>
      </w:r>
      <w:proofErr w:type="spellStart"/>
      <w:r w:rsidRPr="00985FFB">
        <w:rPr>
          <w:rFonts w:eastAsiaTheme="minorEastAsia"/>
        </w:rPr>
        <w:t>AICc</w:t>
      </w:r>
      <w:proofErr w:type="spellEnd"/>
      <w:r w:rsidRPr="00985FFB">
        <w:rPr>
          <w:rFonts w:eastAsiaTheme="minorEastAsia"/>
        </w:rPr>
        <w:t xml:space="preserve"> (</w:t>
      </w:r>
      <w:proofErr w:type="spellStart"/>
      <w:r w:rsidRPr="00985FFB">
        <w:rPr>
          <w:rFonts w:eastAsiaTheme="minorEastAsia"/>
        </w:rPr>
        <w:t>AICc</w:t>
      </w:r>
      <w:r w:rsidRPr="00985FFB">
        <w:rPr>
          <w:rFonts w:eastAsiaTheme="minorEastAsia"/>
          <w:vertAlign w:val="subscript"/>
        </w:rPr>
        <w:t>min</w:t>
      </w:r>
      <w:proofErr w:type="spellEnd"/>
      <w:r w:rsidRPr="00985FFB">
        <w:rPr>
          <w:rFonts w:eastAsiaTheme="minorEastAsia"/>
        </w:rPr>
        <w:t xml:space="preserve">), and the denominator calculates the sum of relative likelihoods for every model starting at the first model </w:t>
      </w:r>
      <w:r w:rsidRPr="00985FFB">
        <w:rPr>
          <w:rFonts w:eastAsiaTheme="minorEastAsia"/>
          <w:i/>
          <w:iCs/>
        </w:rPr>
        <w:t>k</w:t>
      </w:r>
      <w:r w:rsidRPr="00985FFB">
        <w:rPr>
          <w:rFonts w:eastAsiaTheme="minorEastAsia"/>
        </w:rPr>
        <w:t xml:space="preserve"> (</w:t>
      </w:r>
      <w:proofErr w:type="spellStart"/>
      <w:r w:rsidRPr="00985FFB">
        <w:rPr>
          <w:rFonts w:eastAsiaTheme="minorEastAsia"/>
        </w:rPr>
        <w:t>Wagenmakers</w:t>
      </w:r>
      <w:proofErr w:type="spellEnd"/>
      <w:r w:rsidRPr="00985FFB">
        <w:rPr>
          <w:rFonts w:eastAsiaTheme="minorEastAsia"/>
        </w:rPr>
        <w:t xml:space="preserve"> and Farrell, </w:t>
      </w:r>
      <w:r w:rsidRPr="00985FFB">
        <w:rPr>
          <w:rFonts w:eastAsiaTheme="minorEastAsia"/>
        </w:rPr>
        <w:lastRenderedPageBreak/>
        <w:t xml:space="preserve">2004). We used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xml:space="preserve"> and ratios of Akaike weights to determine which combination of parameters best fit the data </w:t>
      </w:r>
      <w:r w:rsidR="003557B4">
        <w:rPr>
          <w:rFonts w:eastAsiaTheme="minorEastAsia"/>
        </w:rPr>
        <w:t xml:space="preserve">when inhibition or damage was applied </w:t>
      </w:r>
      <w:r w:rsidRPr="00985FFB">
        <w:rPr>
          <w:rFonts w:eastAsiaTheme="minorEastAsia"/>
        </w:rPr>
        <w:t xml:space="preserve">and, therefore, which DEB processes best explain the hypoxia effects observed in experiments (Table 4). </w:t>
      </w:r>
    </w:p>
    <w:p w14:paraId="0E4B90DA" w14:textId="04FCDAF9" w:rsidR="005F4420" w:rsidRPr="00C76DD0" w:rsidRDefault="005F4420" w:rsidP="00C76DD0">
      <w:pPr>
        <w:pStyle w:val="TS"/>
        <w:spacing w:line="360" w:lineRule="auto"/>
        <w:rPr>
          <w:b/>
          <w:bCs/>
        </w:rPr>
      </w:pPr>
    </w:p>
    <w:p w14:paraId="736924FF" w14:textId="6FE8A5D7" w:rsidR="005F4420" w:rsidRPr="00C76DD0" w:rsidRDefault="005F4420" w:rsidP="00695D1E">
      <w:pPr>
        <w:pStyle w:val="TS"/>
        <w:numPr>
          <w:ilvl w:val="0"/>
          <w:numId w:val="10"/>
        </w:numPr>
        <w:spacing w:line="360" w:lineRule="auto"/>
        <w:ind w:left="360"/>
        <w:rPr>
          <w:b/>
          <w:bCs/>
        </w:rPr>
      </w:pPr>
      <w:bookmarkStart w:id="373" w:name="_Toc131592464"/>
      <w:bookmarkStart w:id="374" w:name="_Hlk159525055"/>
      <w:r w:rsidRPr="00C76DD0">
        <w:rPr>
          <w:b/>
          <w:bCs/>
        </w:rPr>
        <w:t>Results</w:t>
      </w:r>
      <w:bookmarkEnd w:id="373"/>
    </w:p>
    <w:p w14:paraId="6DA80285" w14:textId="68D8C257" w:rsidR="005F4420" w:rsidRPr="00C76DD0" w:rsidRDefault="005F4420" w:rsidP="00695D1E">
      <w:pPr>
        <w:pStyle w:val="TS"/>
        <w:numPr>
          <w:ilvl w:val="1"/>
          <w:numId w:val="10"/>
        </w:numPr>
        <w:spacing w:line="360" w:lineRule="auto"/>
        <w:ind w:left="450" w:hanging="450"/>
        <w:rPr>
          <w:i/>
          <w:iCs/>
        </w:rPr>
      </w:pPr>
      <w:bookmarkStart w:id="375" w:name="_Toc131592465"/>
      <w:proofErr w:type="spellStart"/>
      <w:r w:rsidRPr="00C76DD0">
        <w:rPr>
          <w:i/>
          <w:iCs/>
        </w:rPr>
        <w:t>DEBkiss</w:t>
      </w:r>
      <w:proofErr w:type="spellEnd"/>
      <w:r w:rsidRPr="00C76DD0">
        <w:rPr>
          <w:i/>
          <w:iCs/>
        </w:rPr>
        <w:t xml:space="preserve"> </w:t>
      </w:r>
      <w:ins w:id="376" w:author="Schwemmer, Teresa" w:date="2024-06-30T12:25:00Z" w16du:dateUtc="2024-06-30T16:25:00Z">
        <w:r w:rsidR="00FB41C5">
          <w:rPr>
            <w:i/>
            <w:iCs/>
          </w:rPr>
          <w:t>m</w:t>
        </w:r>
      </w:ins>
      <w:del w:id="377" w:author="Schwemmer, Teresa" w:date="2024-06-30T12:25:00Z" w16du:dateUtc="2024-06-30T16:25:00Z">
        <w:r w:rsidRPr="00C76DD0" w:rsidDel="00FB41C5">
          <w:rPr>
            <w:i/>
            <w:iCs/>
          </w:rPr>
          <w:delText>M</w:delText>
        </w:r>
      </w:del>
      <w:r w:rsidRPr="00C76DD0">
        <w:rPr>
          <w:i/>
          <w:iCs/>
        </w:rPr>
        <w:t>odel</w:t>
      </w:r>
      <w:bookmarkEnd w:id="375"/>
    </w:p>
    <w:p w14:paraId="5E44654A" w14:textId="250F35B2" w:rsidR="005F4420" w:rsidRDefault="005F4420" w:rsidP="00966BCC">
      <w:pPr>
        <w:pStyle w:val="TS"/>
        <w:spacing w:line="360" w:lineRule="auto"/>
        <w:ind w:firstLine="720"/>
      </w:pPr>
      <w:r w:rsidRPr="00985FFB">
        <w:t xml:space="preserve">We obtained realistic fits to </w:t>
      </w:r>
      <w:r w:rsidR="00520B64">
        <w:t xml:space="preserve">the </w:t>
      </w:r>
      <w:r w:rsidR="00851411">
        <w:t xml:space="preserve">full life cycle </w:t>
      </w:r>
      <w:r w:rsidRPr="00985FFB">
        <w:t xml:space="preserve">data </w:t>
      </w:r>
      <w:r w:rsidR="00A40670">
        <w:t>(</w:t>
      </w:r>
      <w:r w:rsidRPr="00985FFB">
        <w:t xml:space="preserve">Figure </w:t>
      </w:r>
      <w:r w:rsidR="00F51D25">
        <w:t>3</w:t>
      </w:r>
      <w:r w:rsidRPr="00985FFB">
        <w:t>). The only exception is late-life survival, for which the mortality was too high beyond the larval stage but could not be better fit due to lack of full-life survival data</w:t>
      </w:r>
      <w:r w:rsidR="00C833E2">
        <w:t xml:space="preserve"> (Figure </w:t>
      </w:r>
      <w:r w:rsidR="00F51D25">
        <w:t>3</w:t>
      </w:r>
      <w:r w:rsidR="00C833E2">
        <w:t>D)</w:t>
      </w:r>
      <w:r w:rsidRPr="00985FFB">
        <w:t xml:space="preserve">. </w:t>
      </w:r>
      <w:r w:rsidR="00C833E2">
        <w:t xml:space="preserve">Silversides are an annual species so survival should be greater than 0% after 150 days. </w:t>
      </w:r>
      <w:r w:rsidRPr="00985FFB">
        <w:t>However, this did not impair our ability to model the effects of hypoxia on early life survival</w:t>
      </w:r>
      <w:r w:rsidR="00C833E2">
        <w:t>, which is most important given that the present study focuses on hypoxia in the early life stages</w:t>
      </w:r>
      <w:r w:rsidRPr="00985FFB">
        <w:t xml:space="preserve">. Estimating </w:t>
      </w:r>
      <w:proofErr w:type="spellStart"/>
      <w:r w:rsidRPr="00985FFB">
        <w:rPr>
          <w:i/>
          <w:iCs/>
        </w:rPr>
        <w:t>y</w:t>
      </w:r>
      <w:r w:rsidRPr="00985FFB">
        <w:rPr>
          <w:i/>
          <w:iCs/>
          <w:vertAlign w:val="subscript"/>
        </w:rPr>
        <w:t>VA</w:t>
      </w:r>
      <w:proofErr w:type="spellEnd"/>
      <w:r w:rsidRPr="00985FFB">
        <w:rPr>
          <w:i/>
          <w:iCs/>
        </w:rPr>
        <w:t xml:space="preserve"> </w:t>
      </w:r>
      <w:r w:rsidRPr="00985FFB">
        <w:t xml:space="preserve">returned a </w:t>
      </w:r>
      <w:r w:rsidR="00E41A83">
        <w:t xml:space="preserve">value much lower than 0.8, which is the value suggested by Jager (2018) and has been applied in </w:t>
      </w:r>
      <w:proofErr w:type="spellStart"/>
      <w:r w:rsidR="00E41A83">
        <w:t>DEBkiss</w:t>
      </w:r>
      <w:proofErr w:type="spellEnd"/>
      <w:r w:rsidR="00E41A83">
        <w:t xml:space="preserve"> models</w:t>
      </w:r>
      <w:r w:rsidR="00EE3C97">
        <w:t xml:space="preserve"> of other species</w:t>
      </w:r>
      <w:r w:rsidR="00E41A83">
        <w:t xml:space="preserve"> (e.g. Jager et al., 2018; </w:t>
      </w:r>
      <w:r w:rsidR="00EE3C97">
        <w:t>Hamda et al., 2019</w:t>
      </w:r>
      <w:r w:rsidR="00E41A83">
        <w:t xml:space="preserve">). However, our value of </w:t>
      </w:r>
      <w:proofErr w:type="spellStart"/>
      <w:r w:rsidR="00E41A83">
        <w:rPr>
          <w:i/>
          <w:iCs/>
        </w:rPr>
        <w:t>y</w:t>
      </w:r>
      <w:r w:rsidR="00E41A83">
        <w:rPr>
          <w:i/>
          <w:iCs/>
          <w:vertAlign w:val="subscript"/>
        </w:rPr>
        <w:t>VA</w:t>
      </w:r>
      <w:proofErr w:type="spellEnd"/>
      <w:r w:rsidR="00E41A83">
        <w:t xml:space="preserve"> =</w:t>
      </w:r>
      <w:r w:rsidR="00E41A83">
        <w:rPr>
          <w:i/>
          <w:iCs/>
        </w:rPr>
        <w:t xml:space="preserve"> </w:t>
      </w:r>
      <w:r w:rsidR="00E41A83">
        <w:t xml:space="preserve">0.365 is close to the maximum growth efficiency of 0.375 measured in the closely related </w:t>
      </w:r>
      <w:r w:rsidR="00E41A83">
        <w:rPr>
          <w:i/>
          <w:iCs/>
        </w:rPr>
        <w:t xml:space="preserve">M. </w:t>
      </w:r>
      <w:proofErr w:type="spellStart"/>
      <w:r w:rsidR="00E41A83">
        <w:rPr>
          <w:i/>
          <w:iCs/>
        </w:rPr>
        <w:t>beryllina</w:t>
      </w:r>
      <w:proofErr w:type="spellEnd"/>
      <w:r w:rsidR="00E41A83">
        <w:t xml:space="preserve"> (Letcher and Bengtson, 1993). T</w:t>
      </w:r>
      <w:r w:rsidRPr="00985FFB">
        <w:t xml:space="preserve">his gave a realistic fit to the length data and allowed a detailed and very close fit to egg buffer mass over time (hatch timing). The observed and predicted data for full life span are plotted in Figure </w:t>
      </w:r>
      <w:r w:rsidR="00F51D25">
        <w:t>3</w:t>
      </w:r>
      <w:r w:rsidRPr="00985FFB">
        <w:t xml:space="preserve">. </w:t>
      </w:r>
    </w:p>
    <w:p w14:paraId="1A0B3282" w14:textId="77777777" w:rsidR="00F9594C" w:rsidRPr="00985FFB" w:rsidRDefault="00F9594C" w:rsidP="00F9594C">
      <w:pPr>
        <w:pStyle w:val="TS"/>
        <w:spacing w:line="480" w:lineRule="auto"/>
      </w:pPr>
      <w:r>
        <w:rPr>
          <w:noProof/>
        </w:rPr>
        <w:lastRenderedPageBreak/>
        <w:drawing>
          <wp:inline distT="0" distB="0" distL="0" distR="0" wp14:anchorId="4F773B65" wp14:editId="2C2E79FE">
            <wp:extent cx="5960533" cy="4499885"/>
            <wp:effectExtent l="0" t="0" r="2540" b="0"/>
            <wp:docPr id="407526088"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6088" name="Picture 3" descr="A graph of a function&#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6410" b="5793"/>
                    <a:stretch/>
                  </pic:blipFill>
                  <pic:spPr bwMode="auto">
                    <a:xfrm>
                      <a:off x="0" y="0"/>
                      <a:ext cx="5966891" cy="4504685"/>
                    </a:xfrm>
                    <a:prstGeom prst="rect">
                      <a:avLst/>
                    </a:prstGeom>
                    <a:ln>
                      <a:noFill/>
                    </a:ln>
                    <a:extLst>
                      <a:ext uri="{53640926-AAD7-44D8-BBD7-CCE9431645EC}">
                        <a14:shadowObscured xmlns:a14="http://schemas.microsoft.com/office/drawing/2010/main"/>
                      </a:ext>
                    </a:extLst>
                  </pic:spPr>
                </pic:pic>
              </a:graphicData>
            </a:graphic>
          </wp:inline>
        </w:drawing>
      </w:r>
    </w:p>
    <w:p w14:paraId="3A9D6597" w14:textId="77777777" w:rsidR="00F9594C" w:rsidRDefault="00F9594C" w:rsidP="00F9594C">
      <w:pPr>
        <w:pStyle w:val="TS"/>
        <w:rPr>
          <w:b/>
          <w:bCs/>
        </w:rPr>
      </w:pPr>
    </w:p>
    <w:p w14:paraId="434F2CD2" w14:textId="10412AE3" w:rsidR="00F9594C" w:rsidRPr="00985FFB" w:rsidRDefault="00F9594C" w:rsidP="00F9594C">
      <w:pPr>
        <w:pStyle w:val="TS"/>
        <w:spacing w:line="360" w:lineRule="auto"/>
      </w:pPr>
      <w:r w:rsidRPr="00985FFB">
        <w:rPr>
          <w:b/>
          <w:bCs/>
        </w:rPr>
        <w:t xml:space="preserve">Figure </w:t>
      </w:r>
      <w:r w:rsidR="00F51D25">
        <w:rPr>
          <w:b/>
          <w:bCs/>
        </w:rPr>
        <w:t>3</w:t>
      </w:r>
      <w:r w:rsidRPr="00985FFB">
        <w:rPr>
          <w:b/>
          <w:bCs/>
        </w:rPr>
        <w:t xml:space="preserve">. </w:t>
      </w:r>
      <w:r>
        <w:rPr>
          <w:b/>
          <w:bCs/>
        </w:rPr>
        <w:t xml:space="preserve">Full life model </w:t>
      </w:r>
      <w:proofErr w:type="gramStart"/>
      <w:r>
        <w:rPr>
          <w:b/>
          <w:bCs/>
        </w:rPr>
        <w:t>fits to</w:t>
      </w:r>
      <w:proofErr w:type="gramEnd"/>
      <w:r>
        <w:rPr>
          <w:b/>
          <w:bCs/>
        </w:rPr>
        <w:t xml:space="preserve"> data for four state variables. </w:t>
      </w:r>
      <w:r w:rsidRPr="00985FFB">
        <w:t xml:space="preserve">Predicted (lines) and observed data (dots) for the </w:t>
      </w:r>
      <w:proofErr w:type="spellStart"/>
      <w:r w:rsidRPr="00985FFB">
        <w:t>DEBkiss</w:t>
      </w:r>
      <w:proofErr w:type="spellEnd"/>
      <w:r w:rsidRPr="00985FFB">
        <w:t xml:space="preserve"> model of </w:t>
      </w:r>
      <w:r w:rsidRPr="00985FFB">
        <w:rPr>
          <w:i/>
          <w:iCs/>
        </w:rPr>
        <w:t xml:space="preserve">M. </w:t>
      </w:r>
      <w:proofErr w:type="spellStart"/>
      <w:r w:rsidRPr="00985FFB">
        <w:rPr>
          <w:i/>
          <w:iCs/>
        </w:rPr>
        <w:t>menidia</w:t>
      </w:r>
      <w:proofErr w:type="spellEnd"/>
      <w:r>
        <w:t xml:space="preserve"> are shown</w:t>
      </w:r>
      <w:r w:rsidRPr="00985FFB">
        <w:t xml:space="preserve">. The state variables are (A) total length (mm) over time (days), (B) cumulative reproduction (eggs) over time (days), (C) egg buffer mass (mg) over time (days), and (D) survival over time (days). Predicted data lines </w:t>
      </w:r>
      <w:r>
        <w:t>we</w:t>
      </w:r>
      <w:r w:rsidRPr="00985FFB">
        <w:t xml:space="preserve">re calculated with the parameter values listed in Table 1. </w:t>
      </w:r>
    </w:p>
    <w:p w14:paraId="0A944C6E" w14:textId="77777777" w:rsidR="00F9594C" w:rsidRPr="00985FFB" w:rsidRDefault="00F9594C" w:rsidP="00966BCC">
      <w:pPr>
        <w:pStyle w:val="TS"/>
        <w:spacing w:line="360" w:lineRule="auto"/>
        <w:ind w:firstLine="720"/>
      </w:pPr>
    </w:p>
    <w:p w14:paraId="2B8529F4" w14:textId="2EA72D17" w:rsidR="005F4420" w:rsidRPr="00985FFB" w:rsidRDefault="005F4420" w:rsidP="00966BCC">
      <w:pPr>
        <w:pStyle w:val="TS"/>
        <w:spacing w:line="360" w:lineRule="auto"/>
        <w:ind w:firstLine="720"/>
      </w:pPr>
    </w:p>
    <w:p w14:paraId="5E798EB7" w14:textId="54A04FD2" w:rsidR="005F4420" w:rsidRPr="00C76DD0" w:rsidRDefault="005F4420" w:rsidP="00695D1E">
      <w:pPr>
        <w:pStyle w:val="TS"/>
        <w:numPr>
          <w:ilvl w:val="1"/>
          <w:numId w:val="10"/>
        </w:numPr>
        <w:spacing w:line="360" w:lineRule="auto"/>
        <w:ind w:left="450" w:hanging="450"/>
        <w:rPr>
          <w:i/>
          <w:iCs/>
        </w:rPr>
      </w:pPr>
      <w:bookmarkStart w:id="378" w:name="_Toc131592466"/>
      <w:r w:rsidRPr="00C76DD0">
        <w:rPr>
          <w:i/>
          <w:iCs/>
        </w:rPr>
        <w:t>Hypoxia</w:t>
      </w:r>
      <w:bookmarkEnd w:id="378"/>
      <w:r w:rsidR="00B22DDA">
        <w:rPr>
          <w:i/>
          <w:iCs/>
        </w:rPr>
        <w:t xml:space="preserve"> </w:t>
      </w:r>
      <w:ins w:id="379" w:author="Schwemmer, Teresa" w:date="2024-06-30T12:25:00Z" w16du:dateUtc="2024-06-30T16:25:00Z">
        <w:r w:rsidR="00FB41C5">
          <w:rPr>
            <w:i/>
            <w:iCs/>
          </w:rPr>
          <w:t>e</w:t>
        </w:r>
      </w:ins>
      <w:del w:id="380" w:author="Schwemmer, Teresa" w:date="2024-06-30T12:25:00Z" w16du:dateUtc="2024-06-30T16:25:00Z">
        <w:r w:rsidR="00B22DDA" w:rsidDel="00FB41C5">
          <w:rPr>
            <w:i/>
            <w:iCs/>
          </w:rPr>
          <w:delText>E</w:delText>
        </w:r>
      </w:del>
      <w:r w:rsidR="00B22DDA">
        <w:rPr>
          <w:i/>
          <w:iCs/>
        </w:rPr>
        <w:t>ffects</w:t>
      </w:r>
    </w:p>
    <w:p w14:paraId="3B90753B" w14:textId="4FF387A7" w:rsidR="002D0A78" w:rsidRDefault="00AA46F0" w:rsidP="00AA46F0">
      <w:pPr>
        <w:pStyle w:val="TS"/>
        <w:spacing w:line="360" w:lineRule="auto"/>
        <w:ind w:firstLine="720"/>
      </w:pPr>
      <w:r>
        <w:t>Applying the oxygen-dependent correction factor to t</w:t>
      </w:r>
      <w:r w:rsidR="002D0A78" w:rsidRPr="00985FFB">
        <w:t>he parameter</w:t>
      </w:r>
      <w:r>
        <w:t xml:space="preserve"> combination</w:t>
      </w:r>
      <w:r w:rsidR="002D0A78" w:rsidRPr="00985FFB">
        <w:t>s</w:t>
      </w:r>
      <w:r>
        <w:t xml:space="preserve"> listed </w:t>
      </w:r>
      <w:r w:rsidR="00C833E2">
        <w:t>in Table 4</w:t>
      </w:r>
      <w:r w:rsidR="002D0A78" w:rsidRPr="00985FFB">
        <w:t xml:space="preserve"> reproduce</w:t>
      </w:r>
      <w:r>
        <w:t>d</w:t>
      </w:r>
      <w:r w:rsidR="002D0A78" w:rsidRPr="00985FFB">
        <w:t xml:space="preserve"> the direction of experimentally observed hypoxia effects, e.g. </w:t>
      </w:r>
      <w:ins w:id="381" w:author="Schwemmer, Teresa" w:date="2024-07-01T00:26:00Z" w16du:dateUtc="2024-07-01T04:26:00Z">
        <w:r w:rsidR="007D7871">
          <w:t>de</w:t>
        </w:r>
      </w:ins>
      <w:del w:id="382" w:author="Schwemmer, Teresa" w:date="2024-07-01T00:26:00Z" w16du:dateUtc="2024-07-01T04:26:00Z">
        <w:r w:rsidR="002D0A78" w:rsidRPr="00985FFB" w:rsidDel="007D7871">
          <w:delText>in</w:delText>
        </w:r>
      </w:del>
      <w:r w:rsidR="002D0A78" w:rsidRPr="00985FFB">
        <w:t xml:space="preserve">creasing </w:t>
      </w:r>
      <w:r w:rsidR="002D0A78" w:rsidRPr="00985FFB">
        <w:rPr>
          <w:i/>
          <w:iCs/>
        </w:rPr>
        <w:t>J</w:t>
      </w:r>
      <w:r w:rsidR="002D0A78" w:rsidRPr="00985FFB">
        <w:rPr>
          <w:i/>
          <w:iCs/>
          <w:vertAlign w:val="superscript"/>
        </w:rPr>
        <w:t>a</w:t>
      </w:r>
      <w:r w:rsidR="002D0A78" w:rsidRPr="00985FFB">
        <w:rPr>
          <w:i/>
          <w:iCs/>
          <w:vertAlign w:val="subscript"/>
        </w:rPr>
        <w:t>Am</w:t>
      </w:r>
      <w:r w:rsidR="002D0A78" w:rsidRPr="00985FFB">
        <w:t xml:space="preserve"> reduced total length, increased time until egg buffer mass reaches 0, and reduced survival</w:t>
      </w:r>
      <w:r w:rsidR="00B70AAA">
        <w:t xml:space="preserve">. </w:t>
      </w:r>
      <w:r w:rsidR="002D0A78" w:rsidRPr="00985FFB">
        <w:t xml:space="preserve">The best model of experimental hypoxia effects on </w:t>
      </w:r>
      <w:r w:rsidR="002D0A78" w:rsidRPr="00985FFB">
        <w:rPr>
          <w:i/>
          <w:iCs/>
        </w:rPr>
        <w:t xml:space="preserve">M. </w:t>
      </w:r>
      <w:proofErr w:type="spellStart"/>
      <w:r w:rsidR="002D0A78" w:rsidRPr="00985FFB">
        <w:rPr>
          <w:i/>
          <w:iCs/>
        </w:rPr>
        <w:t>menidia</w:t>
      </w:r>
      <w:proofErr w:type="spellEnd"/>
      <w:r w:rsidR="002D0A78" w:rsidRPr="00985FFB">
        <w:t xml:space="preserve"> early life stages </w:t>
      </w:r>
      <w:r>
        <w:t xml:space="preserve">simultaneously </w:t>
      </w:r>
      <w:r w:rsidR="002D0A78" w:rsidRPr="00985FFB">
        <w:t xml:space="preserve">had </w:t>
      </w:r>
      <w:proofErr w:type="spellStart"/>
      <w:r w:rsidR="002D0A78" w:rsidRPr="00985FFB">
        <w:rPr>
          <w:i/>
          <w:iCs/>
        </w:rPr>
        <w:t>y</w:t>
      </w:r>
      <w:r w:rsidR="002D0A78" w:rsidRPr="00985FFB">
        <w:rPr>
          <w:i/>
          <w:iCs/>
          <w:vertAlign w:val="subscript"/>
        </w:rPr>
        <w:t>VA</w:t>
      </w:r>
      <w:proofErr w:type="spellEnd"/>
      <w:r>
        <w:t xml:space="preserve"> multiplied by </w:t>
      </w:r>
      <w:r>
        <w:rPr>
          <w:i/>
          <w:iCs/>
        </w:rPr>
        <w:t>c</w:t>
      </w:r>
      <w:r w:rsidR="00FF09CE">
        <w:t>,</w:t>
      </w:r>
      <w:r>
        <w:t xml:space="preserve"> and</w:t>
      </w:r>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t xml:space="preserve"> divided by </w:t>
      </w:r>
      <w:r>
        <w:rPr>
          <w:i/>
          <w:iCs/>
        </w:rPr>
        <w:t>c</w:t>
      </w:r>
      <w:r>
        <w:t xml:space="preserve"> (Figure 4, Table 4, Figure S1).</w:t>
      </w:r>
      <w:r w:rsidR="002D0A78" w:rsidRPr="00985FFB">
        <w:t xml:space="preserve"> Although </w:t>
      </w:r>
      <w:r w:rsidR="002D0A78" w:rsidRPr="00985FFB">
        <w:lastRenderedPageBreak/>
        <w:t>a</w:t>
      </w:r>
      <w:r>
        <w:t>pplying damage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rPr>
          <w:i/>
          <w:iCs/>
        </w:rPr>
        <w:t xml:space="preserve"> </w:t>
      </w:r>
      <w:r w:rsidR="002D0A78" w:rsidRPr="00985FFB">
        <w:t xml:space="preserve">alone </w:t>
      </w:r>
      <w:r>
        <w:t>affected</w:t>
      </w:r>
      <w:r w:rsidR="002D0A78" w:rsidRPr="00985FFB">
        <w:t xml:space="preserve"> all three state variables, </w:t>
      </w:r>
      <w:r>
        <w:t>concurrently</w:t>
      </w:r>
      <w:r w:rsidR="002D0A78" w:rsidRPr="00985FFB">
        <w:t xml:space="preserve"> increasing both mortality parameters improved the fit to the data (Table 4). </w:t>
      </w:r>
      <w:r w:rsidR="00520B64">
        <w:t xml:space="preserve">The model in which the correction factor was applied to </w:t>
      </w:r>
      <w:proofErr w:type="spellStart"/>
      <w:r w:rsidR="00520B64">
        <w:rPr>
          <w:i/>
          <w:iCs/>
        </w:rPr>
        <w:t>y</w:t>
      </w:r>
      <w:r w:rsidR="00520B64">
        <w:rPr>
          <w:i/>
          <w:iCs/>
          <w:vertAlign w:val="subscript"/>
        </w:rPr>
        <w:t>VA</w:t>
      </w:r>
      <w:proofErr w:type="spellEnd"/>
      <w:r w:rsidR="00520B64">
        <w:t xml:space="preserve">, </w:t>
      </w:r>
      <w:proofErr w:type="spellStart"/>
      <w:r w:rsidR="00520B64" w:rsidRPr="00985FFB">
        <w:rPr>
          <w:rFonts w:cs="Times New Roman"/>
          <w:i/>
          <w:iCs/>
        </w:rPr>
        <w:t>μ</w:t>
      </w:r>
      <w:r w:rsidR="00520B64" w:rsidRPr="00985FFB">
        <w:rPr>
          <w:i/>
          <w:iCs/>
          <w:vertAlign w:val="subscript"/>
        </w:rPr>
        <w:t>emb</w:t>
      </w:r>
      <w:proofErr w:type="spellEnd"/>
      <w:r w:rsidR="00520B64">
        <w:t>,</w:t>
      </w:r>
      <w:r w:rsidR="00520B64" w:rsidRPr="00985FFB">
        <w:t xml:space="preserve"> and </w:t>
      </w:r>
      <w:proofErr w:type="spellStart"/>
      <w:r w:rsidR="00520B64" w:rsidRPr="00985FFB">
        <w:rPr>
          <w:rFonts w:cs="Times New Roman"/>
          <w:i/>
          <w:iCs/>
        </w:rPr>
        <w:t>μ</w:t>
      </w:r>
      <w:r w:rsidR="00520B64" w:rsidRPr="00985FFB">
        <w:rPr>
          <w:i/>
          <w:iCs/>
          <w:vertAlign w:val="subscript"/>
        </w:rPr>
        <w:t>lar</w:t>
      </w:r>
      <w:proofErr w:type="spellEnd"/>
      <w:r w:rsidR="00520B64">
        <w:t xml:space="preserve"> als</w:t>
      </w:r>
      <w:r w:rsidR="002D0A78" w:rsidRPr="00985FFB">
        <w:t xml:space="preserve">o had </w:t>
      </w:r>
      <w:r>
        <w:t>the lowest</w:t>
      </w:r>
      <w:r w:rsidR="002D0A78" w:rsidRPr="00985FFB">
        <w:t xml:space="preserve"> </w:t>
      </w:r>
      <w:proofErr w:type="spellStart"/>
      <w:r w:rsidR="002D0A78" w:rsidRPr="00985FFB">
        <w:t>AICc</w:t>
      </w:r>
      <w:proofErr w:type="spellEnd"/>
      <w:r w:rsidR="002D0A78" w:rsidRPr="00985FFB">
        <w:t xml:space="preserve"> </w:t>
      </w:r>
      <w:r>
        <w:t>of all candidate models</w:t>
      </w:r>
      <w:r w:rsidR="002D0A78" w:rsidRPr="00985FFB">
        <w:t xml:space="preserve">, with an </w:t>
      </w:r>
      <w:proofErr w:type="spellStart"/>
      <w:r w:rsidR="002D0A78" w:rsidRPr="00985FFB">
        <w:t>AICc</w:t>
      </w:r>
      <w:proofErr w:type="spellEnd"/>
      <w:r w:rsidR="002D0A78" w:rsidRPr="00985FFB">
        <w:t xml:space="preserve"> of </w:t>
      </w:r>
      <w:r w:rsidR="009C5146">
        <w:t>794.03 (</w:t>
      </w:r>
      <w:proofErr w:type="spellStart"/>
      <w:r w:rsidR="009C5146">
        <w:t>AICc</w:t>
      </w:r>
      <w:r w:rsidR="009C5146">
        <w:rPr>
          <w:vertAlign w:val="subscript"/>
        </w:rPr>
        <w:t>min</w:t>
      </w:r>
      <w:proofErr w:type="spellEnd"/>
      <w:r w:rsidR="009C5146">
        <w:t>)</w:t>
      </w:r>
      <w:r w:rsidR="002D0A78" w:rsidRPr="00985FFB">
        <w:t xml:space="preserve">. Adding a correction factor 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in </w:t>
      </w:r>
      <w:r w:rsidR="00520B64">
        <w:t>simultaneously with</w:t>
      </w:r>
      <w:r w:rsidR="002D0A78" w:rsidRPr="00985FFB">
        <w:t xml:space="preserve"> these three parameters</w:t>
      </w:r>
      <w:r w:rsidR="009C5146">
        <w:t xml:space="preserve"> yielded a slightly higher</w:t>
      </w:r>
      <w:r w:rsidR="002D0A78" w:rsidRPr="00985FFB">
        <w:t xml:space="preserve"> </w:t>
      </w:r>
      <w:proofErr w:type="spellStart"/>
      <w:r w:rsidR="002D0A78" w:rsidRPr="00985FFB">
        <w:t>AICc</w:t>
      </w:r>
      <w:proofErr w:type="spellEnd"/>
      <w:r w:rsidR="002D0A78" w:rsidRPr="00985FFB">
        <w:t xml:space="preserve"> </w:t>
      </w:r>
      <w:r w:rsidR="009C5146">
        <w:t>of 795.97</w:t>
      </w:r>
      <w:r w:rsidR="00520B64">
        <w:t xml:space="preserve"> (Table 4)</w:t>
      </w:r>
      <w:r w:rsidR="002D0A78" w:rsidRPr="00985FFB">
        <w:t xml:space="preserve">. The ratio of Akaike weights shows that the model with </w:t>
      </w:r>
      <w:r w:rsidR="009C5146" w:rsidRPr="009C5146">
        <w:rPr>
          <w:i/>
          <w:iCs/>
        </w:rPr>
        <w:t>c</w:t>
      </w:r>
      <w:r w:rsidR="009C5146">
        <w:t xml:space="preserve"> applied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w:t>
      </w:r>
      <w:r w:rsidR="009C5146">
        <w:t xml:space="preserve"> is 2.67 times as likely as the one with </w:t>
      </w:r>
      <w:r w:rsidR="009C5146">
        <w:rPr>
          <w:i/>
          <w:iCs/>
        </w:rPr>
        <w:t>c</w:t>
      </w:r>
      <w:r w:rsidR="009C5146">
        <w:t xml:space="preserve"> concurrently applied </w:t>
      </w:r>
      <w:r w:rsidR="002D0A78" w:rsidRPr="00985FFB">
        <w:t xml:space="preserve">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(Table </w:t>
      </w:r>
      <w:r w:rsidR="00453D68" w:rsidRPr="00985FFB">
        <w:t>4</w:t>
      </w:r>
      <w:r w:rsidR="002D0A78" w:rsidRPr="00985FFB">
        <w:t xml:space="preserve">). </w:t>
      </w:r>
      <w:r w:rsidR="009C5146">
        <w:t>Applying a damage effect to maintenance</w:t>
      </w:r>
      <w:r w:rsidR="002D0A78" w:rsidRPr="00985FFB">
        <w:t xml:space="preserve"> was therefore not considered to have improved the fit</w:t>
      </w:r>
      <w:r w:rsidR="009C5146">
        <w:t>.</w:t>
      </w:r>
      <w:r w:rsidR="002D0A78" w:rsidRPr="00985FFB">
        <w:t xml:space="preserve"> After estimating </w:t>
      </w:r>
      <w:proofErr w:type="gramStart"/>
      <w:r w:rsidR="002D0A78" w:rsidRPr="00985FFB">
        <w:rPr>
          <w:i/>
          <w:iCs/>
        </w:rPr>
        <w:t>Z</w:t>
      </w:r>
      <w:proofErr w:type="gramEnd"/>
      <w:r w:rsidR="002D0A78" w:rsidRPr="00985FFB">
        <w:t xml:space="preserve"> we calculated the values of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 xml:space="preserve"> when their respective correction factors are applied for each DO level (Table </w:t>
      </w:r>
      <w:r w:rsidR="00B70AAA">
        <w:t>5</w:t>
      </w:r>
      <w:r w:rsidR="002D0A78" w:rsidRPr="00985FFB">
        <w:t xml:space="preserve">). </w:t>
      </w:r>
    </w:p>
    <w:p w14:paraId="3C4C657A" w14:textId="77777777" w:rsidR="00CC7C5F" w:rsidRDefault="00CC7C5F" w:rsidP="00AA46F0">
      <w:pPr>
        <w:pStyle w:val="TS"/>
        <w:spacing w:line="360" w:lineRule="auto"/>
        <w:ind w:firstLine="720"/>
      </w:pPr>
    </w:p>
    <w:p w14:paraId="5CF90A7F" w14:textId="77777777" w:rsidR="00CC7C5F" w:rsidRPr="00985FFB" w:rsidRDefault="00CC7C5F" w:rsidP="00CC7C5F">
      <w:pPr>
        <w:pStyle w:val="TS"/>
      </w:pPr>
      <w:bookmarkStart w:id="383" w:name="_Hlk131599069"/>
    </w:p>
    <w:tbl>
      <w:tblPr>
        <w:tblStyle w:val="TableGrid"/>
        <w:tblW w:w="8725" w:type="dxa"/>
        <w:tblLook w:val="04A0" w:firstRow="1" w:lastRow="0" w:firstColumn="1" w:lastColumn="0" w:noHBand="0" w:noVBand="1"/>
      </w:tblPr>
      <w:tblGrid>
        <w:gridCol w:w="2605"/>
        <w:gridCol w:w="2610"/>
        <w:gridCol w:w="1170"/>
        <w:gridCol w:w="1080"/>
        <w:gridCol w:w="1260"/>
      </w:tblGrid>
      <w:tr w:rsidR="00CC7C5F" w:rsidRPr="00985FFB" w14:paraId="619FCC12" w14:textId="77777777" w:rsidTr="00CC7C5F">
        <w:tc>
          <w:tcPr>
            <w:tcW w:w="2605" w:type="dxa"/>
            <w:tcBorders>
              <w:top w:val="single" w:sz="12" w:space="0" w:color="auto"/>
              <w:left w:val="nil"/>
              <w:bottom w:val="single" w:sz="12" w:space="0" w:color="auto"/>
              <w:right w:val="nil"/>
            </w:tcBorders>
          </w:tcPr>
          <w:p w14:paraId="59149B81" w14:textId="77777777" w:rsidR="00CC7C5F" w:rsidRPr="00985FFB" w:rsidRDefault="00CC7C5F" w:rsidP="00C9205B">
            <w:pPr>
              <w:pStyle w:val="TS"/>
              <w:rPr>
                <w:b/>
                <w:bCs/>
                <w:szCs w:val="24"/>
              </w:rPr>
            </w:pPr>
            <w:r w:rsidRPr="00985FFB">
              <w:rPr>
                <w:b/>
                <w:bCs/>
                <w:szCs w:val="24"/>
              </w:rPr>
              <w:t>Parameter(s) affected by hypoxia</w:t>
            </w:r>
            <w:r>
              <w:rPr>
                <w:b/>
                <w:bCs/>
                <w:szCs w:val="24"/>
              </w:rPr>
              <w:t xml:space="preserve"> correction factor</w:t>
            </w:r>
          </w:p>
        </w:tc>
        <w:tc>
          <w:tcPr>
            <w:tcW w:w="2610" w:type="dxa"/>
            <w:tcBorders>
              <w:top w:val="single" w:sz="12" w:space="0" w:color="auto"/>
              <w:left w:val="nil"/>
              <w:bottom w:val="single" w:sz="12" w:space="0" w:color="auto"/>
              <w:right w:val="nil"/>
            </w:tcBorders>
          </w:tcPr>
          <w:p w14:paraId="069E76E3" w14:textId="77777777" w:rsidR="00CC7C5F" w:rsidRPr="00985FFB" w:rsidRDefault="00CC7C5F" w:rsidP="00CC7C5F">
            <w:pPr>
              <w:pStyle w:val="TS"/>
              <w:jc w:val="center"/>
              <w:rPr>
                <w:b/>
                <w:bCs/>
                <w:szCs w:val="24"/>
              </w:rPr>
            </w:pPr>
            <w:r w:rsidRPr="00985FFB">
              <w:rPr>
                <w:b/>
                <w:bCs/>
                <w:szCs w:val="24"/>
              </w:rPr>
              <w:t xml:space="preserve">Estimated </w:t>
            </w:r>
            <w:r w:rsidRPr="00985FFB">
              <w:rPr>
                <w:b/>
                <w:bCs/>
                <w:i/>
                <w:iCs/>
                <w:szCs w:val="24"/>
              </w:rPr>
              <w:t>Z</w:t>
            </w:r>
            <w:r w:rsidRPr="00985FFB">
              <w:rPr>
                <w:b/>
                <w:bCs/>
                <w:szCs w:val="24"/>
              </w:rPr>
              <w:t xml:space="preserve"> [95% CI]</w:t>
            </w:r>
          </w:p>
        </w:tc>
        <w:tc>
          <w:tcPr>
            <w:tcW w:w="1170" w:type="dxa"/>
            <w:tcBorders>
              <w:top w:val="single" w:sz="12" w:space="0" w:color="auto"/>
              <w:left w:val="nil"/>
              <w:bottom w:val="single" w:sz="12" w:space="0" w:color="auto"/>
              <w:right w:val="nil"/>
            </w:tcBorders>
          </w:tcPr>
          <w:p w14:paraId="08439FD6" w14:textId="77777777" w:rsidR="00CC7C5F" w:rsidRPr="00985FFB" w:rsidRDefault="00CC7C5F" w:rsidP="00CC7C5F">
            <w:pPr>
              <w:pStyle w:val="TS"/>
              <w:jc w:val="center"/>
              <w:rPr>
                <w:b/>
                <w:bCs/>
                <w:szCs w:val="24"/>
              </w:rPr>
            </w:pPr>
            <w:proofErr w:type="spellStart"/>
            <w:r w:rsidRPr="00985FFB">
              <w:rPr>
                <w:b/>
                <w:bCs/>
                <w:szCs w:val="24"/>
              </w:rPr>
              <w:t>AICc</w:t>
            </w:r>
            <w:proofErr w:type="spellEnd"/>
          </w:p>
        </w:tc>
        <w:tc>
          <w:tcPr>
            <w:tcW w:w="1080" w:type="dxa"/>
            <w:tcBorders>
              <w:top w:val="single" w:sz="12" w:space="0" w:color="auto"/>
              <w:left w:val="nil"/>
              <w:bottom w:val="single" w:sz="12" w:space="0" w:color="auto"/>
              <w:right w:val="nil"/>
            </w:tcBorders>
          </w:tcPr>
          <w:p w14:paraId="25577F27" w14:textId="77777777" w:rsidR="00CC7C5F" w:rsidRPr="00985FFB" w:rsidRDefault="00CC7C5F" w:rsidP="00CC7C5F">
            <w:pPr>
              <w:pStyle w:val="TS"/>
              <w:jc w:val="center"/>
              <w:rPr>
                <w:b/>
                <w:bCs/>
                <w:szCs w:val="24"/>
              </w:rPr>
            </w:pPr>
            <w:proofErr w:type="spellStart"/>
            <w:r w:rsidRPr="00985FFB">
              <w:rPr>
                <w:rFonts w:cs="Times New Roman"/>
                <w:b/>
                <w:bCs/>
              </w:rPr>
              <w:t>Δ</w:t>
            </w:r>
            <w:r w:rsidRPr="00985FFB">
              <w:rPr>
                <w:b/>
                <w:bCs/>
              </w:rPr>
              <w:t>AICc</w:t>
            </w:r>
            <w:proofErr w:type="spellEnd"/>
          </w:p>
        </w:tc>
        <w:tc>
          <w:tcPr>
            <w:tcW w:w="1260" w:type="dxa"/>
            <w:tcBorders>
              <w:top w:val="single" w:sz="12" w:space="0" w:color="auto"/>
              <w:left w:val="nil"/>
              <w:bottom w:val="single" w:sz="12" w:space="0" w:color="auto"/>
              <w:right w:val="nil"/>
            </w:tcBorders>
          </w:tcPr>
          <w:p w14:paraId="28B5CDAA" w14:textId="77777777" w:rsidR="00CC7C5F" w:rsidRPr="00985FFB" w:rsidRDefault="00CC7C5F" w:rsidP="00CC7C5F">
            <w:pPr>
              <w:pStyle w:val="TS"/>
              <w:jc w:val="center"/>
              <w:rPr>
                <w:rFonts w:cs="Times New Roman"/>
                <w:b/>
                <w:bCs/>
              </w:rPr>
            </w:pPr>
            <w:r w:rsidRPr="00985FFB">
              <w:rPr>
                <w:rFonts w:cs="Times New Roman"/>
                <w:b/>
                <w:bCs/>
              </w:rPr>
              <w:t>Akaike weight</w:t>
            </w:r>
          </w:p>
        </w:tc>
      </w:tr>
      <w:tr w:rsidR="00CC7C5F" w:rsidRPr="00985FFB" w14:paraId="6496121B" w14:textId="77777777" w:rsidTr="00CC7C5F">
        <w:tc>
          <w:tcPr>
            <w:tcW w:w="2605" w:type="dxa"/>
            <w:tcBorders>
              <w:top w:val="single" w:sz="12" w:space="0" w:color="auto"/>
              <w:left w:val="nil"/>
              <w:right w:val="nil"/>
            </w:tcBorders>
          </w:tcPr>
          <w:p w14:paraId="4A64BC29" w14:textId="77777777" w:rsidR="00CC7C5F" w:rsidRPr="00985FFB" w:rsidRDefault="00CC7C5F" w:rsidP="00C9205B">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p>
        </w:tc>
        <w:tc>
          <w:tcPr>
            <w:tcW w:w="2610" w:type="dxa"/>
            <w:tcBorders>
              <w:top w:val="single" w:sz="12" w:space="0" w:color="auto"/>
              <w:left w:val="nil"/>
              <w:right w:val="nil"/>
            </w:tcBorders>
          </w:tcPr>
          <w:p w14:paraId="159340C5" w14:textId="77777777" w:rsidR="00CC7C5F" w:rsidRPr="00224172" w:rsidRDefault="00CC7C5F" w:rsidP="00CC7C5F">
            <w:pPr>
              <w:pStyle w:val="TS"/>
              <w:jc w:val="center"/>
            </w:pPr>
            <w:r w:rsidRPr="00224172">
              <w:t>3.019 [2.512-3.612]</w:t>
            </w:r>
          </w:p>
        </w:tc>
        <w:tc>
          <w:tcPr>
            <w:tcW w:w="1170" w:type="dxa"/>
            <w:tcBorders>
              <w:top w:val="single" w:sz="12" w:space="0" w:color="auto"/>
              <w:left w:val="nil"/>
              <w:right w:val="nil"/>
            </w:tcBorders>
          </w:tcPr>
          <w:p w14:paraId="4D28912B" w14:textId="77777777" w:rsidR="00CC7C5F" w:rsidRPr="00224172" w:rsidRDefault="00CC7C5F" w:rsidP="00CC7C5F">
            <w:pPr>
              <w:pStyle w:val="TS"/>
              <w:jc w:val="center"/>
            </w:pPr>
            <w:r w:rsidRPr="00224172">
              <w:t>856.06</w:t>
            </w:r>
          </w:p>
        </w:tc>
        <w:tc>
          <w:tcPr>
            <w:tcW w:w="1080" w:type="dxa"/>
            <w:tcBorders>
              <w:top w:val="single" w:sz="12" w:space="0" w:color="auto"/>
              <w:left w:val="nil"/>
              <w:right w:val="nil"/>
            </w:tcBorders>
          </w:tcPr>
          <w:p w14:paraId="28560307" w14:textId="77777777" w:rsidR="00CC7C5F" w:rsidRPr="00224172" w:rsidRDefault="00CC7C5F" w:rsidP="00CC7C5F">
            <w:pPr>
              <w:pStyle w:val="TS"/>
              <w:jc w:val="center"/>
            </w:pPr>
            <w:r w:rsidRPr="00224172">
              <w:t>62.03</w:t>
            </w:r>
          </w:p>
        </w:tc>
        <w:tc>
          <w:tcPr>
            <w:tcW w:w="1260" w:type="dxa"/>
            <w:tcBorders>
              <w:top w:val="single" w:sz="12" w:space="0" w:color="auto"/>
              <w:left w:val="nil"/>
              <w:right w:val="nil"/>
            </w:tcBorders>
          </w:tcPr>
          <w:p w14:paraId="06BEE64F" w14:textId="77777777" w:rsidR="00CC7C5F" w:rsidRPr="00224172" w:rsidRDefault="00CC7C5F" w:rsidP="00CC7C5F">
            <w:pPr>
              <w:pStyle w:val="TS"/>
              <w:jc w:val="center"/>
            </w:pPr>
            <w:r w:rsidRPr="00224172">
              <w:t>2.5e-14</w:t>
            </w:r>
          </w:p>
        </w:tc>
      </w:tr>
      <w:tr w:rsidR="00CC7C5F" w:rsidRPr="00985FFB" w14:paraId="6BF02820" w14:textId="77777777" w:rsidTr="00CC7C5F">
        <w:tc>
          <w:tcPr>
            <w:tcW w:w="2605" w:type="dxa"/>
            <w:tcBorders>
              <w:left w:val="nil"/>
              <w:right w:val="nil"/>
            </w:tcBorders>
          </w:tcPr>
          <w:p w14:paraId="6C41727E" w14:textId="77777777" w:rsidR="00CC7C5F" w:rsidRPr="00985FFB" w:rsidRDefault="00CC7C5F" w:rsidP="00C9205B">
            <w:pPr>
              <w:pStyle w:val="TS"/>
              <w:rPr>
                <w:i/>
                <w:iCs/>
                <w:szCs w:val="24"/>
                <w:vertAlign w:val="subscript"/>
              </w:rPr>
            </w:pPr>
            <w:proofErr w:type="spellStart"/>
            <w:r w:rsidRPr="00985FFB">
              <w:rPr>
                <w:i/>
                <w:iCs/>
                <w:szCs w:val="24"/>
              </w:rPr>
              <w:t>y</w:t>
            </w:r>
            <w:r w:rsidRPr="00985FFB">
              <w:rPr>
                <w:i/>
                <w:iCs/>
                <w:szCs w:val="24"/>
                <w:vertAlign w:val="subscript"/>
              </w:rPr>
              <w:t>VA</w:t>
            </w:r>
            <w:proofErr w:type="spellEnd"/>
          </w:p>
        </w:tc>
        <w:tc>
          <w:tcPr>
            <w:tcW w:w="2610" w:type="dxa"/>
            <w:tcBorders>
              <w:left w:val="nil"/>
              <w:right w:val="nil"/>
            </w:tcBorders>
          </w:tcPr>
          <w:p w14:paraId="25D24010" w14:textId="77777777" w:rsidR="00CC7C5F" w:rsidRPr="00224172" w:rsidRDefault="00CC7C5F" w:rsidP="00CC7C5F">
            <w:pPr>
              <w:pStyle w:val="TS"/>
              <w:jc w:val="center"/>
            </w:pPr>
            <w:r w:rsidRPr="00224172">
              <w:t>1.818 [1.601-2.342]</w:t>
            </w:r>
          </w:p>
        </w:tc>
        <w:tc>
          <w:tcPr>
            <w:tcW w:w="1170" w:type="dxa"/>
            <w:tcBorders>
              <w:left w:val="nil"/>
              <w:right w:val="nil"/>
            </w:tcBorders>
          </w:tcPr>
          <w:p w14:paraId="0DF07C0F" w14:textId="77777777" w:rsidR="00CC7C5F" w:rsidRPr="00224172" w:rsidRDefault="00CC7C5F" w:rsidP="00CC7C5F">
            <w:pPr>
              <w:pStyle w:val="TS"/>
              <w:jc w:val="center"/>
            </w:pPr>
            <w:r w:rsidRPr="00224172">
              <w:t>848.65</w:t>
            </w:r>
          </w:p>
        </w:tc>
        <w:tc>
          <w:tcPr>
            <w:tcW w:w="1080" w:type="dxa"/>
            <w:tcBorders>
              <w:left w:val="nil"/>
              <w:right w:val="nil"/>
            </w:tcBorders>
          </w:tcPr>
          <w:p w14:paraId="5DD4018C" w14:textId="77777777" w:rsidR="00CC7C5F" w:rsidRPr="00224172" w:rsidRDefault="00CC7C5F" w:rsidP="00CC7C5F">
            <w:pPr>
              <w:pStyle w:val="TS"/>
              <w:jc w:val="center"/>
            </w:pPr>
            <w:r w:rsidRPr="00224172">
              <w:t>54.62</w:t>
            </w:r>
          </w:p>
        </w:tc>
        <w:tc>
          <w:tcPr>
            <w:tcW w:w="1260" w:type="dxa"/>
            <w:tcBorders>
              <w:left w:val="nil"/>
              <w:right w:val="nil"/>
            </w:tcBorders>
          </w:tcPr>
          <w:p w14:paraId="294C373F" w14:textId="77777777" w:rsidR="00CC7C5F" w:rsidRPr="00224172" w:rsidRDefault="00CC7C5F" w:rsidP="00CC7C5F">
            <w:pPr>
              <w:pStyle w:val="TS"/>
              <w:jc w:val="center"/>
            </w:pPr>
            <w:r w:rsidRPr="00224172">
              <w:t>1.0e-12</w:t>
            </w:r>
          </w:p>
        </w:tc>
      </w:tr>
      <w:tr w:rsidR="00CC7C5F" w:rsidRPr="00985FFB" w14:paraId="6FC20BDC" w14:textId="77777777" w:rsidTr="00CC7C5F">
        <w:tc>
          <w:tcPr>
            <w:tcW w:w="2605" w:type="dxa"/>
            <w:tcBorders>
              <w:left w:val="nil"/>
              <w:right w:val="nil"/>
            </w:tcBorders>
          </w:tcPr>
          <w:p w14:paraId="77405553" w14:textId="77777777" w:rsidR="00CC7C5F" w:rsidRPr="00985FFB" w:rsidRDefault="00CC7C5F" w:rsidP="00C9205B">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Borders>
              <w:left w:val="nil"/>
              <w:right w:val="nil"/>
            </w:tcBorders>
          </w:tcPr>
          <w:p w14:paraId="7A163B2C" w14:textId="77777777" w:rsidR="00CC7C5F" w:rsidRPr="00224172" w:rsidRDefault="00CC7C5F" w:rsidP="00CC7C5F">
            <w:pPr>
              <w:pStyle w:val="TS"/>
              <w:jc w:val="center"/>
            </w:pPr>
            <w:r w:rsidRPr="00224172">
              <w:t>3.105 [2.651-3.726]</w:t>
            </w:r>
          </w:p>
        </w:tc>
        <w:tc>
          <w:tcPr>
            <w:tcW w:w="1170" w:type="dxa"/>
            <w:tcBorders>
              <w:left w:val="nil"/>
              <w:right w:val="nil"/>
            </w:tcBorders>
          </w:tcPr>
          <w:p w14:paraId="41E90816" w14:textId="77777777" w:rsidR="00CC7C5F" w:rsidRPr="00224172" w:rsidRDefault="00CC7C5F" w:rsidP="00CC7C5F">
            <w:pPr>
              <w:pStyle w:val="TS"/>
              <w:jc w:val="center"/>
            </w:pPr>
            <w:r w:rsidRPr="00224172">
              <w:t>855.00</w:t>
            </w:r>
          </w:p>
        </w:tc>
        <w:tc>
          <w:tcPr>
            <w:tcW w:w="1080" w:type="dxa"/>
            <w:tcBorders>
              <w:left w:val="nil"/>
              <w:right w:val="nil"/>
            </w:tcBorders>
          </w:tcPr>
          <w:p w14:paraId="23E80CA2" w14:textId="77777777" w:rsidR="00CC7C5F" w:rsidRPr="00224172" w:rsidRDefault="00CC7C5F" w:rsidP="00CC7C5F">
            <w:pPr>
              <w:pStyle w:val="TS"/>
              <w:jc w:val="center"/>
            </w:pPr>
            <w:r w:rsidRPr="00224172">
              <w:t>60.97</w:t>
            </w:r>
          </w:p>
        </w:tc>
        <w:tc>
          <w:tcPr>
            <w:tcW w:w="1260" w:type="dxa"/>
            <w:tcBorders>
              <w:left w:val="nil"/>
              <w:right w:val="nil"/>
            </w:tcBorders>
          </w:tcPr>
          <w:p w14:paraId="1839781F" w14:textId="77777777" w:rsidR="00CC7C5F" w:rsidRPr="00224172" w:rsidRDefault="00CC7C5F" w:rsidP="00CC7C5F">
            <w:pPr>
              <w:pStyle w:val="TS"/>
              <w:jc w:val="center"/>
            </w:pPr>
            <w:r w:rsidRPr="00224172">
              <w:t>4.2e-14</w:t>
            </w:r>
          </w:p>
        </w:tc>
      </w:tr>
      <w:tr w:rsidR="00CC7C5F" w:rsidRPr="00985FFB" w14:paraId="18BCF231" w14:textId="77777777" w:rsidTr="00CC7C5F">
        <w:tc>
          <w:tcPr>
            <w:tcW w:w="2605" w:type="dxa"/>
            <w:tcBorders>
              <w:left w:val="nil"/>
              <w:right w:val="nil"/>
            </w:tcBorders>
          </w:tcPr>
          <w:p w14:paraId="024DE585" w14:textId="77777777" w:rsidR="00CC7C5F" w:rsidRPr="00985FFB" w:rsidRDefault="00CC7C5F" w:rsidP="00C9205B">
            <w:pPr>
              <w:pStyle w:val="TS"/>
              <w:rPr>
                <w:i/>
                <w:iCs/>
                <w:szCs w:val="24"/>
                <w:vertAlign w:val="subscript"/>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Borders>
              <w:left w:val="nil"/>
              <w:right w:val="nil"/>
            </w:tcBorders>
          </w:tcPr>
          <w:p w14:paraId="016AD6B1" w14:textId="77777777" w:rsidR="00CC7C5F" w:rsidRPr="00224172" w:rsidRDefault="00CC7C5F" w:rsidP="00CC7C5F">
            <w:pPr>
              <w:pStyle w:val="TS"/>
              <w:jc w:val="center"/>
            </w:pPr>
            <w:r w:rsidRPr="00224172">
              <w:t>1.985 [1.688-2.774]</w:t>
            </w:r>
          </w:p>
        </w:tc>
        <w:tc>
          <w:tcPr>
            <w:tcW w:w="1170" w:type="dxa"/>
            <w:tcBorders>
              <w:left w:val="nil"/>
              <w:right w:val="nil"/>
            </w:tcBorders>
          </w:tcPr>
          <w:p w14:paraId="7ABB00B1" w14:textId="77777777" w:rsidR="00CC7C5F" w:rsidRPr="00224172" w:rsidRDefault="00CC7C5F" w:rsidP="00CC7C5F">
            <w:pPr>
              <w:pStyle w:val="TS"/>
              <w:jc w:val="center"/>
            </w:pPr>
            <w:r w:rsidRPr="00224172">
              <w:t>850.64</w:t>
            </w:r>
          </w:p>
        </w:tc>
        <w:tc>
          <w:tcPr>
            <w:tcW w:w="1080" w:type="dxa"/>
            <w:tcBorders>
              <w:left w:val="nil"/>
              <w:right w:val="nil"/>
            </w:tcBorders>
          </w:tcPr>
          <w:p w14:paraId="73168692" w14:textId="77777777" w:rsidR="00CC7C5F" w:rsidRPr="00224172" w:rsidRDefault="00CC7C5F" w:rsidP="00CC7C5F">
            <w:pPr>
              <w:pStyle w:val="TS"/>
              <w:jc w:val="center"/>
            </w:pPr>
            <w:r w:rsidRPr="00224172">
              <w:t>56.61</w:t>
            </w:r>
          </w:p>
        </w:tc>
        <w:tc>
          <w:tcPr>
            <w:tcW w:w="1260" w:type="dxa"/>
            <w:tcBorders>
              <w:left w:val="nil"/>
              <w:right w:val="nil"/>
            </w:tcBorders>
          </w:tcPr>
          <w:p w14:paraId="42357B03" w14:textId="77777777" w:rsidR="00CC7C5F" w:rsidRPr="00224172" w:rsidRDefault="00CC7C5F" w:rsidP="00CC7C5F">
            <w:pPr>
              <w:pStyle w:val="TS"/>
              <w:jc w:val="center"/>
            </w:pPr>
            <w:r w:rsidRPr="00224172">
              <w:t>3.7e-13</w:t>
            </w:r>
          </w:p>
        </w:tc>
      </w:tr>
      <w:tr w:rsidR="00CC7C5F" w:rsidRPr="00985FFB" w14:paraId="2D156E69" w14:textId="77777777" w:rsidTr="00CC7C5F">
        <w:tc>
          <w:tcPr>
            <w:tcW w:w="2605" w:type="dxa"/>
            <w:tcBorders>
              <w:left w:val="nil"/>
              <w:right w:val="nil"/>
            </w:tcBorders>
          </w:tcPr>
          <w:p w14:paraId="23A3FBF2" w14:textId="77777777" w:rsidR="00CC7C5F" w:rsidRPr="00985FFB" w:rsidRDefault="00CC7C5F" w:rsidP="00C9205B">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Borders>
              <w:left w:val="nil"/>
              <w:right w:val="nil"/>
            </w:tcBorders>
          </w:tcPr>
          <w:p w14:paraId="65054AF4" w14:textId="77777777" w:rsidR="00CC7C5F" w:rsidRPr="00224172" w:rsidRDefault="00CC7C5F" w:rsidP="00CC7C5F">
            <w:pPr>
              <w:pStyle w:val="TS"/>
              <w:jc w:val="center"/>
            </w:pPr>
            <w:r w:rsidRPr="00224172">
              <w:t>2.804 [1.605-3.287]</w:t>
            </w:r>
          </w:p>
        </w:tc>
        <w:tc>
          <w:tcPr>
            <w:tcW w:w="1170" w:type="dxa"/>
            <w:tcBorders>
              <w:left w:val="nil"/>
              <w:right w:val="nil"/>
            </w:tcBorders>
          </w:tcPr>
          <w:p w14:paraId="17195CE4" w14:textId="77777777" w:rsidR="00CC7C5F" w:rsidRPr="00224172" w:rsidRDefault="00CC7C5F" w:rsidP="00CC7C5F">
            <w:pPr>
              <w:pStyle w:val="TS"/>
              <w:jc w:val="center"/>
            </w:pPr>
            <w:r w:rsidRPr="00224172">
              <w:t>823.24</w:t>
            </w:r>
          </w:p>
        </w:tc>
        <w:tc>
          <w:tcPr>
            <w:tcW w:w="1080" w:type="dxa"/>
            <w:tcBorders>
              <w:left w:val="nil"/>
              <w:right w:val="nil"/>
            </w:tcBorders>
          </w:tcPr>
          <w:p w14:paraId="430D6009" w14:textId="77777777" w:rsidR="00CC7C5F" w:rsidRPr="00224172" w:rsidRDefault="00CC7C5F" w:rsidP="00CC7C5F">
            <w:pPr>
              <w:pStyle w:val="TS"/>
              <w:jc w:val="center"/>
            </w:pPr>
            <w:r w:rsidRPr="00224172">
              <w:t>29.21</w:t>
            </w:r>
          </w:p>
        </w:tc>
        <w:tc>
          <w:tcPr>
            <w:tcW w:w="1260" w:type="dxa"/>
            <w:tcBorders>
              <w:left w:val="nil"/>
              <w:right w:val="nil"/>
            </w:tcBorders>
          </w:tcPr>
          <w:p w14:paraId="7329FE80" w14:textId="77777777" w:rsidR="00CC7C5F" w:rsidRPr="00224172" w:rsidRDefault="00CC7C5F" w:rsidP="00CC7C5F">
            <w:pPr>
              <w:pStyle w:val="TS"/>
              <w:jc w:val="center"/>
            </w:pPr>
            <w:r w:rsidRPr="00224172">
              <w:t>3.3e-7</w:t>
            </w:r>
          </w:p>
        </w:tc>
      </w:tr>
      <w:tr w:rsidR="00CC7C5F" w:rsidRPr="00985FFB" w14:paraId="67222D84" w14:textId="77777777" w:rsidTr="00CC7C5F">
        <w:tc>
          <w:tcPr>
            <w:tcW w:w="2605" w:type="dxa"/>
            <w:tcBorders>
              <w:left w:val="nil"/>
              <w:right w:val="nil"/>
            </w:tcBorders>
          </w:tcPr>
          <w:p w14:paraId="2A397A01" w14:textId="77777777" w:rsidR="00CC7C5F" w:rsidRPr="00985FFB" w:rsidRDefault="00CC7C5F" w:rsidP="00C9205B">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Borders>
              <w:left w:val="nil"/>
              <w:right w:val="nil"/>
            </w:tcBorders>
          </w:tcPr>
          <w:p w14:paraId="7A0A3341" w14:textId="77777777" w:rsidR="00CC7C5F" w:rsidRPr="00224172" w:rsidRDefault="00CC7C5F" w:rsidP="00CC7C5F">
            <w:pPr>
              <w:pStyle w:val="TS"/>
              <w:jc w:val="center"/>
            </w:pPr>
            <w:r w:rsidRPr="00224172">
              <w:t>1.801 [1.570-2.167]</w:t>
            </w:r>
          </w:p>
        </w:tc>
        <w:tc>
          <w:tcPr>
            <w:tcW w:w="1170" w:type="dxa"/>
            <w:tcBorders>
              <w:left w:val="nil"/>
              <w:right w:val="nil"/>
            </w:tcBorders>
          </w:tcPr>
          <w:p w14:paraId="745D3BF9" w14:textId="77777777" w:rsidR="00CC7C5F" w:rsidRPr="00224172" w:rsidRDefault="00CC7C5F" w:rsidP="00CC7C5F">
            <w:pPr>
              <w:pStyle w:val="TS"/>
              <w:jc w:val="center"/>
            </w:pPr>
            <w:r w:rsidRPr="00224172">
              <w:t>808.12</w:t>
            </w:r>
          </w:p>
        </w:tc>
        <w:tc>
          <w:tcPr>
            <w:tcW w:w="1080" w:type="dxa"/>
            <w:tcBorders>
              <w:left w:val="nil"/>
              <w:right w:val="nil"/>
            </w:tcBorders>
          </w:tcPr>
          <w:p w14:paraId="37D2A6EF" w14:textId="77777777" w:rsidR="00CC7C5F" w:rsidRPr="00224172" w:rsidRDefault="00CC7C5F" w:rsidP="00CC7C5F">
            <w:pPr>
              <w:pStyle w:val="TS"/>
              <w:jc w:val="center"/>
            </w:pPr>
            <w:r w:rsidRPr="00224172">
              <w:t>14.09</w:t>
            </w:r>
          </w:p>
        </w:tc>
        <w:tc>
          <w:tcPr>
            <w:tcW w:w="1260" w:type="dxa"/>
            <w:tcBorders>
              <w:left w:val="nil"/>
              <w:right w:val="nil"/>
            </w:tcBorders>
          </w:tcPr>
          <w:p w14:paraId="275AF2D2" w14:textId="77777777" w:rsidR="00CC7C5F" w:rsidRPr="00224172" w:rsidRDefault="00CC7C5F" w:rsidP="00CC7C5F">
            <w:pPr>
              <w:pStyle w:val="TS"/>
              <w:jc w:val="center"/>
            </w:pPr>
            <w:r w:rsidRPr="00224172">
              <w:t>6.3e-4</w:t>
            </w:r>
          </w:p>
        </w:tc>
      </w:tr>
      <w:tr w:rsidR="00CC7C5F" w:rsidRPr="00985FFB" w14:paraId="575C5959" w14:textId="77777777" w:rsidTr="00CC7C5F">
        <w:tc>
          <w:tcPr>
            <w:tcW w:w="2605" w:type="dxa"/>
            <w:tcBorders>
              <w:left w:val="nil"/>
              <w:right w:val="nil"/>
            </w:tcBorders>
          </w:tcPr>
          <w:p w14:paraId="253908E1" w14:textId="77777777" w:rsidR="00CC7C5F" w:rsidRPr="00985FFB" w:rsidRDefault="00CC7C5F" w:rsidP="00C9205B">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Borders>
              <w:left w:val="nil"/>
              <w:right w:val="nil"/>
            </w:tcBorders>
          </w:tcPr>
          <w:p w14:paraId="1816771C" w14:textId="77777777" w:rsidR="00CC7C5F" w:rsidRPr="00224172" w:rsidRDefault="00CC7C5F" w:rsidP="00CC7C5F">
            <w:pPr>
              <w:pStyle w:val="TS"/>
              <w:jc w:val="center"/>
            </w:pPr>
            <w:r w:rsidRPr="00224172">
              <w:t>2.930 [2.165-3.428]</w:t>
            </w:r>
          </w:p>
        </w:tc>
        <w:tc>
          <w:tcPr>
            <w:tcW w:w="1170" w:type="dxa"/>
            <w:tcBorders>
              <w:left w:val="nil"/>
              <w:right w:val="nil"/>
            </w:tcBorders>
          </w:tcPr>
          <w:p w14:paraId="30E418B5" w14:textId="77777777" w:rsidR="00CC7C5F" w:rsidRPr="00224172" w:rsidRDefault="00CC7C5F" w:rsidP="00CC7C5F">
            <w:pPr>
              <w:pStyle w:val="TS"/>
              <w:jc w:val="center"/>
            </w:pPr>
            <w:r w:rsidRPr="00224172">
              <w:t>838.17</w:t>
            </w:r>
          </w:p>
        </w:tc>
        <w:tc>
          <w:tcPr>
            <w:tcW w:w="1080" w:type="dxa"/>
            <w:tcBorders>
              <w:left w:val="nil"/>
              <w:right w:val="nil"/>
            </w:tcBorders>
          </w:tcPr>
          <w:p w14:paraId="39949FB0" w14:textId="77777777" w:rsidR="00CC7C5F" w:rsidRPr="00224172" w:rsidRDefault="00CC7C5F" w:rsidP="00CC7C5F">
            <w:pPr>
              <w:pStyle w:val="TS"/>
              <w:jc w:val="center"/>
            </w:pPr>
            <w:r w:rsidRPr="00224172">
              <w:t>44.14</w:t>
            </w:r>
          </w:p>
        </w:tc>
        <w:tc>
          <w:tcPr>
            <w:tcW w:w="1260" w:type="dxa"/>
            <w:tcBorders>
              <w:left w:val="nil"/>
              <w:right w:val="nil"/>
            </w:tcBorders>
          </w:tcPr>
          <w:p w14:paraId="15BEE4CD" w14:textId="77777777" w:rsidR="00CC7C5F" w:rsidRPr="00224172" w:rsidRDefault="00CC7C5F" w:rsidP="00CC7C5F">
            <w:pPr>
              <w:pStyle w:val="TS"/>
              <w:jc w:val="center"/>
            </w:pPr>
            <w:r w:rsidRPr="00224172">
              <w:t>1.9e-10</w:t>
            </w:r>
          </w:p>
        </w:tc>
      </w:tr>
      <w:tr w:rsidR="00CC7C5F" w:rsidRPr="00985FFB" w14:paraId="01842B57" w14:textId="77777777" w:rsidTr="00CC7C5F">
        <w:tc>
          <w:tcPr>
            <w:tcW w:w="2605" w:type="dxa"/>
            <w:tcBorders>
              <w:left w:val="nil"/>
              <w:right w:val="nil"/>
            </w:tcBorders>
          </w:tcPr>
          <w:p w14:paraId="0CDC931C" w14:textId="77777777" w:rsidR="00CC7C5F" w:rsidRPr="00985FFB" w:rsidRDefault="00CC7C5F" w:rsidP="00C9205B">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Borders>
              <w:left w:val="nil"/>
              <w:right w:val="nil"/>
            </w:tcBorders>
          </w:tcPr>
          <w:p w14:paraId="0504629B" w14:textId="77777777" w:rsidR="00CC7C5F" w:rsidRPr="00224172" w:rsidRDefault="00CC7C5F" w:rsidP="00CC7C5F">
            <w:pPr>
              <w:pStyle w:val="TS"/>
              <w:jc w:val="center"/>
            </w:pPr>
            <w:r w:rsidRPr="00224172">
              <w:t>1.767 [1.536-2.111]</w:t>
            </w:r>
          </w:p>
        </w:tc>
        <w:tc>
          <w:tcPr>
            <w:tcW w:w="1170" w:type="dxa"/>
            <w:tcBorders>
              <w:left w:val="nil"/>
              <w:right w:val="nil"/>
            </w:tcBorders>
          </w:tcPr>
          <w:p w14:paraId="14478816" w14:textId="77777777" w:rsidR="00CC7C5F" w:rsidRPr="00224172" w:rsidRDefault="00CC7C5F" w:rsidP="00CC7C5F">
            <w:pPr>
              <w:pStyle w:val="TS"/>
              <w:jc w:val="center"/>
            </w:pPr>
            <w:r w:rsidRPr="00224172">
              <w:t>821.30</w:t>
            </w:r>
          </w:p>
        </w:tc>
        <w:tc>
          <w:tcPr>
            <w:tcW w:w="1080" w:type="dxa"/>
            <w:tcBorders>
              <w:left w:val="nil"/>
              <w:right w:val="nil"/>
            </w:tcBorders>
          </w:tcPr>
          <w:p w14:paraId="173C7B2D" w14:textId="77777777" w:rsidR="00CC7C5F" w:rsidRPr="00224172" w:rsidRDefault="00CC7C5F" w:rsidP="00CC7C5F">
            <w:pPr>
              <w:pStyle w:val="TS"/>
              <w:jc w:val="center"/>
            </w:pPr>
            <w:r w:rsidRPr="00224172">
              <w:t>27.27</w:t>
            </w:r>
          </w:p>
        </w:tc>
        <w:tc>
          <w:tcPr>
            <w:tcW w:w="1260" w:type="dxa"/>
            <w:tcBorders>
              <w:left w:val="nil"/>
              <w:right w:val="nil"/>
            </w:tcBorders>
          </w:tcPr>
          <w:p w14:paraId="064E3642" w14:textId="77777777" w:rsidR="00CC7C5F" w:rsidRPr="00224172" w:rsidRDefault="00CC7C5F" w:rsidP="00CC7C5F">
            <w:pPr>
              <w:pStyle w:val="TS"/>
              <w:jc w:val="center"/>
            </w:pPr>
            <w:r w:rsidRPr="00224172">
              <w:t>8.7e-7</w:t>
            </w:r>
          </w:p>
        </w:tc>
      </w:tr>
      <w:tr w:rsidR="00CC7C5F" w:rsidRPr="00985FFB" w14:paraId="03191AC0" w14:textId="77777777" w:rsidTr="00CC7C5F">
        <w:tc>
          <w:tcPr>
            <w:tcW w:w="2605" w:type="dxa"/>
            <w:tcBorders>
              <w:left w:val="nil"/>
              <w:right w:val="nil"/>
            </w:tcBorders>
          </w:tcPr>
          <w:p w14:paraId="467F6645" w14:textId="77777777" w:rsidR="00CC7C5F" w:rsidRPr="00985FFB" w:rsidRDefault="00CC7C5F" w:rsidP="00C9205B">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Borders>
              <w:left w:val="nil"/>
              <w:right w:val="nil"/>
            </w:tcBorders>
          </w:tcPr>
          <w:p w14:paraId="208351B7" w14:textId="77777777" w:rsidR="00CC7C5F" w:rsidRPr="00224172" w:rsidRDefault="00CC7C5F" w:rsidP="00CC7C5F">
            <w:pPr>
              <w:pStyle w:val="TS"/>
              <w:jc w:val="center"/>
            </w:pPr>
            <w:r w:rsidRPr="00224172">
              <w:t>2.819 [1.920-3.286]</w:t>
            </w:r>
          </w:p>
        </w:tc>
        <w:tc>
          <w:tcPr>
            <w:tcW w:w="1170" w:type="dxa"/>
            <w:tcBorders>
              <w:left w:val="nil"/>
              <w:right w:val="nil"/>
            </w:tcBorders>
          </w:tcPr>
          <w:p w14:paraId="68E2A6F4" w14:textId="77777777" w:rsidR="00CC7C5F" w:rsidRPr="00224172" w:rsidRDefault="00CC7C5F" w:rsidP="00CC7C5F">
            <w:pPr>
              <w:pStyle w:val="TS"/>
              <w:jc w:val="center"/>
            </w:pPr>
            <w:r w:rsidRPr="00224172">
              <w:t>810.21</w:t>
            </w:r>
          </w:p>
        </w:tc>
        <w:tc>
          <w:tcPr>
            <w:tcW w:w="1080" w:type="dxa"/>
            <w:tcBorders>
              <w:left w:val="nil"/>
              <w:right w:val="nil"/>
            </w:tcBorders>
          </w:tcPr>
          <w:p w14:paraId="5A2BD7CC" w14:textId="77777777" w:rsidR="00CC7C5F" w:rsidRPr="00224172" w:rsidRDefault="00CC7C5F" w:rsidP="00CC7C5F">
            <w:pPr>
              <w:pStyle w:val="TS"/>
              <w:jc w:val="center"/>
            </w:pPr>
            <w:r w:rsidRPr="00224172">
              <w:t>16.18</w:t>
            </w:r>
          </w:p>
        </w:tc>
        <w:tc>
          <w:tcPr>
            <w:tcW w:w="1260" w:type="dxa"/>
            <w:tcBorders>
              <w:left w:val="nil"/>
              <w:right w:val="nil"/>
            </w:tcBorders>
          </w:tcPr>
          <w:p w14:paraId="5F02A24C" w14:textId="77777777" w:rsidR="00CC7C5F" w:rsidRPr="00224172" w:rsidRDefault="00CC7C5F" w:rsidP="00CC7C5F">
            <w:pPr>
              <w:pStyle w:val="TS"/>
              <w:jc w:val="center"/>
            </w:pPr>
            <w:r w:rsidRPr="00224172">
              <w:t>2.2e-4</w:t>
            </w:r>
          </w:p>
        </w:tc>
      </w:tr>
      <w:tr w:rsidR="00CC7C5F" w:rsidRPr="00985FFB" w14:paraId="396E616A" w14:textId="77777777" w:rsidTr="00CC7C5F">
        <w:tc>
          <w:tcPr>
            <w:tcW w:w="2605" w:type="dxa"/>
            <w:tcBorders>
              <w:left w:val="nil"/>
              <w:right w:val="nil"/>
            </w:tcBorders>
          </w:tcPr>
          <w:p w14:paraId="7523E2C2" w14:textId="77777777" w:rsidR="00CC7C5F" w:rsidRPr="00CC7C5F" w:rsidRDefault="00CC7C5F" w:rsidP="00C9205B">
            <w:pPr>
              <w:pStyle w:val="TS"/>
              <w:rPr>
                <w:b/>
                <w:bCs/>
                <w:i/>
                <w:iCs/>
                <w:szCs w:val="24"/>
              </w:rPr>
            </w:pPr>
            <w:proofErr w:type="spellStart"/>
            <w:r w:rsidRPr="00CC7C5F">
              <w:rPr>
                <w:b/>
                <w:bCs/>
                <w:i/>
                <w:iCs/>
                <w:szCs w:val="24"/>
              </w:rPr>
              <w:t>y</w:t>
            </w:r>
            <w:r w:rsidRPr="00CC7C5F">
              <w:rPr>
                <w:b/>
                <w:bCs/>
                <w:i/>
                <w:iCs/>
                <w:szCs w:val="24"/>
                <w:vertAlign w:val="subscript"/>
              </w:rPr>
              <w:t>VA</w:t>
            </w:r>
            <w:proofErr w:type="spellEnd"/>
            <w:r w:rsidRPr="00CC7C5F">
              <w:rPr>
                <w:b/>
                <w:bCs/>
                <w:i/>
                <w:iCs/>
                <w:szCs w:val="24"/>
              </w:rPr>
              <w:t xml:space="preserve"> </w:t>
            </w:r>
            <w:r w:rsidRPr="00CC7C5F">
              <w:rPr>
                <w:b/>
                <w:bCs/>
                <w:szCs w:val="24"/>
              </w:rPr>
              <w:t>+</w:t>
            </w:r>
            <w:r w:rsidRPr="00CC7C5F">
              <w:rPr>
                <w:rFonts w:cs="Times New Roman"/>
                <w:b/>
                <w:bCs/>
                <w:i/>
                <w:iCs/>
                <w:szCs w:val="24"/>
              </w:rPr>
              <w:t xml:space="preserve"> </w:t>
            </w:r>
            <w:proofErr w:type="spellStart"/>
            <w:r w:rsidRPr="00CC7C5F">
              <w:rPr>
                <w:rFonts w:cs="Times New Roman"/>
                <w:b/>
                <w:bCs/>
                <w:i/>
                <w:iCs/>
                <w:szCs w:val="24"/>
              </w:rPr>
              <w:t>μ</w:t>
            </w:r>
            <w:r w:rsidRPr="00CC7C5F">
              <w:rPr>
                <w:b/>
                <w:bCs/>
                <w:i/>
                <w:iCs/>
                <w:szCs w:val="24"/>
                <w:vertAlign w:val="subscript"/>
              </w:rPr>
              <w:t>emb</w:t>
            </w:r>
            <w:proofErr w:type="spellEnd"/>
            <w:r w:rsidRPr="00CC7C5F">
              <w:rPr>
                <w:b/>
                <w:bCs/>
                <w:szCs w:val="24"/>
              </w:rPr>
              <w:t xml:space="preserve"> + </w:t>
            </w:r>
            <w:proofErr w:type="spellStart"/>
            <w:r w:rsidRPr="00CC7C5F">
              <w:rPr>
                <w:rFonts w:cs="Times New Roman"/>
                <w:b/>
                <w:bCs/>
                <w:i/>
                <w:iCs/>
                <w:szCs w:val="24"/>
              </w:rPr>
              <w:t>μ</w:t>
            </w:r>
            <w:r w:rsidRPr="00CC7C5F">
              <w:rPr>
                <w:rFonts w:cs="Times New Roman"/>
                <w:b/>
                <w:bCs/>
                <w:i/>
                <w:iCs/>
                <w:szCs w:val="24"/>
                <w:vertAlign w:val="subscript"/>
              </w:rPr>
              <w:t>lar</w:t>
            </w:r>
            <w:proofErr w:type="spellEnd"/>
          </w:p>
        </w:tc>
        <w:tc>
          <w:tcPr>
            <w:tcW w:w="2610" w:type="dxa"/>
            <w:tcBorders>
              <w:left w:val="nil"/>
              <w:right w:val="nil"/>
            </w:tcBorders>
          </w:tcPr>
          <w:p w14:paraId="7CBF105B" w14:textId="77777777" w:rsidR="00CC7C5F" w:rsidRPr="00CC7C5F" w:rsidRDefault="00CC7C5F" w:rsidP="00CC7C5F">
            <w:pPr>
              <w:pStyle w:val="TS"/>
              <w:jc w:val="center"/>
              <w:rPr>
                <w:b/>
                <w:bCs/>
              </w:rPr>
            </w:pPr>
            <w:r w:rsidRPr="00CC7C5F">
              <w:rPr>
                <w:b/>
                <w:bCs/>
              </w:rPr>
              <w:t>1.827 [1.620-2.269]</w:t>
            </w:r>
          </w:p>
        </w:tc>
        <w:tc>
          <w:tcPr>
            <w:tcW w:w="1170" w:type="dxa"/>
            <w:tcBorders>
              <w:left w:val="nil"/>
              <w:right w:val="nil"/>
            </w:tcBorders>
          </w:tcPr>
          <w:p w14:paraId="48E368C5" w14:textId="77777777" w:rsidR="00CC7C5F" w:rsidRPr="00CC7C5F" w:rsidRDefault="00CC7C5F" w:rsidP="00CC7C5F">
            <w:pPr>
              <w:pStyle w:val="TS"/>
              <w:jc w:val="center"/>
              <w:rPr>
                <w:b/>
                <w:bCs/>
              </w:rPr>
            </w:pPr>
            <w:r w:rsidRPr="00CC7C5F">
              <w:rPr>
                <w:b/>
                <w:bCs/>
              </w:rPr>
              <w:t>794.03</w:t>
            </w:r>
          </w:p>
        </w:tc>
        <w:tc>
          <w:tcPr>
            <w:tcW w:w="1080" w:type="dxa"/>
            <w:tcBorders>
              <w:left w:val="nil"/>
              <w:right w:val="nil"/>
            </w:tcBorders>
          </w:tcPr>
          <w:p w14:paraId="57373531" w14:textId="77777777" w:rsidR="00CC7C5F" w:rsidRPr="00CC7C5F" w:rsidRDefault="00CC7C5F" w:rsidP="00CC7C5F">
            <w:pPr>
              <w:pStyle w:val="TS"/>
              <w:jc w:val="center"/>
              <w:rPr>
                <w:b/>
                <w:bCs/>
              </w:rPr>
            </w:pPr>
            <w:r w:rsidRPr="00CC7C5F">
              <w:rPr>
                <w:b/>
                <w:bCs/>
              </w:rPr>
              <w:t>0</w:t>
            </w:r>
          </w:p>
        </w:tc>
        <w:tc>
          <w:tcPr>
            <w:tcW w:w="1260" w:type="dxa"/>
            <w:tcBorders>
              <w:left w:val="nil"/>
              <w:right w:val="nil"/>
            </w:tcBorders>
          </w:tcPr>
          <w:p w14:paraId="7C007AA7" w14:textId="77777777" w:rsidR="00CC7C5F" w:rsidRPr="00CC7C5F" w:rsidRDefault="00CC7C5F" w:rsidP="00CC7C5F">
            <w:pPr>
              <w:pStyle w:val="TS"/>
              <w:jc w:val="center"/>
              <w:rPr>
                <w:b/>
                <w:bCs/>
              </w:rPr>
            </w:pPr>
            <w:r w:rsidRPr="00CC7C5F">
              <w:rPr>
                <w:b/>
                <w:bCs/>
              </w:rPr>
              <w:t>0.72</w:t>
            </w:r>
          </w:p>
        </w:tc>
      </w:tr>
      <w:tr w:rsidR="00CC7C5F" w:rsidRPr="00985FFB" w14:paraId="674DBA89" w14:textId="77777777" w:rsidTr="00CC7C5F">
        <w:tc>
          <w:tcPr>
            <w:tcW w:w="2605" w:type="dxa"/>
            <w:tcBorders>
              <w:left w:val="nil"/>
              <w:right w:val="nil"/>
            </w:tcBorders>
          </w:tcPr>
          <w:p w14:paraId="5A9BE604" w14:textId="77777777" w:rsidR="00CC7C5F" w:rsidRPr="00985FFB" w:rsidRDefault="00CC7C5F" w:rsidP="00C9205B">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Borders>
              <w:left w:val="nil"/>
              <w:right w:val="nil"/>
            </w:tcBorders>
          </w:tcPr>
          <w:p w14:paraId="29D3FE5F" w14:textId="77777777" w:rsidR="00CC7C5F" w:rsidRPr="00224172" w:rsidRDefault="00CC7C5F" w:rsidP="00CC7C5F">
            <w:pPr>
              <w:pStyle w:val="TS"/>
              <w:jc w:val="center"/>
            </w:pPr>
            <w:r w:rsidRPr="00224172">
              <w:t>2.913 [2.288, 3.387]</w:t>
            </w:r>
          </w:p>
        </w:tc>
        <w:tc>
          <w:tcPr>
            <w:tcW w:w="1170" w:type="dxa"/>
            <w:tcBorders>
              <w:left w:val="nil"/>
              <w:right w:val="nil"/>
            </w:tcBorders>
          </w:tcPr>
          <w:p w14:paraId="44D250F6" w14:textId="77777777" w:rsidR="00CC7C5F" w:rsidRPr="00224172" w:rsidRDefault="00CC7C5F" w:rsidP="00CC7C5F">
            <w:pPr>
              <w:pStyle w:val="TS"/>
              <w:jc w:val="center"/>
            </w:pPr>
            <w:r w:rsidRPr="00224172">
              <w:t>809.96</w:t>
            </w:r>
          </w:p>
        </w:tc>
        <w:tc>
          <w:tcPr>
            <w:tcW w:w="1080" w:type="dxa"/>
            <w:tcBorders>
              <w:left w:val="nil"/>
              <w:right w:val="nil"/>
            </w:tcBorders>
          </w:tcPr>
          <w:p w14:paraId="5378CE06" w14:textId="77777777" w:rsidR="00CC7C5F" w:rsidRPr="00224172" w:rsidRDefault="00CC7C5F" w:rsidP="00CC7C5F">
            <w:pPr>
              <w:pStyle w:val="TS"/>
              <w:jc w:val="center"/>
            </w:pPr>
            <w:r w:rsidRPr="00224172">
              <w:t>15.93</w:t>
            </w:r>
          </w:p>
        </w:tc>
        <w:tc>
          <w:tcPr>
            <w:tcW w:w="1260" w:type="dxa"/>
            <w:tcBorders>
              <w:left w:val="nil"/>
              <w:right w:val="nil"/>
            </w:tcBorders>
          </w:tcPr>
          <w:p w14:paraId="5C84A228" w14:textId="77777777" w:rsidR="00CC7C5F" w:rsidRPr="00224172" w:rsidRDefault="00CC7C5F" w:rsidP="00CC7C5F">
            <w:pPr>
              <w:pStyle w:val="TS"/>
              <w:jc w:val="center"/>
            </w:pPr>
            <w:r w:rsidRPr="00224172">
              <w:t>2.5e-4</w:t>
            </w:r>
          </w:p>
        </w:tc>
      </w:tr>
      <w:tr w:rsidR="00CC7C5F" w:rsidRPr="00985FFB" w14:paraId="2A87746F" w14:textId="77777777" w:rsidTr="00CC7C5F">
        <w:tc>
          <w:tcPr>
            <w:tcW w:w="2605" w:type="dxa"/>
            <w:tcBorders>
              <w:left w:val="nil"/>
              <w:bottom w:val="single" w:sz="12" w:space="0" w:color="auto"/>
              <w:right w:val="nil"/>
            </w:tcBorders>
          </w:tcPr>
          <w:p w14:paraId="2BFA0A17" w14:textId="77777777" w:rsidR="00CC7C5F" w:rsidRPr="00985FFB" w:rsidRDefault="00CC7C5F" w:rsidP="00C9205B">
            <w:pPr>
              <w:pStyle w:val="TS"/>
              <w:rPr>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i/>
                <w:iCs/>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Borders>
              <w:left w:val="nil"/>
              <w:bottom w:val="single" w:sz="12" w:space="0" w:color="auto"/>
              <w:right w:val="nil"/>
            </w:tcBorders>
          </w:tcPr>
          <w:p w14:paraId="3261D28C" w14:textId="77777777" w:rsidR="00CC7C5F" w:rsidRPr="00224172" w:rsidRDefault="00CC7C5F" w:rsidP="00CC7C5F">
            <w:pPr>
              <w:pStyle w:val="TS"/>
              <w:jc w:val="center"/>
            </w:pPr>
            <w:r w:rsidRPr="00224172">
              <w:t>1.981 [1.700, 2.456]</w:t>
            </w:r>
          </w:p>
        </w:tc>
        <w:tc>
          <w:tcPr>
            <w:tcW w:w="1170" w:type="dxa"/>
            <w:tcBorders>
              <w:left w:val="nil"/>
              <w:bottom w:val="single" w:sz="12" w:space="0" w:color="auto"/>
              <w:right w:val="nil"/>
            </w:tcBorders>
          </w:tcPr>
          <w:p w14:paraId="6DD7158E" w14:textId="77777777" w:rsidR="00CC7C5F" w:rsidRPr="00224172" w:rsidRDefault="00CC7C5F" w:rsidP="00CC7C5F">
            <w:pPr>
              <w:pStyle w:val="TS"/>
              <w:jc w:val="center"/>
            </w:pPr>
            <w:r w:rsidRPr="00224172">
              <w:t>795.97</w:t>
            </w:r>
          </w:p>
        </w:tc>
        <w:tc>
          <w:tcPr>
            <w:tcW w:w="1080" w:type="dxa"/>
            <w:tcBorders>
              <w:left w:val="nil"/>
              <w:bottom w:val="single" w:sz="12" w:space="0" w:color="auto"/>
              <w:right w:val="nil"/>
            </w:tcBorders>
          </w:tcPr>
          <w:p w14:paraId="6F62DA79" w14:textId="77777777" w:rsidR="00CC7C5F" w:rsidRPr="00224172" w:rsidRDefault="00CC7C5F" w:rsidP="00CC7C5F">
            <w:pPr>
              <w:pStyle w:val="TS"/>
              <w:jc w:val="center"/>
            </w:pPr>
            <w:r w:rsidRPr="00224172">
              <w:t>1.94</w:t>
            </w:r>
          </w:p>
        </w:tc>
        <w:tc>
          <w:tcPr>
            <w:tcW w:w="1260" w:type="dxa"/>
            <w:tcBorders>
              <w:left w:val="nil"/>
              <w:bottom w:val="single" w:sz="12" w:space="0" w:color="auto"/>
              <w:right w:val="nil"/>
            </w:tcBorders>
          </w:tcPr>
          <w:p w14:paraId="3E6457C2" w14:textId="77777777" w:rsidR="00CC7C5F" w:rsidRPr="00224172" w:rsidRDefault="00CC7C5F" w:rsidP="00CC7C5F">
            <w:pPr>
              <w:pStyle w:val="TS"/>
              <w:jc w:val="center"/>
            </w:pPr>
            <w:r w:rsidRPr="00224172">
              <w:t>0.27</w:t>
            </w:r>
          </w:p>
        </w:tc>
      </w:tr>
    </w:tbl>
    <w:p w14:paraId="298AA0B0" w14:textId="77777777" w:rsidR="00CC7C5F" w:rsidRPr="00985FFB" w:rsidRDefault="00CC7C5F" w:rsidP="00CC7C5F">
      <w:pPr>
        <w:pStyle w:val="TS"/>
        <w:spacing w:line="360" w:lineRule="auto"/>
      </w:pPr>
      <w:r w:rsidRPr="00985FFB">
        <w:rPr>
          <w:b/>
          <w:bCs/>
        </w:rPr>
        <w:t xml:space="preserve">Table </w:t>
      </w:r>
      <w:r>
        <w:rPr>
          <w:b/>
          <w:bCs/>
        </w:rPr>
        <w:t>4</w:t>
      </w:r>
      <w:r w:rsidRPr="00985FFB">
        <w:rPr>
          <w:b/>
          <w:bCs/>
        </w:rPr>
        <w:t xml:space="preserve">. </w:t>
      </w:r>
      <w:r>
        <w:rPr>
          <w:b/>
          <w:bCs/>
        </w:rPr>
        <w:t xml:space="preserve">Parameter </w:t>
      </w:r>
      <w:r>
        <w:rPr>
          <w:b/>
          <w:bCs/>
          <w:i/>
          <w:iCs/>
        </w:rPr>
        <w:t xml:space="preserve">Z </w:t>
      </w:r>
      <w:r>
        <w:rPr>
          <w:b/>
          <w:bCs/>
        </w:rPr>
        <w:t xml:space="preserve">estimates and model selection results. </w:t>
      </w:r>
      <w:r w:rsidRPr="00985FFB">
        <w:t xml:space="preserve">The estimated </w:t>
      </w:r>
      <w:r w:rsidRPr="00985FFB">
        <w:rPr>
          <w:i/>
          <w:iCs/>
        </w:rPr>
        <w:t>Z</w:t>
      </w:r>
      <w:r w:rsidRPr="00985FFB">
        <w:t xml:space="preserve"> value</w:t>
      </w:r>
      <w:r>
        <w:t>,</w:t>
      </w:r>
      <w:r w:rsidRPr="00985FFB">
        <w:t xml:space="preserve"> </w:t>
      </w:r>
      <w:proofErr w:type="spellStart"/>
      <w:r w:rsidRPr="00985FFB">
        <w:t>AICc</w:t>
      </w:r>
      <w:proofErr w:type="spellEnd"/>
      <w:r>
        <w:t xml:space="preserve">, </w:t>
      </w:r>
      <w:proofErr w:type="spellStart"/>
      <w:r w:rsidRPr="00985FFB">
        <w:rPr>
          <w:rFonts w:cs="Times New Roman"/>
        </w:rPr>
        <w:t>Δ</w:t>
      </w:r>
      <w:r w:rsidRPr="00985FFB">
        <w:t>AICc</w:t>
      </w:r>
      <w:proofErr w:type="spellEnd"/>
      <w:r>
        <w:t>,</w:t>
      </w:r>
      <w:r w:rsidRPr="00985FFB">
        <w:t xml:space="preserve"> and Akaike weights when the correction factors were applied to each parameter or combination of parameters. </w:t>
      </w:r>
      <w:proofErr w:type="spellStart"/>
      <w:r w:rsidRPr="00985FFB">
        <w:rPr>
          <w:rFonts w:cs="Times New Roman"/>
        </w:rPr>
        <w:t>Δ</w:t>
      </w:r>
      <w:r w:rsidRPr="00985FFB">
        <w:t>AICc</w:t>
      </w:r>
      <w:proofErr w:type="spellEnd"/>
      <w:r w:rsidRPr="00985FFB">
        <w:t xml:space="preserve"> and Akaike weights </w:t>
      </w:r>
      <w:r>
        <w:t>were calculated with</w:t>
      </w:r>
      <w:r w:rsidRPr="00985FFB">
        <w:t xml:space="preserve"> </w:t>
      </w:r>
      <w:proofErr w:type="spellStart"/>
      <w:r w:rsidRPr="00985FFB">
        <w:t>AICc</w:t>
      </w:r>
      <w:r w:rsidRPr="00985FFB">
        <w:rPr>
          <w:vertAlign w:val="subscript"/>
        </w:rPr>
        <w:t>min</w:t>
      </w:r>
      <w:proofErr w:type="spellEnd"/>
      <w:r w:rsidRPr="00985FFB">
        <w:t xml:space="preserve"> = </w:t>
      </w:r>
      <w:r>
        <w:t>794.03</w:t>
      </w:r>
      <w:r w:rsidRPr="00985FFB">
        <w:t xml:space="preserve"> for the </w:t>
      </w:r>
      <w:proofErr w:type="spellStart"/>
      <w:r w:rsidRPr="00985FFB">
        <w:rPr>
          <w:i/>
          <w:iCs/>
          <w:szCs w:val="24"/>
        </w:rPr>
        <w:t>y</w:t>
      </w:r>
      <w:r w:rsidRPr="00985FFB">
        <w:rPr>
          <w:i/>
          <w:iCs/>
          <w:szCs w:val="24"/>
          <w:vertAlign w:val="subscript"/>
        </w:rPr>
        <w:t>VA</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r w:rsidRPr="00985FFB">
        <w:rPr>
          <w:rFonts w:cs="Times New Roman"/>
          <w:szCs w:val="24"/>
        </w:rPr>
        <w:t xml:space="preserve"> model</w:t>
      </w:r>
      <w:r>
        <w:rPr>
          <w:rFonts w:cs="Times New Roman"/>
          <w:szCs w:val="24"/>
        </w:rPr>
        <w:t xml:space="preserve"> (bold)</w:t>
      </w:r>
      <w:r w:rsidRPr="00985FFB">
        <w:rPr>
          <w:rFonts w:cs="Times New Roman"/>
          <w:szCs w:val="24"/>
        </w:rPr>
        <w:t>.</w:t>
      </w:r>
    </w:p>
    <w:bookmarkEnd w:id="383"/>
    <w:p w14:paraId="280C5BC7" w14:textId="77777777" w:rsidR="00CC7C5F" w:rsidRDefault="00CC7C5F" w:rsidP="00AA46F0">
      <w:pPr>
        <w:pStyle w:val="TS"/>
        <w:spacing w:line="360" w:lineRule="auto"/>
        <w:ind w:firstLine="720"/>
      </w:pPr>
    </w:p>
    <w:p w14:paraId="4612A76F" w14:textId="77777777" w:rsidR="00F51D25" w:rsidRDefault="00F51D25" w:rsidP="00AA46F0">
      <w:pPr>
        <w:pStyle w:val="TS"/>
        <w:spacing w:line="360" w:lineRule="auto"/>
        <w:ind w:firstLine="720"/>
      </w:pPr>
    </w:p>
    <w:p w14:paraId="61842EAA" w14:textId="77777777" w:rsidR="00F51D25" w:rsidRDefault="00F51D25" w:rsidP="00F51D25">
      <w:pPr>
        <w:pStyle w:val="TS"/>
        <w:rPr>
          <w:b/>
          <w:bCs/>
        </w:rPr>
      </w:pPr>
      <w:r>
        <w:rPr>
          <w:b/>
          <w:bCs/>
          <w:noProof/>
        </w:rPr>
        <w:lastRenderedPageBreak/>
        <w:drawing>
          <wp:inline distT="0" distB="0" distL="0" distR="0" wp14:anchorId="130D7280" wp14:editId="05EE5C2A">
            <wp:extent cx="5850467" cy="5597520"/>
            <wp:effectExtent l="0" t="0" r="0" b="3810"/>
            <wp:docPr id="166260556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1575" name="Picture 1" descr="A diagram of a graph&#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l="7408" t="12290" r="19922" b="5540"/>
                    <a:stretch/>
                  </pic:blipFill>
                  <pic:spPr bwMode="auto">
                    <a:xfrm>
                      <a:off x="0" y="0"/>
                      <a:ext cx="5862126" cy="5608675"/>
                    </a:xfrm>
                    <a:prstGeom prst="rect">
                      <a:avLst/>
                    </a:prstGeom>
                    <a:ln>
                      <a:noFill/>
                    </a:ln>
                    <a:extLst>
                      <a:ext uri="{53640926-AAD7-44D8-BBD7-CCE9431645EC}">
                        <a14:shadowObscured xmlns:a14="http://schemas.microsoft.com/office/drawing/2010/main"/>
                      </a:ext>
                    </a:extLst>
                  </pic:spPr>
                </pic:pic>
              </a:graphicData>
            </a:graphic>
          </wp:inline>
        </w:drawing>
      </w:r>
    </w:p>
    <w:p w14:paraId="26FF1E81" w14:textId="77777777" w:rsidR="00F51D25" w:rsidRDefault="00F51D25" w:rsidP="00F51D25">
      <w:pPr>
        <w:pStyle w:val="TS"/>
        <w:rPr>
          <w:b/>
          <w:bCs/>
        </w:rPr>
      </w:pPr>
    </w:p>
    <w:p w14:paraId="2442002D" w14:textId="621CA756" w:rsidR="00F51D25" w:rsidRPr="001E469E" w:rsidRDefault="00F51D25" w:rsidP="00F51D25">
      <w:pPr>
        <w:pStyle w:val="TS"/>
        <w:spacing w:line="360" w:lineRule="auto"/>
      </w:pPr>
      <w:r w:rsidRPr="00985FFB">
        <w:rPr>
          <w:b/>
          <w:bCs/>
        </w:rPr>
        <w:t xml:space="preserve">Figure </w:t>
      </w:r>
      <w:r>
        <w:rPr>
          <w:b/>
          <w:bCs/>
        </w:rPr>
        <w:t>4</w:t>
      </w:r>
      <w:r w:rsidRPr="00985FFB">
        <w:rPr>
          <w:b/>
          <w:bCs/>
        </w:rPr>
        <w:t xml:space="preserve">. </w:t>
      </w:r>
      <w:r w:rsidRPr="00F51D25">
        <w:rPr>
          <w:b/>
          <w:bCs/>
        </w:rPr>
        <w:t xml:space="preserve">Best fit of </w:t>
      </w:r>
      <w:proofErr w:type="spellStart"/>
      <w:r w:rsidRPr="00F51D25">
        <w:rPr>
          <w:b/>
          <w:bCs/>
        </w:rPr>
        <w:t>DEBkiss</w:t>
      </w:r>
      <w:proofErr w:type="spellEnd"/>
      <w:r w:rsidRPr="00F51D25">
        <w:rPr>
          <w:b/>
          <w:bCs/>
        </w:rPr>
        <w:t xml:space="preserve"> model to experimental data from four DO levels</w:t>
      </w:r>
      <w:r>
        <w:t>.</w:t>
      </w:r>
      <w:r w:rsidRPr="00985FFB">
        <w:t xml:space="preserve"> </w:t>
      </w:r>
      <w:r>
        <w:t>The best fit of the predicted data (lines) to the observed data (dots) for four DO levels is shown, for</w:t>
      </w:r>
      <w:r w:rsidRPr="00985FFB">
        <w:t xml:space="preserve"> early life data only. The best fitting model was selected </w:t>
      </w:r>
      <w:r>
        <w:rPr>
          <w:rFonts w:cs="Times New Roman"/>
        </w:rPr>
        <w:t xml:space="preserve">based on </w:t>
      </w:r>
      <w:proofErr w:type="gramStart"/>
      <w:r>
        <w:rPr>
          <w:rFonts w:cs="Times New Roman"/>
        </w:rPr>
        <w:t>lowest</w:t>
      </w:r>
      <w:proofErr w:type="gramEnd"/>
      <w:r>
        <w:rPr>
          <w:rFonts w:cs="Times New Roman"/>
        </w:rPr>
        <w:t xml:space="preserve"> </w:t>
      </w:r>
      <w:proofErr w:type="spellStart"/>
      <w:r w:rsidRPr="00985FFB">
        <w:t>AICc</w:t>
      </w:r>
      <w:proofErr w:type="spellEnd"/>
      <w:r w:rsidRPr="00985FFB">
        <w:t xml:space="preserve">. (A) is total length (mm) over time (days), (B) is egg buffer mass (mg) over time (days), and (C) is survival over time (days), with means rather than all data plotted for survival for ease of viewing. </w:t>
      </w:r>
      <w:r>
        <w:t xml:space="preserve">Full datasets used to estimate the correction factor parameter </w:t>
      </w:r>
      <w:r>
        <w:rPr>
          <w:i/>
          <w:iCs/>
        </w:rPr>
        <w:t>Z</w:t>
      </w:r>
      <w:r>
        <w:t xml:space="preserve"> are plotted in Figure S1. </w:t>
      </w:r>
    </w:p>
    <w:p w14:paraId="2B3C4E60" w14:textId="77777777" w:rsidR="00F51D25" w:rsidRPr="00AA46F0" w:rsidRDefault="00F51D25" w:rsidP="00AA46F0">
      <w:pPr>
        <w:pStyle w:val="TS"/>
        <w:spacing w:line="360" w:lineRule="auto"/>
        <w:ind w:firstLine="720"/>
        <w:rPr>
          <w:rFonts w:eastAsiaTheme="minorEastAsia"/>
        </w:rPr>
      </w:pPr>
    </w:p>
    <w:p w14:paraId="2FEE2BE8" w14:textId="6F1CBBCC" w:rsidR="002D0A78" w:rsidRDefault="002D0A78" w:rsidP="00C76DD0">
      <w:pPr>
        <w:pStyle w:val="TS"/>
        <w:spacing w:line="360" w:lineRule="auto"/>
      </w:pPr>
      <w:r w:rsidRPr="00985FFB">
        <w:tab/>
      </w:r>
      <w:r w:rsidR="00C26F45">
        <w:t xml:space="preserve">Interestingly, although </w:t>
      </w:r>
      <w:r w:rsidR="00C26F45">
        <w:rPr>
          <w:i/>
          <w:iCs/>
        </w:rPr>
        <w:t>J</w:t>
      </w:r>
      <w:r w:rsidR="00C26F45">
        <w:rPr>
          <w:i/>
          <w:iCs/>
          <w:vertAlign w:val="superscript"/>
        </w:rPr>
        <w:t>a</w:t>
      </w:r>
      <w:r w:rsidR="00C26F45">
        <w:rPr>
          <w:i/>
          <w:iCs/>
          <w:vertAlign w:val="subscript"/>
        </w:rPr>
        <w:t>Am</w:t>
      </w:r>
      <w:r w:rsidR="00C26F45">
        <w:t xml:space="preserve"> affects the variables similarly to </w:t>
      </w:r>
      <w:proofErr w:type="spellStart"/>
      <w:r w:rsidR="00C26F45">
        <w:rPr>
          <w:i/>
          <w:iCs/>
        </w:rPr>
        <w:t>y</w:t>
      </w:r>
      <w:r w:rsidR="00C26F45">
        <w:rPr>
          <w:i/>
          <w:iCs/>
          <w:vertAlign w:val="subscript"/>
        </w:rPr>
        <w:t>VA</w:t>
      </w:r>
      <w:proofErr w:type="spellEnd"/>
      <w:r w:rsidR="00C26F45">
        <w:t xml:space="preserve">, the ratio of Akaike weights showed that the best fitting model is about 3000 times as likely as the version applying </w:t>
      </w:r>
      <w:r w:rsidR="00C26F45">
        <w:lastRenderedPageBreak/>
        <w:t xml:space="preserve">inhibition to </w:t>
      </w:r>
      <w:r w:rsidR="00C26F45">
        <w:rPr>
          <w:i/>
          <w:iCs/>
        </w:rPr>
        <w:t>J</w:t>
      </w:r>
      <w:r w:rsidR="00C26F45">
        <w:rPr>
          <w:i/>
          <w:iCs/>
          <w:vertAlign w:val="superscript"/>
        </w:rPr>
        <w:t>a</w:t>
      </w:r>
      <w:r w:rsidR="00C26F45">
        <w:rPr>
          <w:i/>
          <w:iCs/>
          <w:vertAlign w:val="subscript"/>
        </w:rPr>
        <w:t>Am</w:t>
      </w:r>
      <w:r w:rsidR="00C26F45">
        <w:t xml:space="preserve">, </w:t>
      </w:r>
      <w:proofErr w:type="spellStart"/>
      <w:r w:rsidR="00C26F45" w:rsidRPr="00985FFB">
        <w:rPr>
          <w:rFonts w:cs="Times New Roman"/>
          <w:i/>
          <w:iCs/>
        </w:rPr>
        <w:t>μ</w:t>
      </w:r>
      <w:r w:rsidR="00C26F45" w:rsidRPr="00985FFB">
        <w:rPr>
          <w:i/>
          <w:iCs/>
          <w:vertAlign w:val="subscript"/>
        </w:rPr>
        <w:t>emb</w:t>
      </w:r>
      <w:proofErr w:type="spellEnd"/>
      <w:r w:rsidR="00C26F45">
        <w:t>,</w:t>
      </w:r>
      <w:r w:rsidR="00C26F45" w:rsidRPr="00985FFB">
        <w:t xml:space="preserve"> and </w:t>
      </w:r>
      <w:proofErr w:type="spellStart"/>
      <w:r w:rsidR="00C26F45" w:rsidRPr="00985FFB">
        <w:rPr>
          <w:rFonts w:cs="Times New Roman"/>
          <w:i/>
          <w:iCs/>
        </w:rPr>
        <w:t>μ</w:t>
      </w:r>
      <w:r w:rsidR="00C26F45" w:rsidRPr="00985FFB">
        <w:rPr>
          <w:i/>
          <w:iCs/>
          <w:vertAlign w:val="subscript"/>
        </w:rPr>
        <w:t>lar</w:t>
      </w:r>
      <w:proofErr w:type="spellEnd"/>
      <w:r w:rsidR="00C26F45">
        <w:t xml:space="preserve"> (Table 4). </w:t>
      </w:r>
      <w:r w:rsidRPr="00985FFB">
        <w:t xml:space="preserve">Reducing </w:t>
      </w:r>
      <w:r w:rsidRPr="00985FFB">
        <w:rPr>
          <w:i/>
          <w:iCs/>
        </w:rPr>
        <w:t>J</w:t>
      </w:r>
      <w:r w:rsidRPr="00985FFB">
        <w:rPr>
          <w:i/>
          <w:iCs/>
          <w:vertAlign w:val="superscript"/>
        </w:rPr>
        <w:t>a</w:t>
      </w:r>
      <w:r w:rsidRPr="00985FFB">
        <w:rPr>
          <w:i/>
          <w:iCs/>
          <w:vertAlign w:val="subscript"/>
        </w:rPr>
        <w:t>Am</w:t>
      </w:r>
      <w:r w:rsidRPr="00985FFB">
        <w:t xml:space="preserve"> with hypoxia using</w:t>
      </w:r>
      <w:r w:rsidR="00520B64">
        <w:t xml:space="preserve"> the</w:t>
      </w:r>
      <w:r w:rsidRPr="00985FFB">
        <w:t xml:space="preserve"> correction factor</w:t>
      </w:r>
      <w:r w:rsidR="00520B64">
        <w:t xml:space="preserve"> </w:t>
      </w:r>
      <w:r w:rsidRPr="00985FFB">
        <w:t>resulted in a</w:t>
      </w:r>
      <w:r w:rsidR="00C26F45">
        <w:t xml:space="preserve"> visually</w:t>
      </w:r>
      <w:r w:rsidRPr="00985FFB">
        <w:t xml:space="preserve"> good fit to the data across oxygen level</w:t>
      </w:r>
      <w:r w:rsidR="00C26F45">
        <w:t>s and variables</w:t>
      </w:r>
      <w:r w:rsidRPr="00985FFB">
        <w:t xml:space="preserve">. </w:t>
      </w:r>
      <w:r w:rsidR="00520B64">
        <w:t xml:space="preserve">Simultaneously applying </w:t>
      </w:r>
      <w:r w:rsidR="00520B64">
        <w:rPr>
          <w:i/>
          <w:iCs/>
        </w:rPr>
        <w:t>c</w:t>
      </w:r>
      <w:r w:rsidR="00520B64">
        <w:t xml:space="preserve"> to </w:t>
      </w:r>
      <w:r w:rsidRPr="00985FFB">
        <w:rPr>
          <w:i/>
          <w:iCs/>
        </w:rPr>
        <w:t>J</w:t>
      </w:r>
      <w:r w:rsidRPr="00985FFB">
        <w:rPr>
          <w:i/>
          <w:iCs/>
          <w:vertAlign w:val="superscript"/>
        </w:rPr>
        <w:t>a</w:t>
      </w:r>
      <w:r w:rsidRPr="00985FFB">
        <w:rPr>
          <w:i/>
          <w:iCs/>
          <w:vertAlign w:val="subscript"/>
        </w:rPr>
        <w:t>Am</w:t>
      </w:r>
      <w:r w:rsidRPr="00985FFB">
        <w:t xml:space="preserve"> </w:t>
      </w:r>
      <w:r w:rsidR="00520B64">
        <w:t>and</w:t>
      </w:r>
      <w:r w:rsidRPr="00985FFB">
        <w:t xml:space="preserve"> both mortality </w:t>
      </w:r>
      <w:r w:rsidR="00520B64">
        <w:t>parameter</w:t>
      </w:r>
      <w:r w:rsidRPr="00985FFB">
        <w:t xml:space="preserve">s improved the fit </w:t>
      </w:r>
      <w:r w:rsidR="00520B64">
        <w:t xml:space="preserve">compared to only applying it to </w:t>
      </w:r>
      <w:r w:rsidR="00520B64">
        <w:rPr>
          <w:i/>
          <w:iCs/>
        </w:rPr>
        <w:t>J</w:t>
      </w:r>
      <w:r w:rsidR="00520B64">
        <w:rPr>
          <w:i/>
          <w:iCs/>
          <w:vertAlign w:val="superscript"/>
        </w:rPr>
        <w:t>a</w:t>
      </w:r>
      <w:r w:rsidR="00520B64">
        <w:rPr>
          <w:i/>
          <w:iCs/>
          <w:vertAlign w:val="subscript"/>
        </w:rPr>
        <w:t>Am</w:t>
      </w:r>
      <w:r w:rsidRPr="00985FFB">
        <w:t xml:space="preserve">, but this model fit less well than the version that </w:t>
      </w:r>
      <w:r w:rsidR="00C26F45">
        <w:t xml:space="preserve">applied </w:t>
      </w:r>
      <w:r w:rsidR="00C26F45">
        <w:rPr>
          <w:i/>
          <w:iCs/>
        </w:rPr>
        <w:t>c</w:t>
      </w:r>
      <w:r w:rsidR="00C26F45">
        <w:t xml:space="preserve"> to</w:t>
      </w:r>
      <w:r w:rsidRPr="00985FFB">
        <w:t xml:space="preserve">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vertAlign w:val="subscript"/>
        </w:rPr>
        <w:t>lar</w:t>
      </w:r>
      <w:proofErr w:type="spellEnd"/>
      <w:r w:rsidRPr="00985FFB">
        <w:t xml:space="preserve">, with an AIC value of </w:t>
      </w:r>
      <w:r w:rsidR="00C26F45">
        <w:t>810.21</w:t>
      </w:r>
      <w:r w:rsidRPr="00985FFB">
        <w:t xml:space="preserve"> in the former model compared to </w:t>
      </w:r>
      <w:r w:rsidR="00C26F45">
        <w:t>794.03</w:t>
      </w:r>
      <w:r w:rsidRPr="00985FFB">
        <w:t xml:space="preserve"> in the latter. </w:t>
      </w:r>
    </w:p>
    <w:p w14:paraId="4FF34E6F" w14:textId="180C97D2" w:rsidR="00FF09CE" w:rsidRDefault="00FF09CE" w:rsidP="00FF09CE">
      <w:pPr>
        <w:pStyle w:val="TS"/>
        <w:spacing w:line="360" w:lineRule="auto"/>
        <w:ind w:firstLine="720"/>
        <w:rPr>
          <w:rFonts w:cs="Times New Roman"/>
        </w:rPr>
      </w:pPr>
      <w:r w:rsidRPr="00985FFB">
        <w:rPr>
          <w:rFonts w:cs="Times New Roman"/>
        </w:rPr>
        <w:t xml:space="preserve">The estimated best value of </w:t>
      </w:r>
      <w:r w:rsidRPr="00985FFB">
        <w:rPr>
          <w:rFonts w:cs="Times New Roman"/>
          <w:i/>
          <w:iCs/>
        </w:rPr>
        <w:t>Z</w:t>
      </w:r>
      <w:r w:rsidRPr="00985FFB">
        <w:rPr>
          <w:rFonts w:cs="Times New Roman"/>
        </w:rPr>
        <w:t xml:space="preserve">, the exponential coefficient in the correction factor </w:t>
      </w:r>
      <w:r w:rsidRPr="00985FFB">
        <w:rPr>
          <w:rFonts w:cs="Times New Roman"/>
          <w:i/>
          <w:iCs/>
        </w:rPr>
        <w:t>c</w:t>
      </w:r>
      <w:r w:rsidRPr="00985FFB">
        <w:rPr>
          <w:rFonts w:cs="Times New Roman"/>
        </w:rPr>
        <w:t xml:space="preserve">, enables us to calculate that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at the lowest oxygen level is </w:t>
      </w:r>
      <w:r>
        <w:rPr>
          <w:rFonts w:cs="Times New Roman"/>
        </w:rPr>
        <w:t>55</w:t>
      </w:r>
      <w:r w:rsidRPr="00985FFB">
        <w:rPr>
          <w:rFonts w:cs="Times New Roman"/>
        </w:rPr>
        <w:t>% of its value with no hypoxia stress. Reducing conversion efficiency</w:t>
      </w:r>
      <w:r w:rsidRPr="00985FFB">
        <w:rPr>
          <w:rFonts w:cs="Times New Roman"/>
          <w:i/>
          <w:iCs/>
        </w:rPr>
        <w:t xml:space="preserve"> </w:t>
      </w:r>
      <w:r w:rsidRPr="00985FFB">
        <w:rPr>
          <w:rFonts w:cs="Times New Roman"/>
        </w:rPr>
        <w:t xml:space="preserve">alone produced small differences in survival at hatching because it prolongs the time spent in the embryo stage, which has a greater mortality rate than post-hatching in our model. </w:t>
      </w:r>
      <w:r>
        <w:rPr>
          <w:rFonts w:cs="Times New Roman"/>
        </w:rPr>
        <w:t>Dividin</w:t>
      </w:r>
      <w:r w:rsidRPr="00985FFB">
        <w:rPr>
          <w:rFonts w:cs="Times New Roman"/>
        </w:rPr>
        <w:t xml:space="preserve">g both the pre- and post-hatching mortality rates by </w:t>
      </w:r>
      <w:r w:rsidRPr="00985FFB">
        <w:rPr>
          <w:rFonts w:cs="Times New Roman"/>
          <w:i/>
          <w:iCs/>
        </w:rPr>
        <w:t>c</w:t>
      </w:r>
      <w:r w:rsidRPr="00985FFB">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w:t>
      </w:r>
    </w:p>
    <w:p w14:paraId="3CC69DFB" w14:textId="77777777" w:rsidR="00844AA7" w:rsidRDefault="00844AA7" w:rsidP="00FF09CE">
      <w:pPr>
        <w:pStyle w:val="TS"/>
        <w:spacing w:line="360" w:lineRule="auto"/>
        <w:ind w:firstLine="720"/>
        <w:rPr>
          <w:rFonts w:cs="Times New Roman"/>
        </w:rPr>
      </w:pPr>
    </w:p>
    <w:tbl>
      <w:tblPr>
        <w:tblStyle w:val="TableGrid"/>
        <w:tblW w:w="9535" w:type="dxa"/>
        <w:tblLook w:val="04A0" w:firstRow="1" w:lastRow="0" w:firstColumn="1" w:lastColumn="0" w:noHBand="0" w:noVBand="1"/>
      </w:tblPr>
      <w:tblGrid>
        <w:gridCol w:w="895"/>
        <w:gridCol w:w="2160"/>
        <w:gridCol w:w="2160"/>
        <w:gridCol w:w="2160"/>
        <w:gridCol w:w="2160"/>
      </w:tblGrid>
      <w:tr w:rsidR="00844AA7" w:rsidRPr="00985FFB" w14:paraId="5531E278" w14:textId="77777777" w:rsidTr="00844AA7">
        <w:tc>
          <w:tcPr>
            <w:tcW w:w="895" w:type="dxa"/>
            <w:vMerge w:val="restart"/>
            <w:tcBorders>
              <w:top w:val="single" w:sz="12" w:space="0" w:color="auto"/>
              <w:left w:val="nil"/>
              <w:right w:val="nil"/>
            </w:tcBorders>
          </w:tcPr>
          <w:p w14:paraId="4ABBC041" w14:textId="77777777" w:rsidR="00844AA7" w:rsidRPr="00985FFB" w:rsidRDefault="00844AA7" w:rsidP="00844AA7">
            <w:pPr>
              <w:pStyle w:val="TS"/>
              <w:jc w:val="center"/>
              <w:rPr>
                <w:b/>
                <w:bCs/>
              </w:rPr>
            </w:pPr>
          </w:p>
        </w:tc>
        <w:tc>
          <w:tcPr>
            <w:tcW w:w="8640" w:type="dxa"/>
            <w:gridSpan w:val="4"/>
            <w:tcBorders>
              <w:top w:val="single" w:sz="12" w:space="0" w:color="auto"/>
              <w:left w:val="nil"/>
              <w:bottom w:val="nil"/>
              <w:right w:val="nil"/>
            </w:tcBorders>
          </w:tcPr>
          <w:p w14:paraId="1FCB4C11" w14:textId="77777777" w:rsidR="00844AA7" w:rsidRPr="00985FFB" w:rsidRDefault="00844AA7" w:rsidP="00844AA7">
            <w:pPr>
              <w:pStyle w:val="TS"/>
              <w:jc w:val="center"/>
              <w:rPr>
                <w:b/>
                <w:bCs/>
              </w:rPr>
            </w:pPr>
            <w:r w:rsidRPr="00985FFB">
              <w:rPr>
                <w:b/>
                <w:bCs/>
              </w:rPr>
              <w:t>Product of correction factor and initial parameter value</w:t>
            </w:r>
          </w:p>
        </w:tc>
      </w:tr>
      <w:tr w:rsidR="00844AA7" w:rsidRPr="00985FFB" w14:paraId="72523959" w14:textId="77777777" w:rsidTr="00844AA7">
        <w:tc>
          <w:tcPr>
            <w:tcW w:w="895" w:type="dxa"/>
            <w:vMerge/>
            <w:tcBorders>
              <w:left w:val="nil"/>
              <w:bottom w:val="single" w:sz="12" w:space="0" w:color="auto"/>
              <w:right w:val="nil"/>
            </w:tcBorders>
          </w:tcPr>
          <w:p w14:paraId="75C9FB91" w14:textId="77777777" w:rsidR="00844AA7" w:rsidRPr="00985FFB" w:rsidRDefault="00844AA7" w:rsidP="00844AA7">
            <w:pPr>
              <w:pStyle w:val="TS"/>
              <w:jc w:val="center"/>
              <w:rPr>
                <w:b/>
                <w:bCs/>
              </w:rPr>
            </w:pPr>
          </w:p>
        </w:tc>
        <w:tc>
          <w:tcPr>
            <w:tcW w:w="2160" w:type="dxa"/>
            <w:tcBorders>
              <w:top w:val="nil"/>
              <w:left w:val="nil"/>
              <w:bottom w:val="single" w:sz="12" w:space="0" w:color="auto"/>
              <w:right w:val="nil"/>
            </w:tcBorders>
          </w:tcPr>
          <w:p w14:paraId="60C4F20B" w14:textId="77777777" w:rsidR="00844AA7" w:rsidRPr="00985FFB" w:rsidRDefault="00844AA7" w:rsidP="00844AA7">
            <w:pPr>
              <w:pStyle w:val="TS"/>
              <w:jc w:val="center"/>
              <w:rPr>
                <w:b/>
                <w:bCs/>
              </w:rPr>
            </w:pPr>
            <w:r w:rsidRPr="00985FFB">
              <w:rPr>
                <w:b/>
                <w:bCs/>
              </w:rPr>
              <w:t>7.7 mg L</w:t>
            </w:r>
            <w:r w:rsidRPr="00985FFB">
              <w:rPr>
                <w:b/>
                <w:bCs/>
                <w:vertAlign w:val="superscript"/>
              </w:rPr>
              <w:t>-1</w:t>
            </w:r>
          </w:p>
        </w:tc>
        <w:tc>
          <w:tcPr>
            <w:tcW w:w="2160" w:type="dxa"/>
            <w:tcBorders>
              <w:top w:val="nil"/>
              <w:left w:val="nil"/>
              <w:bottom w:val="single" w:sz="12" w:space="0" w:color="auto"/>
              <w:right w:val="nil"/>
            </w:tcBorders>
          </w:tcPr>
          <w:p w14:paraId="7E86804F" w14:textId="77777777" w:rsidR="00844AA7" w:rsidRPr="00985FFB" w:rsidRDefault="00844AA7" w:rsidP="00844AA7">
            <w:pPr>
              <w:pStyle w:val="TS"/>
              <w:jc w:val="center"/>
              <w:rPr>
                <w:b/>
                <w:bCs/>
              </w:rPr>
            </w:pPr>
            <w:r w:rsidRPr="00985FFB">
              <w:rPr>
                <w:b/>
                <w:bCs/>
              </w:rPr>
              <w:t>4.2 mg L</w:t>
            </w:r>
            <w:r w:rsidRPr="00985FFB">
              <w:rPr>
                <w:b/>
                <w:bCs/>
                <w:vertAlign w:val="superscript"/>
              </w:rPr>
              <w:t>-1</w:t>
            </w:r>
          </w:p>
        </w:tc>
        <w:tc>
          <w:tcPr>
            <w:tcW w:w="2160" w:type="dxa"/>
            <w:tcBorders>
              <w:top w:val="nil"/>
              <w:left w:val="nil"/>
              <w:bottom w:val="single" w:sz="12" w:space="0" w:color="auto"/>
              <w:right w:val="nil"/>
            </w:tcBorders>
          </w:tcPr>
          <w:p w14:paraId="08F5619F" w14:textId="77777777" w:rsidR="00844AA7" w:rsidRPr="00985FFB" w:rsidRDefault="00844AA7" w:rsidP="00844AA7">
            <w:pPr>
              <w:pStyle w:val="TS"/>
              <w:jc w:val="center"/>
              <w:rPr>
                <w:b/>
                <w:bCs/>
                <w:vertAlign w:val="superscript"/>
              </w:rPr>
            </w:pPr>
            <w:r w:rsidRPr="00985FFB">
              <w:rPr>
                <w:b/>
                <w:bCs/>
              </w:rPr>
              <w:t>3.1 mg L</w:t>
            </w:r>
            <w:r w:rsidRPr="00985FFB">
              <w:rPr>
                <w:b/>
                <w:bCs/>
                <w:vertAlign w:val="superscript"/>
              </w:rPr>
              <w:t>-1</w:t>
            </w:r>
          </w:p>
        </w:tc>
        <w:tc>
          <w:tcPr>
            <w:tcW w:w="2160" w:type="dxa"/>
            <w:tcBorders>
              <w:top w:val="nil"/>
              <w:left w:val="nil"/>
              <w:bottom w:val="single" w:sz="12" w:space="0" w:color="auto"/>
              <w:right w:val="nil"/>
            </w:tcBorders>
          </w:tcPr>
          <w:p w14:paraId="48AEBB3F" w14:textId="77777777" w:rsidR="00844AA7" w:rsidRPr="00985FFB" w:rsidRDefault="00844AA7" w:rsidP="00844AA7">
            <w:pPr>
              <w:pStyle w:val="TS"/>
              <w:jc w:val="center"/>
              <w:rPr>
                <w:b/>
                <w:bCs/>
              </w:rPr>
            </w:pPr>
            <w:r w:rsidRPr="00985FFB">
              <w:rPr>
                <w:b/>
                <w:bCs/>
              </w:rPr>
              <w:t>2.7 mg L</w:t>
            </w:r>
            <w:r w:rsidRPr="00985FFB">
              <w:rPr>
                <w:b/>
                <w:bCs/>
                <w:vertAlign w:val="superscript"/>
              </w:rPr>
              <w:t>-1</w:t>
            </w:r>
          </w:p>
        </w:tc>
      </w:tr>
      <w:tr w:rsidR="00844AA7" w:rsidRPr="00985FFB" w14:paraId="5DF4AEE4" w14:textId="77777777" w:rsidTr="00844AA7">
        <w:tc>
          <w:tcPr>
            <w:tcW w:w="895" w:type="dxa"/>
            <w:tcBorders>
              <w:top w:val="single" w:sz="12" w:space="0" w:color="auto"/>
              <w:left w:val="nil"/>
              <w:right w:val="nil"/>
            </w:tcBorders>
          </w:tcPr>
          <w:p w14:paraId="576F06E3" w14:textId="77777777" w:rsidR="00844AA7" w:rsidRPr="00985FFB" w:rsidRDefault="00844AA7" w:rsidP="00844AA7">
            <w:pPr>
              <w:pStyle w:val="TS"/>
              <w:jc w:val="center"/>
              <w:rPr>
                <w:b/>
                <w:bCs/>
                <w:i/>
                <w:iCs/>
                <w:vertAlign w:val="subscript"/>
              </w:rPr>
            </w:pPr>
            <w:proofErr w:type="spellStart"/>
            <w:r w:rsidRPr="00985FFB">
              <w:rPr>
                <w:b/>
                <w:bCs/>
                <w:i/>
                <w:iCs/>
              </w:rPr>
              <w:t>y</w:t>
            </w:r>
            <w:r w:rsidRPr="00985FFB">
              <w:rPr>
                <w:b/>
                <w:bCs/>
                <w:i/>
                <w:iCs/>
                <w:vertAlign w:val="subscript"/>
              </w:rPr>
              <w:t>VA</w:t>
            </w:r>
            <w:proofErr w:type="spellEnd"/>
          </w:p>
        </w:tc>
        <w:tc>
          <w:tcPr>
            <w:tcW w:w="2160" w:type="dxa"/>
            <w:tcBorders>
              <w:top w:val="single" w:sz="12" w:space="0" w:color="auto"/>
              <w:left w:val="nil"/>
              <w:right w:val="nil"/>
            </w:tcBorders>
          </w:tcPr>
          <w:p w14:paraId="59682089" w14:textId="24F5301F" w:rsidR="00844AA7" w:rsidRDefault="00844AA7" w:rsidP="00844AA7">
            <w:pPr>
              <w:pStyle w:val="TS"/>
              <w:jc w:val="center"/>
            </w:pPr>
            <w:r>
              <w:t>0.333</w:t>
            </w:r>
          </w:p>
          <w:p w14:paraId="0AB4FB18" w14:textId="77777777" w:rsidR="00844AA7" w:rsidRPr="00985FFB" w:rsidRDefault="00844AA7" w:rsidP="00844AA7">
            <w:pPr>
              <w:pStyle w:val="TS"/>
              <w:jc w:val="center"/>
            </w:pPr>
            <w:r>
              <w:t>[0.329, 0.339]</w:t>
            </w:r>
          </w:p>
        </w:tc>
        <w:tc>
          <w:tcPr>
            <w:tcW w:w="2160" w:type="dxa"/>
            <w:tcBorders>
              <w:top w:val="single" w:sz="12" w:space="0" w:color="auto"/>
              <w:left w:val="nil"/>
              <w:right w:val="nil"/>
            </w:tcBorders>
          </w:tcPr>
          <w:p w14:paraId="5C117A98" w14:textId="6D43EDD3" w:rsidR="00844AA7" w:rsidRDefault="00844AA7" w:rsidP="00844AA7">
            <w:pPr>
              <w:pStyle w:val="TS"/>
              <w:jc w:val="center"/>
            </w:pPr>
            <w:r w:rsidRPr="00985FFB">
              <w:t>0.</w:t>
            </w:r>
            <w:r>
              <w:t>291</w:t>
            </w:r>
          </w:p>
          <w:p w14:paraId="2598FFDF" w14:textId="77777777" w:rsidR="00844AA7" w:rsidRPr="00985FFB" w:rsidRDefault="00844AA7" w:rsidP="00844AA7">
            <w:pPr>
              <w:pStyle w:val="TS"/>
              <w:jc w:val="center"/>
            </w:pPr>
            <w:r>
              <w:t>[0.284, 0.303]</w:t>
            </w:r>
          </w:p>
        </w:tc>
        <w:tc>
          <w:tcPr>
            <w:tcW w:w="2160" w:type="dxa"/>
            <w:tcBorders>
              <w:top w:val="single" w:sz="12" w:space="0" w:color="auto"/>
              <w:left w:val="nil"/>
              <w:right w:val="nil"/>
            </w:tcBorders>
          </w:tcPr>
          <w:p w14:paraId="799CE201" w14:textId="77777777" w:rsidR="00844AA7" w:rsidRDefault="00844AA7" w:rsidP="00844AA7">
            <w:pPr>
              <w:pStyle w:val="TS"/>
              <w:jc w:val="center"/>
            </w:pPr>
            <w:r>
              <w:t>0.240</w:t>
            </w:r>
          </w:p>
          <w:p w14:paraId="129731F5" w14:textId="77777777" w:rsidR="00844AA7" w:rsidRPr="00985FFB" w:rsidRDefault="00844AA7" w:rsidP="00844AA7">
            <w:pPr>
              <w:pStyle w:val="TS"/>
              <w:jc w:val="center"/>
            </w:pPr>
            <w:r>
              <w:t>[0.230, 0.257]</w:t>
            </w:r>
          </w:p>
        </w:tc>
        <w:tc>
          <w:tcPr>
            <w:tcW w:w="2160" w:type="dxa"/>
            <w:tcBorders>
              <w:top w:val="single" w:sz="12" w:space="0" w:color="auto"/>
              <w:left w:val="nil"/>
              <w:right w:val="nil"/>
            </w:tcBorders>
          </w:tcPr>
          <w:p w14:paraId="4D644591" w14:textId="77777777" w:rsidR="00844AA7" w:rsidRDefault="00844AA7" w:rsidP="00844AA7">
            <w:pPr>
              <w:pStyle w:val="TS"/>
              <w:jc w:val="center"/>
            </w:pPr>
            <w:r>
              <w:t>0.199</w:t>
            </w:r>
          </w:p>
          <w:p w14:paraId="1ACDA30B" w14:textId="77777777" w:rsidR="00844AA7" w:rsidRPr="00985FFB" w:rsidRDefault="00844AA7" w:rsidP="00844AA7">
            <w:pPr>
              <w:pStyle w:val="TS"/>
              <w:jc w:val="center"/>
            </w:pPr>
            <w:r>
              <w:t>[0.188, 0.218]</w:t>
            </w:r>
          </w:p>
        </w:tc>
      </w:tr>
      <w:tr w:rsidR="00844AA7" w:rsidRPr="00985FFB" w14:paraId="7D5C8FF5" w14:textId="77777777" w:rsidTr="00844AA7">
        <w:tc>
          <w:tcPr>
            <w:tcW w:w="895" w:type="dxa"/>
            <w:tcBorders>
              <w:left w:val="nil"/>
              <w:right w:val="nil"/>
            </w:tcBorders>
          </w:tcPr>
          <w:p w14:paraId="0EE64F20" w14:textId="77777777" w:rsidR="00844AA7" w:rsidRPr="00985FFB" w:rsidRDefault="00844AA7" w:rsidP="00844AA7">
            <w:pPr>
              <w:pStyle w:val="TS"/>
              <w:jc w:val="center"/>
              <w:rPr>
                <w:b/>
                <w:bCs/>
              </w:rPr>
            </w:pPr>
            <w:proofErr w:type="spellStart"/>
            <w:r w:rsidRPr="00985FFB">
              <w:rPr>
                <w:rFonts w:cs="Times New Roman"/>
                <w:b/>
                <w:bCs/>
                <w:i/>
                <w:iCs/>
              </w:rPr>
              <w:t>μ</w:t>
            </w:r>
            <w:r w:rsidRPr="00985FFB">
              <w:rPr>
                <w:b/>
                <w:bCs/>
                <w:i/>
                <w:iCs/>
                <w:vertAlign w:val="subscript"/>
              </w:rPr>
              <w:t>emb</w:t>
            </w:r>
            <w:proofErr w:type="spellEnd"/>
          </w:p>
        </w:tc>
        <w:tc>
          <w:tcPr>
            <w:tcW w:w="2160" w:type="dxa"/>
            <w:tcBorders>
              <w:left w:val="nil"/>
              <w:right w:val="nil"/>
            </w:tcBorders>
          </w:tcPr>
          <w:p w14:paraId="3476407D" w14:textId="77777777" w:rsidR="00844AA7" w:rsidRPr="00985FFB" w:rsidRDefault="00844AA7" w:rsidP="00844AA7">
            <w:pPr>
              <w:pStyle w:val="TS"/>
              <w:jc w:val="center"/>
            </w:pPr>
            <w:r>
              <w:t>0.0701</w:t>
            </w:r>
          </w:p>
          <w:p w14:paraId="3794C84A" w14:textId="77777777" w:rsidR="00844AA7" w:rsidRPr="00985FFB" w:rsidRDefault="00844AA7" w:rsidP="00844AA7">
            <w:pPr>
              <w:pStyle w:val="TS"/>
              <w:jc w:val="center"/>
            </w:pPr>
            <w:r>
              <w:t>[0.0689, 0.0709]</w:t>
            </w:r>
          </w:p>
        </w:tc>
        <w:tc>
          <w:tcPr>
            <w:tcW w:w="2160" w:type="dxa"/>
            <w:tcBorders>
              <w:left w:val="nil"/>
              <w:right w:val="nil"/>
            </w:tcBorders>
          </w:tcPr>
          <w:p w14:paraId="61D4804B" w14:textId="77777777" w:rsidR="00844AA7" w:rsidRDefault="00844AA7" w:rsidP="00844AA7">
            <w:pPr>
              <w:pStyle w:val="TS"/>
              <w:jc w:val="center"/>
            </w:pPr>
            <w:r>
              <w:t>0.0801</w:t>
            </w:r>
          </w:p>
          <w:p w14:paraId="304AAD0A" w14:textId="77777777" w:rsidR="00844AA7" w:rsidRPr="00985FFB" w:rsidRDefault="00844AA7" w:rsidP="00844AA7">
            <w:pPr>
              <w:pStyle w:val="TS"/>
              <w:jc w:val="center"/>
            </w:pPr>
            <w:r>
              <w:t>[0.0770, 0.0822]</w:t>
            </w:r>
          </w:p>
        </w:tc>
        <w:tc>
          <w:tcPr>
            <w:tcW w:w="2160" w:type="dxa"/>
            <w:tcBorders>
              <w:left w:val="nil"/>
              <w:right w:val="nil"/>
            </w:tcBorders>
          </w:tcPr>
          <w:p w14:paraId="3BDD32C6" w14:textId="77777777" w:rsidR="00844AA7" w:rsidRDefault="00844AA7" w:rsidP="00844AA7">
            <w:pPr>
              <w:pStyle w:val="TS"/>
              <w:jc w:val="center"/>
            </w:pPr>
            <w:r>
              <w:t>0.0970</w:t>
            </w:r>
          </w:p>
          <w:p w14:paraId="2FF19D1D" w14:textId="77777777" w:rsidR="00844AA7" w:rsidRPr="00985FFB" w:rsidRDefault="00844AA7" w:rsidP="00844AA7">
            <w:pPr>
              <w:pStyle w:val="TS"/>
              <w:jc w:val="center"/>
            </w:pPr>
            <w:r>
              <w:t>[0.0906, 0.101]</w:t>
            </w:r>
          </w:p>
        </w:tc>
        <w:tc>
          <w:tcPr>
            <w:tcW w:w="2160" w:type="dxa"/>
            <w:tcBorders>
              <w:left w:val="nil"/>
              <w:right w:val="nil"/>
            </w:tcBorders>
          </w:tcPr>
          <w:p w14:paraId="63252A70" w14:textId="77777777" w:rsidR="00844AA7" w:rsidRDefault="00844AA7" w:rsidP="00844AA7">
            <w:pPr>
              <w:pStyle w:val="TS"/>
              <w:jc w:val="center"/>
            </w:pPr>
            <w:r>
              <w:t>0.117</w:t>
            </w:r>
          </w:p>
          <w:p w14:paraId="23DA00C7" w14:textId="77777777" w:rsidR="00844AA7" w:rsidRPr="00985FFB" w:rsidRDefault="00844AA7" w:rsidP="00844AA7">
            <w:pPr>
              <w:pStyle w:val="TS"/>
              <w:jc w:val="center"/>
            </w:pPr>
            <w:r>
              <w:t>[0.107, 0.124]</w:t>
            </w:r>
          </w:p>
        </w:tc>
      </w:tr>
      <w:tr w:rsidR="00844AA7" w:rsidRPr="00985FFB" w14:paraId="61FBB45D" w14:textId="77777777" w:rsidTr="00844AA7">
        <w:tc>
          <w:tcPr>
            <w:tcW w:w="895" w:type="dxa"/>
            <w:tcBorders>
              <w:left w:val="nil"/>
              <w:bottom w:val="single" w:sz="12" w:space="0" w:color="auto"/>
              <w:right w:val="nil"/>
            </w:tcBorders>
          </w:tcPr>
          <w:p w14:paraId="630B96A6" w14:textId="77777777" w:rsidR="00844AA7" w:rsidRPr="00985FFB" w:rsidRDefault="00844AA7" w:rsidP="00844AA7">
            <w:pPr>
              <w:pStyle w:val="TS"/>
              <w:jc w:val="center"/>
              <w:rPr>
                <w:b/>
                <w:bCs/>
                <w:vertAlign w:val="subscript"/>
              </w:rPr>
            </w:pPr>
            <w:proofErr w:type="spellStart"/>
            <w:r w:rsidRPr="00985FFB">
              <w:rPr>
                <w:rFonts w:cs="Times New Roman"/>
                <w:b/>
                <w:bCs/>
                <w:i/>
                <w:iCs/>
              </w:rPr>
              <w:t>μ</w:t>
            </w:r>
            <w:r w:rsidRPr="00985FFB">
              <w:rPr>
                <w:rFonts w:cs="Times New Roman"/>
                <w:b/>
                <w:bCs/>
                <w:i/>
                <w:iCs/>
                <w:vertAlign w:val="subscript"/>
              </w:rPr>
              <w:t>lar</w:t>
            </w:r>
            <w:proofErr w:type="spellEnd"/>
          </w:p>
        </w:tc>
        <w:tc>
          <w:tcPr>
            <w:tcW w:w="2160" w:type="dxa"/>
            <w:tcBorders>
              <w:left w:val="nil"/>
              <w:bottom w:val="single" w:sz="12" w:space="0" w:color="auto"/>
              <w:right w:val="nil"/>
            </w:tcBorders>
          </w:tcPr>
          <w:p w14:paraId="4E9F46D4" w14:textId="77777777" w:rsidR="00844AA7" w:rsidRDefault="00844AA7" w:rsidP="00844AA7">
            <w:pPr>
              <w:pStyle w:val="TS"/>
              <w:jc w:val="center"/>
            </w:pPr>
            <w:r>
              <w:t>0.0322</w:t>
            </w:r>
          </w:p>
          <w:p w14:paraId="4F6D1BC4" w14:textId="77777777" w:rsidR="00844AA7" w:rsidRPr="00985FFB" w:rsidRDefault="00844AA7" w:rsidP="00844AA7">
            <w:pPr>
              <w:pStyle w:val="TS"/>
              <w:jc w:val="center"/>
            </w:pPr>
            <w:r>
              <w:t>[0.0317, 0.0326]</w:t>
            </w:r>
          </w:p>
        </w:tc>
        <w:tc>
          <w:tcPr>
            <w:tcW w:w="2160" w:type="dxa"/>
            <w:tcBorders>
              <w:left w:val="nil"/>
              <w:bottom w:val="single" w:sz="12" w:space="0" w:color="auto"/>
              <w:right w:val="nil"/>
            </w:tcBorders>
          </w:tcPr>
          <w:p w14:paraId="27CF057F" w14:textId="77777777" w:rsidR="00844AA7" w:rsidRDefault="00844AA7" w:rsidP="00844AA7">
            <w:pPr>
              <w:pStyle w:val="TS"/>
              <w:jc w:val="center"/>
            </w:pPr>
            <w:r>
              <w:t>0.0369</w:t>
            </w:r>
          </w:p>
          <w:p w14:paraId="4C12A411" w14:textId="77777777" w:rsidR="00844AA7" w:rsidRPr="00985FFB" w:rsidRDefault="00844AA7" w:rsidP="00844AA7">
            <w:pPr>
              <w:pStyle w:val="TS"/>
              <w:jc w:val="center"/>
            </w:pPr>
            <w:r>
              <w:t>[0.0354, 0.0378]</w:t>
            </w:r>
          </w:p>
        </w:tc>
        <w:tc>
          <w:tcPr>
            <w:tcW w:w="2160" w:type="dxa"/>
            <w:tcBorders>
              <w:left w:val="nil"/>
              <w:bottom w:val="single" w:sz="12" w:space="0" w:color="auto"/>
              <w:right w:val="nil"/>
            </w:tcBorders>
          </w:tcPr>
          <w:p w14:paraId="022CEC3B" w14:textId="77777777" w:rsidR="00844AA7" w:rsidRDefault="00844AA7" w:rsidP="00844AA7">
            <w:pPr>
              <w:pStyle w:val="TS"/>
              <w:jc w:val="center"/>
            </w:pPr>
            <w:r>
              <w:t>0.0446</w:t>
            </w:r>
          </w:p>
          <w:p w14:paraId="106F54ED" w14:textId="77777777" w:rsidR="00844AA7" w:rsidRPr="00985FFB" w:rsidRDefault="00844AA7" w:rsidP="00844AA7">
            <w:pPr>
              <w:pStyle w:val="TS"/>
              <w:jc w:val="center"/>
            </w:pPr>
            <w:r>
              <w:t>[0.0417, 0.0466]</w:t>
            </w:r>
          </w:p>
        </w:tc>
        <w:tc>
          <w:tcPr>
            <w:tcW w:w="2160" w:type="dxa"/>
            <w:tcBorders>
              <w:left w:val="nil"/>
              <w:bottom w:val="single" w:sz="12" w:space="0" w:color="auto"/>
              <w:right w:val="nil"/>
            </w:tcBorders>
          </w:tcPr>
          <w:p w14:paraId="1A19B223" w14:textId="77777777" w:rsidR="00844AA7" w:rsidRDefault="00844AA7" w:rsidP="00844AA7">
            <w:pPr>
              <w:pStyle w:val="TS"/>
              <w:jc w:val="center"/>
            </w:pPr>
            <w:r>
              <w:t>0.0539</w:t>
            </w:r>
          </w:p>
          <w:p w14:paraId="66D3AF5F" w14:textId="77777777" w:rsidR="00844AA7" w:rsidRPr="00985FFB" w:rsidRDefault="00844AA7" w:rsidP="00844AA7">
            <w:pPr>
              <w:pStyle w:val="TS"/>
              <w:jc w:val="center"/>
            </w:pPr>
            <w:r>
              <w:t>[0.0492, 0.0571]</w:t>
            </w:r>
          </w:p>
        </w:tc>
      </w:tr>
    </w:tbl>
    <w:p w14:paraId="1043405C" w14:textId="77777777" w:rsidR="00844AA7" w:rsidRPr="00985FFB" w:rsidRDefault="00844AA7" w:rsidP="00844AA7">
      <w:pPr>
        <w:pStyle w:val="TS"/>
        <w:spacing w:line="360" w:lineRule="auto"/>
      </w:pPr>
      <w:r w:rsidRPr="00985FFB">
        <w:rPr>
          <w:b/>
          <w:bCs/>
        </w:rPr>
        <w:t xml:space="preserve">Table </w:t>
      </w:r>
      <w:r>
        <w:rPr>
          <w:b/>
          <w:bCs/>
        </w:rPr>
        <w:t>5</w:t>
      </w:r>
      <w:r w:rsidRPr="00985FFB">
        <w:rPr>
          <w:b/>
          <w:bCs/>
        </w:rPr>
        <w:t xml:space="preserve">. </w:t>
      </w:r>
      <w:r>
        <w:rPr>
          <w:b/>
          <w:bCs/>
        </w:rPr>
        <w:t xml:space="preserve">Effects of correction factor </w:t>
      </w:r>
      <w:r>
        <w:rPr>
          <w:b/>
          <w:bCs/>
          <w:i/>
          <w:iCs/>
        </w:rPr>
        <w:t>c</w:t>
      </w:r>
      <w:r>
        <w:rPr>
          <w:b/>
          <w:bCs/>
        </w:rPr>
        <w:t xml:space="preserve"> on parameters. </w:t>
      </w:r>
      <w:r w:rsidRPr="00985FFB">
        <w:t xml:space="preserve">The value of the </w:t>
      </w:r>
      <w:proofErr w:type="spellStart"/>
      <w:r w:rsidRPr="00985FFB">
        <w:t>DEBkiss</w:t>
      </w:r>
      <w:proofErr w:type="spellEnd"/>
      <w:r w:rsidRPr="00985FFB">
        <w:t xml:space="preserve"> parameters that best reproduce the hypoxia effects observed experimentally, calculated (with 95% confidence intervals in brackets) for each DO treatment level using the correction factor </w:t>
      </w:r>
      <w:r w:rsidRPr="00985FFB">
        <w:rPr>
          <w:i/>
          <w:iCs/>
        </w:rPr>
        <w:t>c</w:t>
      </w:r>
      <w:r w:rsidRPr="00985FFB">
        <w:t xml:space="preserve"> and the estimated value of </w:t>
      </w:r>
      <w:r w:rsidRPr="00985FFB">
        <w:rPr>
          <w:i/>
          <w:iCs/>
        </w:rPr>
        <w:t>Z</w:t>
      </w:r>
      <w:r w:rsidRPr="00985FFB">
        <w:t xml:space="preserve"> = 1</w:t>
      </w:r>
      <w:r>
        <w:t>.827</w:t>
      </w:r>
      <w:r w:rsidRPr="00985FFB">
        <w:t xml:space="preserve">. </w:t>
      </w:r>
    </w:p>
    <w:p w14:paraId="2474453E" w14:textId="77777777" w:rsidR="00844AA7" w:rsidRPr="00FF09CE" w:rsidRDefault="00844AA7" w:rsidP="00FF09CE">
      <w:pPr>
        <w:pStyle w:val="TS"/>
        <w:spacing w:line="360" w:lineRule="auto"/>
        <w:ind w:firstLine="720"/>
        <w:rPr>
          <w:rFonts w:cs="Times New Roman"/>
        </w:rPr>
      </w:pPr>
    </w:p>
    <w:bookmarkEnd w:id="374"/>
    <w:p w14:paraId="0C44891C" w14:textId="3C4C9CF0" w:rsidR="002D0A78" w:rsidRPr="00985FFB" w:rsidRDefault="002D0A78" w:rsidP="00C76DD0">
      <w:pPr>
        <w:pStyle w:val="TS"/>
        <w:spacing w:line="360" w:lineRule="auto"/>
      </w:pPr>
    </w:p>
    <w:p w14:paraId="622D6BA4" w14:textId="1AAC3CFC" w:rsidR="002D0A78" w:rsidRPr="00C76DD0" w:rsidRDefault="002D0A78" w:rsidP="00695D1E">
      <w:pPr>
        <w:pStyle w:val="TS"/>
        <w:numPr>
          <w:ilvl w:val="0"/>
          <w:numId w:val="10"/>
        </w:numPr>
        <w:spacing w:line="360" w:lineRule="auto"/>
        <w:ind w:left="450" w:hanging="450"/>
        <w:rPr>
          <w:b/>
          <w:bCs/>
        </w:rPr>
      </w:pPr>
      <w:bookmarkStart w:id="384" w:name="_Toc131592468"/>
      <w:r w:rsidRPr="00C76DD0">
        <w:rPr>
          <w:b/>
          <w:bCs/>
        </w:rPr>
        <w:t>Discussion</w:t>
      </w:r>
      <w:bookmarkEnd w:id="384"/>
    </w:p>
    <w:p w14:paraId="3E9BE832" w14:textId="36832AFC" w:rsidR="00861978" w:rsidRDefault="002D0A78" w:rsidP="00C76DD0">
      <w:pPr>
        <w:pStyle w:val="TS"/>
        <w:spacing w:line="360" w:lineRule="auto"/>
        <w:ind w:firstLine="720"/>
        <w:rPr>
          <w:rFonts w:cs="Times New Roman"/>
        </w:rPr>
      </w:pPr>
      <w:r w:rsidRPr="00985FFB">
        <w:t xml:space="preserve">By combining experimental data with unified principles for energetic allocation that are broadly applicable across species, we identified the conversion efficiency of assimilates into structure as the most likely process by which low oxygen levels affect early life stages of </w:t>
      </w:r>
      <w:r w:rsidRPr="00985FFB">
        <w:rPr>
          <w:i/>
          <w:iCs/>
        </w:rPr>
        <w:t xml:space="preserve">M. </w:t>
      </w:r>
      <w:proofErr w:type="spellStart"/>
      <w:r w:rsidRPr="00985FFB">
        <w:rPr>
          <w:i/>
          <w:iCs/>
        </w:rPr>
        <w:t>menidia</w:t>
      </w:r>
      <w:proofErr w:type="spellEnd"/>
      <w:r w:rsidRPr="00985FFB">
        <w:t xml:space="preserve">. </w:t>
      </w:r>
      <w:r w:rsidR="00A93957">
        <w:rPr>
          <w:rFonts w:cs="Times New Roman"/>
        </w:rPr>
        <w:t xml:space="preserve">In comparing combinations of </w:t>
      </w:r>
      <w:proofErr w:type="spellStart"/>
      <w:r w:rsidR="00A93957">
        <w:rPr>
          <w:rFonts w:cs="Times New Roman"/>
        </w:rPr>
        <w:t>DEBkiss</w:t>
      </w:r>
      <w:proofErr w:type="spellEnd"/>
      <w:r w:rsidRPr="00985FFB">
        <w:rPr>
          <w:rFonts w:cs="Times New Roman"/>
        </w:rPr>
        <w:t xml:space="preserve"> parameters </w:t>
      </w:r>
      <w:r w:rsidR="00A93957">
        <w:rPr>
          <w:rFonts w:cs="Times New Roman"/>
        </w:rPr>
        <w:t>that influence</w:t>
      </w:r>
      <w:r w:rsidRPr="00985FFB">
        <w:rPr>
          <w:rFonts w:cs="Times New Roman"/>
        </w:rPr>
        <w:t xml:space="preserve"> the ecological endpoints (</w:t>
      </w:r>
      <w:r w:rsidR="00A93957">
        <w:rPr>
          <w:rFonts w:cs="Times New Roman"/>
        </w:rPr>
        <w:t>total length</w:t>
      </w:r>
      <w:r w:rsidRPr="00985FFB">
        <w:rPr>
          <w:rFonts w:cs="Times New Roman"/>
        </w:rPr>
        <w:t xml:space="preserve">, hatch timing, and survival), we discovered that applying correction </w:t>
      </w:r>
      <w:r w:rsidRPr="00985FFB">
        <w:rPr>
          <w:rFonts w:cs="Times New Roman"/>
        </w:rPr>
        <w:lastRenderedPageBreak/>
        <w:t>factors</w:t>
      </w:r>
      <w:r w:rsidR="00A93957">
        <w:rPr>
          <w:rFonts w:cs="Times New Roman"/>
        </w:rPr>
        <w:t xml:space="preserve"> based on damage production to the growth SU</w:t>
      </w:r>
      <w:r w:rsidRPr="00985FFB">
        <w:rPr>
          <w:rFonts w:cs="Times New Roman"/>
        </w:rPr>
        <w:t xml:space="preserve"> to reduce conversion efficiency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and increase pre- and post-hatching mortality rates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best predicted the experimental effects of hypoxia on larval length, time to hatching, and early life survival. Through this model we have found evidence that the mechanism largely responsible for the observed hypoxia impacts on growth, hatch timing, and survival is the efficiency </w:t>
      </w:r>
      <w:r w:rsidR="00B067C4">
        <w:rPr>
          <w:rFonts w:cs="Times New Roman"/>
        </w:rPr>
        <w:t>with</w:t>
      </w:r>
      <w:r w:rsidRPr="00985FFB">
        <w:rPr>
          <w:rFonts w:cs="Times New Roman"/>
        </w:rPr>
        <w:t xml:space="preserve"> which assimilated food or egg yolk is converted into structure. </w:t>
      </w:r>
      <w:r w:rsidR="00ED6FB2">
        <w:rPr>
          <w:rFonts w:cs="Times New Roman"/>
        </w:rPr>
        <w:t xml:space="preserve">The limitations of this inference are discussed later. </w:t>
      </w:r>
    </w:p>
    <w:p w14:paraId="66D3069B" w14:textId="31CD1E2B" w:rsidR="00E519F5" w:rsidRDefault="005F2A2F" w:rsidP="00966BCC">
      <w:pPr>
        <w:pStyle w:val="TS"/>
        <w:spacing w:line="360" w:lineRule="auto"/>
        <w:ind w:firstLine="720"/>
        <w:rPr>
          <w:rFonts w:cs="Times New Roman"/>
        </w:rPr>
      </w:pPr>
      <w:r w:rsidRPr="00906195">
        <w:t xml:space="preserve">Changes to assimilation in response to hypoxia have been recorded in other species, but the direction of that effect is species-dependent (reviewed in Thomas et al., 2019). </w:t>
      </w:r>
      <w:r>
        <w:t xml:space="preserve">In </w:t>
      </w:r>
      <w:r>
        <w:rPr>
          <w:i/>
          <w:iCs/>
        </w:rPr>
        <w:t xml:space="preserve">M. </w:t>
      </w:r>
      <w:proofErr w:type="spellStart"/>
      <w:r w:rsidRPr="005F2A2F">
        <w:rPr>
          <w:i/>
          <w:iCs/>
        </w:rPr>
        <w:t>menidia</w:t>
      </w:r>
      <w:proofErr w:type="spellEnd"/>
      <w:r>
        <w:t>, however, r</w:t>
      </w:r>
      <w:r w:rsidR="005E0EB0">
        <w:rPr>
          <w:rFonts w:cs="Times New Roman"/>
        </w:rPr>
        <w:t>educing assimilation with hypoxia rather than conversion efficiency</w:t>
      </w:r>
      <w:r w:rsidR="002D0A78" w:rsidRPr="00985FFB">
        <w:rPr>
          <w:rFonts w:cs="Times New Roman"/>
        </w:rPr>
        <w:t xml:space="preserve"> yielded a </w:t>
      </w:r>
      <w:r w:rsidR="00B23D3B">
        <w:rPr>
          <w:rFonts w:cs="Times New Roman"/>
        </w:rPr>
        <w:t>worse fit despite the</w:t>
      </w:r>
      <w:r w:rsidR="005E0EB0">
        <w:rPr>
          <w:rFonts w:cs="Times New Roman"/>
        </w:rPr>
        <w:t xml:space="preserve"> two parameters’</w:t>
      </w:r>
      <w:r w:rsidR="00B23D3B">
        <w:rPr>
          <w:rFonts w:cs="Times New Roman"/>
        </w:rPr>
        <w:t xml:space="preserve"> similar contributions to the </w:t>
      </w:r>
      <w:proofErr w:type="spellStart"/>
      <w:r w:rsidR="00B23D3B">
        <w:rPr>
          <w:rFonts w:cs="Times New Roman"/>
        </w:rPr>
        <w:t>DEBkiss</w:t>
      </w:r>
      <w:proofErr w:type="spellEnd"/>
      <w:r w:rsidR="00B23D3B">
        <w:rPr>
          <w:rFonts w:cs="Times New Roman"/>
        </w:rPr>
        <w:t xml:space="preserve"> model in that</w:t>
      </w:r>
      <w:r w:rsidR="002D0A78" w:rsidRPr="00985FFB">
        <w:rPr>
          <w:rFonts w:cs="Times New Roman"/>
        </w:rPr>
        <w:t xml:space="preserve"> both parameters are used to calculate predicted growth and egg buffer depletion. </w:t>
      </w:r>
      <w:del w:id="385" w:author="Schwemmer, Teresa" w:date="2024-07-01T16:06:00Z" w16du:dateUtc="2024-07-01T20:06:00Z">
        <w:r w:rsidR="00B23D3B" w:rsidDel="00F9361E">
          <w:rPr>
            <w:rFonts w:cs="Times New Roman"/>
          </w:rPr>
          <w:delText xml:space="preserve">In our implementation of hypoxia effects on SUs, these two parameters are </w:delText>
        </w:r>
        <w:r w:rsidR="00FF09CE" w:rsidDel="00F9361E">
          <w:rPr>
            <w:rFonts w:cs="Times New Roman"/>
          </w:rPr>
          <w:delText>assumed to be impacted by</w:delText>
        </w:r>
        <w:r w:rsidR="00B23D3B" w:rsidDel="00F9361E">
          <w:rPr>
            <w:rFonts w:cs="Times New Roman"/>
          </w:rPr>
          <w:delText xml:space="preserve"> different </w:delText>
        </w:r>
        <w:r w:rsidR="00EC1B52" w:rsidDel="00F9361E">
          <w:rPr>
            <w:rFonts w:cs="Times New Roman"/>
          </w:rPr>
          <w:delText xml:space="preserve">molecular </w:delText>
        </w:r>
        <w:r w:rsidR="00B23D3B" w:rsidDel="00F9361E">
          <w:rPr>
            <w:rFonts w:cs="Times New Roman"/>
          </w:rPr>
          <w:delText xml:space="preserve">mechanisms but the same </w:delText>
        </w:r>
        <w:r w:rsidR="00EC1B52" w:rsidDel="00F9361E">
          <w:rPr>
            <w:rFonts w:cs="Times New Roman"/>
          </w:rPr>
          <w:delText xml:space="preserve">noncompetitive inhibition-based </w:delText>
        </w:r>
        <w:r w:rsidR="00B23D3B" w:rsidDel="00F9361E">
          <w:rPr>
            <w:rFonts w:cs="Times New Roman"/>
          </w:rPr>
          <w:delText xml:space="preserve">correction factor, due to the assumption that the maximum rate </w:delText>
        </w:r>
        <w:r w:rsidR="00EC1B52" w:rsidDel="00F9361E">
          <w:rPr>
            <w:rFonts w:cs="Times New Roman"/>
          </w:rPr>
          <w:delText xml:space="preserve">at which </w:delText>
        </w:r>
        <w:r w:rsidR="00B23D3B" w:rsidDel="00F9361E">
          <w:rPr>
            <w:rFonts w:cs="Times New Roman"/>
          </w:rPr>
          <w:delText xml:space="preserve">the SUs form product is much greater than the damage production rate (Muller et al., 2019). </w:delText>
        </w:r>
      </w:del>
      <w:r w:rsidR="009626F4">
        <w:rPr>
          <w:rFonts w:cs="Times New Roman"/>
        </w:rPr>
        <w:t xml:space="preserve">Reducing either assimilation or conversion efficiency would extend developmental time, </w:t>
      </w:r>
      <w:r w:rsidR="00F47025">
        <w:rPr>
          <w:rFonts w:cs="Times New Roman"/>
        </w:rPr>
        <w:t>which is consistent with previous work showing yolk absorption slows under hypoxia (Polymeropoulos et al., 2017). A</w:t>
      </w:r>
      <w:r w:rsidR="009626F4">
        <w:rPr>
          <w:rFonts w:cs="Times New Roman"/>
        </w:rPr>
        <w:t>s maintenance costs must continue to be paid</w:t>
      </w:r>
      <w:r w:rsidR="00F47025">
        <w:rPr>
          <w:rFonts w:cs="Times New Roman"/>
        </w:rPr>
        <w:t>, this</w:t>
      </w:r>
      <w:r w:rsidR="009626F4">
        <w:rPr>
          <w:rFonts w:cs="Times New Roman"/>
        </w:rPr>
        <w:t xml:space="preserve"> would increase the energy expended to produce each unit of structure</w:t>
      </w:r>
      <w:r w:rsidR="00F47025">
        <w:rPr>
          <w:rFonts w:cs="Times New Roman"/>
        </w:rPr>
        <w:t xml:space="preserve"> </w:t>
      </w:r>
      <w:r w:rsidR="009626F4">
        <w:rPr>
          <w:rFonts w:cs="Times New Roman"/>
        </w:rPr>
        <w:t xml:space="preserve">(Kamler, 2008). </w:t>
      </w:r>
      <w:ins w:id="386" w:author="Schwemmer, Teresa" w:date="2024-07-01T16:08:00Z" w16du:dateUtc="2024-07-01T20:08:00Z">
        <w:r w:rsidR="00F9361E">
          <w:rPr>
            <w:rFonts w:cs="Times New Roman"/>
          </w:rPr>
          <w:t xml:space="preserve">Unlike assimilation, </w:t>
        </w:r>
      </w:ins>
      <w:del w:id="387" w:author="Schwemmer, Teresa" w:date="2024-07-19T00:34:00Z" w16du:dateUtc="2024-07-19T04:34:00Z">
        <w:r w:rsidR="009626F4" w:rsidDel="00AC44EE">
          <w:rPr>
            <w:rFonts w:cs="Times New Roman"/>
          </w:rPr>
          <w:delText>However</w:delText>
        </w:r>
        <w:r w:rsidR="00EC1B52" w:rsidDel="00AC44EE">
          <w:rPr>
            <w:rFonts w:cs="Times New Roman"/>
          </w:rPr>
          <w:delText xml:space="preserve">, </w:delText>
        </w:r>
      </w:del>
      <w:r w:rsidR="00EC1B52">
        <w:rPr>
          <w:rFonts w:cs="Times New Roman"/>
        </w:rPr>
        <w:t xml:space="preserve">the mechanism for reduced conversion efficiency is </w:t>
      </w:r>
      <w:r w:rsidR="008A4453">
        <w:rPr>
          <w:rFonts w:cs="Times New Roman"/>
        </w:rPr>
        <w:t xml:space="preserve">most plausibly interpreted as </w:t>
      </w:r>
      <w:r w:rsidR="00EC1B52">
        <w:rPr>
          <w:rFonts w:cs="Times New Roman"/>
        </w:rPr>
        <w:t xml:space="preserve">damage to the synthesizing unit, perhaps from buildup of anaerobic byproducts, </w:t>
      </w:r>
      <w:ins w:id="388" w:author="Schwemmer, Teresa" w:date="2024-07-01T16:03:00Z" w16du:dateUtc="2024-07-01T20:03:00Z">
        <w:r w:rsidR="00E702F3">
          <w:rPr>
            <w:rFonts w:cs="Times New Roman"/>
          </w:rPr>
          <w:t xml:space="preserve">along </w:t>
        </w:r>
      </w:ins>
      <w:ins w:id="389" w:author="Schwemmer, Teresa" w:date="2024-07-19T00:35:00Z" w16du:dateUtc="2024-07-19T04:35:00Z">
        <w:r w:rsidR="00AA6484">
          <w:rPr>
            <w:rFonts w:cs="Times New Roman"/>
          </w:rPr>
          <w:t xml:space="preserve">with </w:t>
        </w:r>
      </w:ins>
      <w:ins w:id="390" w:author="Schwemmer, Teresa" w:date="2024-07-01T16:03:00Z" w16du:dateUtc="2024-07-01T20:03:00Z">
        <w:r w:rsidR="00E702F3">
          <w:rPr>
            <w:rFonts w:cs="Times New Roman"/>
          </w:rPr>
          <w:t xml:space="preserve">far less efficient ATP production through anaerobic respiration and slower rates of tissue differentiation </w:t>
        </w:r>
      </w:ins>
      <w:del w:id="391" w:author="Schwemmer, Teresa" w:date="2024-07-01T16:02:00Z" w16du:dateUtc="2024-07-01T20:02:00Z">
        <w:r w:rsidR="00EC1B52" w:rsidDel="000510D7">
          <w:rPr>
            <w:rFonts w:cs="Times New Roman"/>
          </w:rPr>
          <w:delText xml:space="preserve">and </w:delText>
        </w:r>
        <w:r w:rsidR="00195F49" w:rsidDel="000510D7">
          <w:rPr>
            <w:rFonts w:cs="Times New Roman"/>
          </w:rPr>
          <w:delText>repairing the S</w:delText>
        </w:r>
        <w:r w:rsidR="00B43779" w:rsidDel="000510D7">
          <w:rPr>
            <w:rFonts w:cs="Times New Roman"/>
          </w:rPr>
          <w:delText>U</w:delText>
        </w:r>
        <w:r w:rsidR="00195F49" w:rsidDel="000510D7">
          <w:rPr>
            <w:rFonts w:cs="Times New Roman"/>
          </w:rPr>
          <w:delText xml:space="preserve"> incur</w:delText>
        </w:r>
        <w:r w:rsidR="00B43779" w:rsidDel="000510D7">
          <w:rPr>
            <w:rFonts w:cs="Times New Roman"/>
          </w:rPr>
          <w:delText>s</w:delText>
        </w:r>
        <w:r w:rsidR="00195F49" w:rsidDel="000510D7">
          <w:rPr>
            <w:rFonts w:cs="Times New Roman"/>
          </w:rPr>
          <w:delText xml:space="preserve"> additional maintenance costs</w:delText>
        </w:r>
        <w:r w:rsidR="009626F4" w:rsidDel="000510D7">
          <w:rPr>
            <w:rFonts w:cs="Times New Roman"/>
          </w:rPr>
          <w:delText xml:space="preserve"> compared to inhibition which requires no repair</w:delText>
        </w:r>
        <w:r w:rsidR="00195F49" w:rsidDel="000510D7">
          <w:rPr>
            <w:rFonts w:cs="Times New Roman"/>
          </w:rPr>
          <w:delText xml:space="preserve"> </w:delText>
        </w:r>
      </w:del>
      <w:r w:rsidR="00195F49">
        <w:rPr>
          <w:rFonts w:cs="Times New Roman"/>
        </w:rPr>
        <w:t>(</w:t>
      </w:r>
      <w:r w:rsidR="00195F49">
        <w:t xml:space="preserve">Bouma et al., 1994; </w:t>
      </w:r>
      <w:proofErr w:type="spellStart"/>
      <w:r w:rsidR="00195F49">
        <w:t>Kooijman</w:t>
      </w:r>
      <w:proofErr w:type="spellEnd"/>
      <w:r w:rsidR="00195F49">
        <w:t>, 2010</w:t>
      </w:r>
      <w:r w:rsidR="00BB1D9B">
        <w:t>a</w:t>
      </w:r>
      <w:r w:rsidR="00195F49">
        <w:t xml:space="preserve">; </w:t>
      </w:r>
      <w:r w:rsidR="00195F49">
        <w:rPr>
          <w:rFonts w:cs="Times New Roman"/>
        </w:rPr>
        <w:t>Muller et al., 2019</w:t>
      </w:r>
      <w:del w:id="392" w:author="Schwemmer, Teresa" w:date="2024-07-01T16:04:00Z" w16du:dateUtc="2024-07-01T20:04:00Z">
        <w:r w:rsidR="00195F49" w:rsidDel="00E702F3">
          <w:rPr>
            <w:rFonts w:cs="Times New Roman"/>
          </w:rPr>
          <w:delText>).</w:delText>
        </w:r>
        <w:r w:rsidR="002D0A78" w:rsidRPr="00985FFB" w:rsidDel="00E702F3">
          <w:rPr>
            <w:rFonts w:cs="Times New Roman"/>
          </w:rPr>
          <w:delText xml:space="preserve"> </w:delText>
        </w:r>
        <w:r w:rsidR="00DA7FBB" w:rsidDel="00E702F3">
          <w:rPr>
            <w:rFonts w:cs="Times New Roman"/>
          </w:rPr>
          <w:delText>C</w:delText>
        </w:r>
        <w:r w:rsidR="00DA7FBB" w:rsidRPr="00985FFB" w:rsidDel="00E702F3">
          <w:rPr>
            <w:rFonts w:cs="Times New Roman"/>
          </w:rPr>
          <w:delText>onversion efficienc</w:delText>
        </w:r>
        <w:r w:rsidR="00DA7FBB" w:rsidDel="00E702F3">
          <w:rPr>
            <w:rFonts w:cs="Times New Roman"/>
          </w:rPr>
          <w:delText>y</w:delText>
        </w:r>
        <w:r w:rsidR="00DA7FBB" w:rsidRPr="00985FFB" w:rsidDel="00E702F3">
          <w:rPr>
            <w:rFonts w:cs="Times New Roman"/>
          </w:rPr>
          <w:delText xml:space="preserve"> can </w:delText>
        </w:r>
        <w:r w:rsidR="00DA7FBB" w:rsidDel="00E702F3">
          <w:rPr>
            <w:rFonts w:cs="Times New Roman"/>
          </w:rPr>
          <w:delText xml:space="preserve">also </w:delText>
        </w:r>
        <w:r w:rsidR="00DA7FBB" w:rsidRPr="00985FFB" w:rsidDel="00E702F3">
          <w:rPr>
            <w:rFonts w:cs="Times New Roman"/>
          </w:rPr>
          <w:delText>be reduced by the far less efficient production of ATP through anaerobic respiration combined with slower rates of tissue differentiation.</w:delText>
        </w:r>
      </w:del>
      <w:r w:rsidR="00DA7FBB" w:rsidRPr="00985FFB">
        <w:rPr>
          <w:rFonts w:cs="Times New Roman"/>
        </w:rPr>
        <w:t xml:space="preserve"> The experimental DO levels are greater than the critical oxygen levels for oxygen-independent routine metabolism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of 2.04 mg L</w:t>
      </w:r>
      <w:r w:rsidR="00DA7FBB" w:rsidRPr="00985FFB">
        <w:rPr>
          <w:rFonts w:cs="Times New Roman"/>
          <w:vertAlign w:val="superscript"/>
        </w:rPr>
        <w:t>-1</w:t>
      </w:r>
      <w:r w:rsidR="00DA7FBB" w:rsidRPr="00985FFB">
        <w:rPr>
          <w:rFonts w:cs="Times New Roman"/>
        </w:rPr>
        <w:t xml:space="preserve"> and 1.56 mg L</w:t>
      </w:r>
      <w:r w:rsidR="00DA7FBB" w:rsidRPr="00985FFB">
        <w:rPr>
          <w:rFonts w:cs="Times New Roman"/>
          <w:vertAlign w:val="superscript"/>
        </w:rPr>
        <w:t>-1</w:t>
      </w:r>
      <w:r w:rsidR="00DA7FBB" w:rsidRPr="00985FFB">
        <w:rPr>
          <w:rFonts w:cs="Times New Roman"/>
        </w:rPr>
        <w:t xml:space="preserve"> for embryos and 5dph larvae, respectively (Schwemmer, </w:t>
      </w:r>
      <w:r w:rsidR="00DA7FBB">
        <w:rPr>
          <w:rFonts w:cs="Times New Roman"/>
        </w:rPr>
        <w:t>2023</w:t>
      </w:r>
      <w:r w:rsidR="00DA7FBB" w:rsidRPr="00985FFB">
        <w:rPr>
          <w:rFonts w:cs="Times New Roman"/>
        </w:rPr>
        <w:t xml:space="preser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xml:space="preserve"> has been assumed by some to be the oxygen level at which anaerobic metabolism is triggered, but there is abundant evidence that some level of anaerobic metabolism can occur well above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xml:space="preserve"> (</w:t>
      </w:r>
      <w:proofErr w:type="spellStart"/>
      <w:r w:rsidR="00DA7FBB" w:rsidRPr="00985FFB">
        <w:rPr>
          <w:rFonts w:cs="Times New Roman"/>
        </w:rPr>
        <w:t>Nonnotte</w:t>
      </w:r>
      <w:proofErr w:type="spellEnd"/>
      <w:r w:rsidR="00DA7FBB" w:rsidRPr="00985FFB">
        <w:rPr>
          <w:rFonts w:cs="Times New Roman"/>
        </w:rPr>
        <w:t xml:space="preserve"> et al., 1993; Maxime et al., 2000; Wood et al., 2018). Additional activity such as swimming bursts can drive up the need for anaerobiosis (Di Santo et al., 2017). Our </w:t>
      </w:r>
      <w:r w:rsidR="009626F4">
        <w:rPr>
          <w:rFonts w:cs="Times New Roman"/>
        </w:rPr>
        <w:t>evidence that</w:t>
      </w:r>
      <w:r w:rsidR="00DA7FBB" w:rsidRPr="00985FFB">
        <w:rPr>
          <w:rFonts w:cs="Times New Roman"/>
        </w:rPr>
        <w:t xml:space="preserve"> conversion efficiency </w:t>
      </w:r>
      <w:r w:rsidR="009626F4">
        <w:rPr>
          <w:rFonts w:cs="Times New Roman"/>
        </w:rPr>
        <w:t>is reduced by hypoxia-induced damage</w:t>
      </w:r>
      <w:r w:rsidR="00DA7FBB" w:rsidRPr="00985FFB">
        <w:rPr>
          <w:rFonts w:cs="Times New Roman"/>
        </w:rPr>
        <w:t xml:space="preserve"> suggests that anaerobic metabolism </w:t>
      </w:r>
      <w:r w:rsidR="008A4453">
        <w:rPr>
          <w:rFonts w:cs="Times New Roman"/>
        </w:rPr>
        <w:t>may be</w:t>
      </w:r>
      <w:r w:rsidR="00DA7FBB" w:rsidRPr="00985FFB">
        <w:rPr>
          <w:rFonts w:cs="Times New Roman"/>
        </w:rPr>
        <w:t xml:space="preserve"> a mechanism of hypoxia effects in </w:t>
      </w:r>
      <w:r w:rsidR="00DA7FBB" w:rsidRPr="00985FFB">
        <w:rPr>
          <w:rFonts w:cs="Times New Roman"/>
          <w:i/>
          <w:iCs/>
        </w:rPr>
        <w:t xml:space="preserve">M. </w:t>
      </w:r>
      <w:proofErr w:type="spellStart"/>
      <w:r w:rsidR="00DA7FBB" w:rsidRPr="00985FFB">
        <w:rPr>
          <w:rFonts w:cs="Times New Roman"/>
          <w:i/>
          <w:iCs/>
        </w:rPr>
        <w:t>menidia</w:t>
      </w:r>
      <w:proofErr w:type="spellEnd"/>
      <w:r w:rsidR="00DA7FBB" w:rsidRPr="00985FFB">
        <w:rPr>
          <w:rFonts w:cs="Times New Roman"/>
        </w:rPr>
        <w:t xml:space="preserve"> early life stages even at oxygen levels above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w:t>
      </w:r>
    </w:p>
    <w:p w14:paraId="7D5EC45F" w14:textId="2247466D" w:rsidR="002D0A78" w:rsidRPr="0096400E" w:rsidRDefault="00B067C4" w:rsidP="00966BCC">
      <w:pPr>
        <w:pStyle w:val="TS"/>
        <w:spacing w:line="360" w:lineRule="auto"/>
        <w:ind w:firstLine="720"/>
        <w:rPr>
          <w:rFonts w:cs="Times New Roman"/>
        </w:rPr>
      </w:pPr>
      <w:r>
        <w:rPr>
          <w:rFonts w:cs="Times New Roman"/>
        </w:rPr>
        <w:t xml:space="preserve">While </w:t>
      </w:r>
      <w:proofErr w:type="spellStart"/>
      <w:r w:rsidR="006252C4">
        <w:rPr>
          <w:rFonts w:cs="Times New Roman"/>
          <w:i/>
          <w:iCs/>
        </w:rPr>
        <w:t>y</w:t>
      </w:r>
      <w:r w:rsidR="006252C4">
        <w:rPr>
          <w:rFonts w:cs="Times New Roman"/>
          <w:i/>
          <w:iCs/>
          <w:vertAlign w:val="subscript"/>
        </w:rPr>
        <w:t>VA</w:t>
      </w:r>
      <w:proofErr w:type="spellEnd"/>
      <w:r w:rsidR="006252C4">
        <w:rPr>
          <w:rFonts w:cs="Times New Roman"/>
        </w:rPr>
        <w:t xml:space="preserve"> is the best parameter to explain the hypoxia effects according to our model and </w:t>
      </w:r>
      <w:proofErr w:type="spellStart"/>
      <w:r w:rsidR="006252C4">
        <w:rPr>
          <w:rFonts w:cs="Times New Roman"/>
        </w:rPr>
        <w:t>AICc</w:t>
      </w:r>
      <w:proofErr w:type="spellEnd"/>
      <w:r w:rsidR="006252C4">
        <w:rPr>
          <w:rFonts w:cs="Times New Roman"/>
        </w:rPr>
        <w:t xml:space="preserve">, it is nonetheless possible that </w:t>
      </w:r>
      <w:r w:rsidR="006252C4">
        <w:rPr>
          <w:rFonts w:cs="Times New Roman"/>
          <w:i/>
          <w:iCs/>
        </w:rPr>
        <w:t>J</w:t>
      </w:r>
      <w:r w:rsidR="006252C4">
        <w:rPr>
          <w:rFonts w:cs="Times New Roman"/>
          <w:i/>
          <w:iCs/>
          <w:vertAlign w:val="superscript"/>
        </w:rPr>
        <w:t>a</w:t>
      </w:r>
      <w:r w:rsidR="006252C4">
        <w:rPr>
          <w:rFonts w:cs="Times New Roman"/>
          <w:i/>
          <w:iCs/>
          <w:vertAlign w:val="subscript"/>
        </w:rPr>
        <w:t>Am</w:t>
      </w:r>
      <w:r w:rsidR="006252C4">
        <w:rPr>
          <w:rFonts w:cs="Times New Roman"/>
        </w:rPr>
        <w:t xml:space="preserve"> is responsible for an unknown portion of the hypoxia effects.</w:t>
      </w:r>
      <w:r w:rsidR="008A4453">
        <w:rPr>
          <w:rFonts w:cs="Times New Roman"/>
        </w:rPr>
        <w:t xml:space="preserve"> </w:t>
      </w:r>
      <w:r w:rsidR="006252C4">
        <w:rPr>
          <w:rFonts w:cs="Times New Roman"/>
        </w:rPr>
        <w:t>B</w:t>
      </w:r>
      <w:r w:rsidR="008A4453">
        <w:rPr>
          <w:rFonts w:cs="Times New Roman"/>
        </w:rPr>
        <w:t xml:space="preserve">ecause of near </w:t>
      </w:r>
      <w:r w:rsidR="006252C4">
        <w:rPr>
          <w:rFonts w:cs="Times New Roman"/>
        </w:rPr>
        <w:t>collinearity</w:t>
      </w:r>
      <w:r w:rsidR="00F47025">
        <w:rPr>
          <w:rFonts w:cs="Times New Roman"/>
        </w:rPr>
        <w:t xml:space="preserve"> </w:t>
      </w:r>
      <w:r w:rsidR="006252C4">
        <w:rPr>
          <w:rFonts w:cs="Times New Roman"/>
        </w:rPr>
        <w:t xml:space="preserve">between </w:t>
      </w:r>
      <w:r w:rsidR="006252C4">
        <w:rPr>
          <w:rFonts w:cs="Times New Roman"/>
          <w:i/>
          <w:iCs/>
        </w:rPr>
        <w:t>J</w:t>
      </w:r>
      <w:r w:rsidR="006252C4">
        <w:rPr>
          <w:rFonts w:cs="Times New Roman"/>
          <w:i/>
          <w:iCs/>
          <w:vertAlign w:val="superscript"/>
        </w:rPr>
        <w:t>a</w:t>
      </w:r>
      <w:r w:rsidR="006252C4">
        <w:rPr>
          <w:rFonts w:cs="Times New Roman"/>
          <w:i/>
          <w:iCs/>
          <w:vertAlign w:val="subscript"/>
        </w:rPr>
        <w:t>Am</w:t>
      </w:r>
      <w:r w:rsidR="006252C4">
        <w:rPr>
          <w:rFonts w:cs="Times New Roman"/>
        </w:rPr>
        <w:t xml:space="preserve"> and </w:t>
      </w:r>
      <w:proofErr w:type="spellStart"/>
      <w:r w:rsidR="006252C4">
        <w:rPr>
          <w:rFonts w:cs="Times New Roman"/>
          <w:i/>
          <w:iCs/>
        </w:rPr>
        <w:t>y</w:t>
      </w:r>
      <w:r w:rsidR="006252C4">
        <w:rPr>
          <w:rFonts w:cs="Times New Roman"/>
          <w:i/>
          <w:iCs/>
          <w:vertAlign w:val="subscript"/>
        </w:rPr>
        <w:t>VA</w:t>
      </w:r>
      <w:proofErr w:type="spellEnd"/>
      <w:r w:rsidR="006252C4">
        <w:rPr>
          <w:rFonts w:cs="Times New Roman"/>
        </w:rPr>
        <w:t>, our model</w:t>
      </w:r>
      <w:r w:rsidR="00F47025">
        <w:rPr>
          <w:rFonts w:cs="Times New Roman"/>
        </w:rPr>
        <w:t xml:space="preserve"> does not allow us to test for the possibility that both </w:t>
      </w:r>
      <w:r w:rsidR="006252C4">
        <w:rPr>
          <w:rFonts w:cs="Times New Roman"/>
        </w:rPr>
        <w:t>parameters</w:t>
      </w:r>
      <w:r w:rsidR="00F47025">
        <w:rPr>
          <w:rFonts w:cs="Times New Roman"/>
        </w:rPr>
        <w:t xml:space="preserve"> are</w:t>
      </w:r>
      <w:r w:rsidR="006252C4">
        <w:rPr>
          <w:rFonts w:cs="Times New Roman"/>
        </w:rPr>
        <w:t xml:space="preserve"> simultaneously</w:t>
      </w:r>
      <w:r w:rsidR="00F47025">
        <w:rPr>
          <w:rFonts w:cs="Times New Roman"/>
        </w:rPr>
        <w:t xml:space="preserve"> contributing to the observed hypoxia </w:t>
      </w:r>
      <w:r w:rsidR="00F47025">
        <w:rPr>
          <w:rFonts w:cs="Times New Roman"/>
        </w:rPr>
        <w:lastRenderedPageBreak/>
        <w:t>effects. It is not possible to simultaneously estimate both parameters</w:t>
      </w:r>
      <w:ins w:id="393" w:author="Schwemmer, Teresa" w:date="2024-07-01T12:55:00Z" w16du:dateUtc="2024-07-01T16:55:00Z">
        <w:r w:rsidR="008E6664">
          <w:rPr>
            <w:rFonts w:cs="Times New Roman"/>
          </w:rPr>
          <w:t xml:space="preserve">, particularly when </w:t>
        </w:r>
        <w:r w:rsidR="008E6664">
          <w:rPr>
            <w:rFonts w:cs="Times New Roman"/>
            <w:i/>
            <w:iCs/>
          </w:rPr>
          <w:t>J</w:t>
        </w:r>
        <w:r w:rsidR="008E6664">
          <w:rPr>
            <w:rFonts w:cs="Times New Roman"/>
            <w:i/>
            <w:iCs/>
            <w:vertAlign w:val="subscript"/>
          </w:rPr>
          <w:t>M</w:t>
        </w:r>
        <w:r w:rsidR="008E6664">
          <w:rPr>
            <w:rFonts w:cs="Times New Roman"/>
          </w:rPr>
          <w:t xml:space="preserve"> </w:t>
        </w:r>
      </w:ins>
      <w:ins w:id="394" w:author="Schwemmer, Teresa" w:date="2024-07-01T12:56:00Z" w16du:dateUtc="2024-07-01T16:56:00Z">
        <w:r w:rsidR="008E6664">
          <w:rPr>
            <w:rFonts w:cs="Times New Roman"/>
          </w:rPr>
          <w:t>is negligible as in the early life stages and</w:t>
        </w:r>
      </w:ins>
      <w:del w:id="395" w:author="Schwemmer, Teresa" w:date="2024-07-01T12:55:00Z" w16du:dateUtc="2024-07-01T16:55:00Z">
        <w:r w:rsidR="00F47025" w:rsidDel="008E6664">
          <w:rPr>
            <w:rFonts w:cs="Times New Roman"/>
          </w:rPr>
          <w:delText xml:space="preserve"> as</w:delText>
        </w:r>
      </w:del>
      <w:r w:rsidR="00F47025">
        <w:rPr>
          <w:rFonts w:cs="Times New Roman"/>
        </w:rPr>
        <w:t xml:space="preserve"> </w:t>
      </w:r>
      <w:del w:id="396" w:author="Schwemmer, Teresa" w:date="2024-07-01T12:56:00Z" w16du:dateUtc="2024-07-01T16:56:00Z">
        <w:r w:rsidR="00F47025" w:rsidDel="008E6664">
          <w:rPr>
            <w:rFonts w:cs="Times New Roman"/>
          </w:rPr>
          <w:delText>their product is used</w:delText>
        </w:r>
      </w:del>
      <w:ins w:id="397" w:author="Schwemmer, Teresa" w:date="2024-07-01T12:56:00Z" w16du:dateUtc="2024-07-01T16:56:00Z">
        <w:r w:rsidR="008E6664">
          <w:rPr>
            <w:rFonts w:cs="Times New Roman"/>
          </w:rPr>
          <w:t xml:space="preserve"> </w:t>
        </w:r>
      </w:ins>
      <w:ins w:id="398" w:author="Schwemmer, Teresa" w:date="2024-07-01T12:57:00Z" w16du:dateUtc="2024-07-01T16:57:00Z">
        <w:r w:rsidR="008E6664">
          <w:rPr>
            <w:rFonts w:cs="Times New Roman"/>
            <w:i/>
            <w:iCs/>
          </w:rPr>
          <w:t>J</w:t>
        </w:r>
        <w:r w:rsidR="008E6664">
          <w:rPr>
            <w:rFonts w:cs="Times New Roman"/>
            <w:i/>
            <w:iCs/>
            <w:vertAlign w:val="superscript"/>
          </w:rPr>
          <w:t>a</w:t>
        </w:r>
        <w:r w:rsidR="008E6664">
          <w:rPr>
            <w:rFonts w:cs="Times New Roman"/>
            <w:i/>
            <w:iCs/>
            <w:vertAlign w:val="subscript"/>
          </w:rPr>
          <w:t>Am</w:t>
        </w:r>
        <w:r w:rsidR="008E6664">
          <w:rPr>
            <w:rFonts w:cs="Times New Roman"/>
          </w:rPr>
          <w:t xml:space="preserve"> and </w:t>
        </w:r>
        <w:proofErr w:type="spellStart"/>
        <w:r w:rsidR="008E6664">
          <w:rPr>
            <w:rFonts w:cs="Times New Roman"/>
            <w:i/>
            <w:iCs/>
          </w:rPr>
          <w:t>y</w:t>
        </w:r>
        <w:r w:rsidR="008E6664">
          <w:rPr>
            <w:rFonts w:cs="Times New Roman"/>
            <w:i/>
            <w:iCs/>
            <w:vertAlign w:val="subscript"/>
          </w:rPr>
          <w:t>VA</w:t>
        </w:r>
        <w:proofErr w:type="spellEnd"/>
        <w:r w:rsidR="008E6664">
          <w:rPr>
            <w:rFonts w:cs="Times New Roman"/>
          </w:rPr>
          <w:t xml:space="preserve"> are directly multiplied</w:t>
        </w:r>
      </w:ins>
      <w:r w:rsidR="00F47025">
        <w:rPr>
          <w:rFonts w:cs="Times New Roman"/>
        </w:rPr>
        <w:t xml:space="preserve"> to calculate growth in the model; </w:t>
      </w:r>
      <w:r w:rsidR="00F47025" w:rsidRPr="00985FFB">
        <w:rPr>
          <w:rFonts w:cs="Times New Roman"/>
        </w:rPr>
        <w:t>we can adjust one or the other</w:t>
      </w:r>
      <w:r w:rsidR="00F47025">
        <w:rPr>
          <w:rFonts w:cs="Times New Roman"/>
        </w:rPr>
        <w:t xml:space="preserve"> with the correction factor</w:t>
      </w:r>
      <w:r w:rsidR="00F47025" w:rsidRPr="00985FFB">
        <w:rPr>
          <w:rFonts w:cs="Times New Roman"/>
        </w:rPr>
        <w:t xml:space="preserve"> and get similar effects on the flux for growth with no way of determining which is correct.</w:t>
      </w:r>
      <w:r w:rsidR="00F47025">
        <w:rPr>
          <w:rFonts w:cs="Times New Roman"/>
        </w:rPr>
        <w:t xml:space="preserve"> </w:t>
      </w:r>
      <w:r w:rsidR="006252C4">
        <w:rPr>
          <w:rFonts w:cs="Times New Roman"/>
        </w:rPr>
        <w:t>We therefore cannot test for partial contribution of the two parameters to hypoxia effects or quantify their relative contributions. If</w:t>
      </w:r>
      <w:r w:rsidR="002D0A78" w:rsidRPr="00985FFB">
        <w:rPr>
          <w:rFonts w:cs="Times New Roman"/>
        </w:rPr>
        <w:t xml:space="preserve"> </w:t>
      </w:r>
      <w:r w:rsidR="00E519F5">
        <w:rPr>
          <w:rFonts w:cs="Times New Roman"/>
        </w:rPr>
        <w:t>conversion efficiency</w:t>
      </w:r>
      <w:r w:rsidR="002D0A78" w:rsidRPr="00985FFB">
        <w:rPr>
          <w:rFonts w:cs="Times New Roman"/>
        </w:rPr>
        <w:t xml:space="preserve"> were the only </w:t>
      </w:r>
      <w:r w:rsidR="00E519F5">
        <w:rPr>
          <w:rFonts w:cs="Times New Roman"/>
        </w:rPr>
        <w:t>parameter varying</w:t>
      </w:r>
      <w:r w:rsidR="002D0A78" w:rsidRPr="00985FFB">
        <w:rPr>
          <w:rFonts w:cs="Times New Roman"/>
        </w:rPr>
        <w:t xml:space="preserve"> </w:t>
      </w:r>
      <w:r w:rsidR="00E519F5">
        <w:rPr>
          <w:rFonts w:cs="Times New Roman"/>
        </w:rPr>
        <w:t xml:space="preserve">across </w:t>
      </w:r>
      <w:r w:rsidR="002D0A78" w:rsidRPr="00985FFB">
        <w:rPr>
          <w:rFonts w:cs="Times New Roman"/>
        </w:rPr>
        <w:t xml:space="preserve">hypoxia treatments, one </w:t>
      </w:r>
      <w:r w:rsidR="00F47025">
        <w:rPr>
          <w:rFonts w:cs="Times New Roman"/>
        </w:rPr>
        <w:t>might</w:t>
      </w:r>
      <w:r w:rsidR="002D0A78" w:rsidRPr="00985FFB">
        <w:rPr>
          <w:rFonts w:cs="Times New Roman"/>
        </w:rPr>
        <w:t xml:space="preserve"> expect </w:t>
      </w:r>
      <w:ins w:id="399" w:author="Schwemmer, Teresa" w:date="2024-06-30T17:11:00Z" w16du:dateUtc="2024-06-30T21:11:00Z">
        <w:r w:rsidR="005A4988">
          <w:rPr>
            <w:rFonts w:cs="Times New Roman"/>
          </w:rPr>
          <w:t>all</w:t>
        </w:r>
      </w:ins>
      <w:del w:id="400" w:author="Schwemmer, Teresa" w:date="2024-06-30T17:11:00Z" w16du:dateUtc="2024-06-30T21:11:00Z">
        <w:r w:rsidR="002D0A78" w:rsidRPr="00985FFB" w:rsidDel="005A4988">
          <w:rPr>
            <w:rFonts w:cs="Times New Roman"/>
          </w:rPr>
          <w:delText>the</w:delText>
        </w:r>
      </w:del>
      <w:r w:rsidR="002D0A78" w:rsidRPr="00985FFB">
        <w:rPr>
          <w:rFonts w:cs="Times New Roman"/>
        </w:rPr>
        <w:t xml:space="preserve"> offspring to </w:t>
      </w:r>
      <w:r w:rsidR="00F47025">
        <w:rPr>
          <w:rFonts w:cs="Times New Roman"/>
        </w:rPr>
        <w:t xml:space="preserve">fully </w:t>
      </w:r>
      <w:r w:rsidR="00E519F5">
        <w:rPr>
          <w:rFonts w:cs="Times New Roman"/>
        </w:rPr>
        <w:t>deplete the egg buffer and hatch at the same time, but with hatch size increasing with DO level.</w:t>
      </w:r>
      <w:r w:rsidR="002D0A78" w:rsidRPr="00985FFB">
        <w:rPr>
          <w:rFonts w:cs="Times New Roman"/>
        </w:rPr>
        <w:t xml:space="preserve"> However,</w:t>
      </w:r>
      <w:r w:rsidR="00A1357C">
        <w:rPr>
          <w:rFonts w:cs="Times New Roman"/>
        </w:rPr>
        <w:t xml:space="preserve"> </w:t>
      </w:r>
      <w:r w:rsidR="00D81907">
        <w:rPr>
          <w:rFonts w:cs="Times New Roman"/>
        </w:rPr>
        <w:t>adjusting conversion efficiency with hypoxia does</w:t>
      </w:r>
      <w:r w:rsidR="00A1357C">
        <w:rPr>
          <w:rFonts w:cs="Times New Roman"/>
        </w:rPr>
        <w:t xml:space="preserve"> account for the </w:t>
      </w:r>
      <w:r w:rsidR="00D81907">
        <w:rPr>
          <w:rFonts w:cs="Times New Roman"/>
        </w:rPr>
        <w:t xml:space="preserve">observed </w:t>
      </w:r>
      <w:r w:rsidR="00A1357C">
        <w:rPr>
          <w:rFonts w:cs="Times New Roman"/>
        </w:rPr>
        <w:t>significant differences in hatch timing between DO treatments in</w:t>
      </w:r>
      <w:r w:rsidR="002D0A78" w:rsidRPr="00985FFB">
        <w:rPr>
          <w:rFonts w:cs="Times New Roman"/>
        </w:rPr>
        <w:t xml:space="preserve"> </w:t>
      </w:r>
      <w:r w:rsidR="002D0A78" w:rsidRPr="00985FFB">
        <w:rPr>
          <w:rFonts w:cs="Times New Roman"/>
          <w:i/>
          <w:iCs/>
        </w:rPr>
        <w:t xml:space="preserve">M. </w:t>
      </w:r>
      <w:proofErr w:type="spellStart"/>
      <w:r w:rsidR="002D0A78" w:rsidRPr="00985FFB">
        <w:rPr>
          <w:rFonts w:cs="Times New Roman"/>
          <w:i/>
          <w:iCs/>
        </w:rPr>
        <w:t>menidia</w:t>
      </w:r>
      <w:proofErr w:type="spellEnd"/>
      <w:r w:rsidR="002D0A78" w:rsidRPr="00985FFB">
        <w:rPr>
          <w:rFonts w:cs="Times New Roman"/>
        </w:rPr>
        <w:t xml:space="preserve"> larvae (Cross et al., 2019)</w:t>
      </w:r>
      <w:r w:rsidR="00A1357C">
        <w:rPr>
          <w:rFonts w:cs="Times New Roman"/>
        </w:rPr>
        <w:t xml:space="preserve"> because </w:t>
      </w:r>
      <w:proofErr w:type="spellStart"/>
      <w:r w:rsidR="00A1357C">
        <w:rPr>
          <w:rFonts w:cs="Times New Roman"/>
          <w:i/>
          <w:iCs/>
        </w:rPr>
        <w:t>y</w:t>
      </w:r>
      <w:r w:rsidR="00A1357C">
        <w:rPr>
          <w:rFonts w:cs="Times New Roman"/>
          <w:i/>
          <w:iCs/>
          <w:vertAlign w:val="subscript"/>
        </w:rPr>
        <w:t>VA</w:t>
      </w:r>
      <w:proofErr w:type="spellEnd"/>
      <w:r w:rsidR="00A1357C">
        <w:rPr>
          <w:rFonts w:cs="Times New Roman"/>
          <w:i/>
          <w:iCs/>
        </w:rPr>
        <w:t xml:space="preserve"> </w:t>
      </w:r>
      <w:r w:rsidR="00A1357C">
        <w:rPr>
          <w:rFonts w:cs="Times New Roman"/>
        </w:rPr>
        <w:t>reduces the body size at a given time, indirectly reducing the assimilation flux due to smaller body volume.</w:t>
      </w:r>
      <w:r w:rsidR="002D0A78" w:rsidRPr="00985FFB">
        <w:rPr>
          <w:rFonts w:cs="Times New Roman"/>
        </w:rPr>
        <w:t xml:space="preserve"> </w:t>
      </w:r>
      <w:ins w:id="401" w:author="Schwemmer, Teresa" w:date="2024-06-30T10:19:00Z" w16du:dateUtc="2024-06-30T14:19:00Z">
        <w:r w:rsidR="00B11752">
          <w:rPr>
            <w:rFonts w:cs="Times New Roman"/>
          </w:rPr>
          <w:t xml:space="preserve">Future work examining the effects of hypoxia on </w:t>
        </w:r>
      </w:ins>
      <w:ins w:id="402" w:author="Schwemmer, Teresa" w:date="2024-06-30T10:20:00Z" w16du:dateUtc="2024-06-30T14:20:00Z">
        <w:r w:rsidR="00B11752">
          <w:rPr>
            <w:rFonts w:cs="Times New Roman"/>
          </w:rPr>
          <w:t>ingestion</w:t>
        </w:r>
      </w:ins>
      <w:ins w:id="403" w:author="Schwemmer, Teresa" w:date="2024-06-30T10:23:00Z" w16du:dateUtc="2024-06-30T14:23:00Z">
        <w:r w:rsidR="00B11752">
          <w:rPr>
            <w:rFonts w:cs="Times New Roman"/>
          </w:rPr>
          <w:t xml:space="preserve">, defecation, respiration, and growth </w:t>
        </w:r>
      </w:ins>
      <w:ins w:id="404" w:author="Schwemmer, Teresa" w:date="2024-06-30T10:20:00Z" w16du:dateUtc="2024-06-30T14:20:00Z">
        <w:r w:rsidR="00B11752">
          <w:rPr>
            <w:rFonts w:cs="Times New Roman"/>
          </w:rPr>
          <w:t>could help tease apart the relative contribution</w:t>
        </w:r>
      </w:ins>
      <w:ins w:id="405" w:author="Schwemmer, Teresa" w:date="2024-06-30T10:25:00Z" w16du:dateUtc="2024-06-30T14:25:00Z">
        <w:r w:rsidR="00B11752">
          <w:rPr>
            <w:rFonts w:cs="Times New Roman"/>
          </w:rPr>
          <w:t>s</w:t>
        </w:r>
      </w:ins>
      <w:ins w:id="406" w:author="Schwemmer, Teresa" w:date="2024-06-30T10:20:00Z" w16du:dateUtc="2024-06-30T14:20:00Z">
        <w:r w:rsidR="00B11752">
          <w:rPr>
            <w:rFonts w:cs="Times New Roman"/>
          </w:rPr>
          <w:t xml:space="preserve"> of </w:t>
        </w:r>
        <w:proofErr w:type="spellStart"/>
        <w:r w:rsidR="00B11752">
          <w:rPr>
            <w:rFonts w:cs="Times New Roman"/>
            <w:i/>
            <w:iCs/>
          </w:rPr>
          <w:t>y</w:t>
        </w:r>
        <w:r w:rsidR="00B11752">
          <w:rPr>
            <w:rFonts w:cs="Times New Roman"/>
            <w:i/>
            <w:iCs/>
            <w:vertAlign w:val="subscript"/>
          </w:rPr>
          <w:t>VA</w:t>
        </w:r>
        <w:proofErr w:type="spellEnd"/>
        <w:r w:rsidR="00B11752">
          <w:rPr>
            <w:rFonts w:cs="Times New Roman"/>
            <w:i/>
            <w:iCs/>
          </w:rPr>
          <w:t xml:space="preserve"> </w:t>
        </w:r>
        <w:r w:rsidR="00B11752">
          <w:rPr>
            <w:rFonts w:cs="Times New Roman"/>
          </w:rPr>
          <w:t xml:space="preserve">and </w:t>
        </w:r>
        <w:r w:rsidR="00B11752">
          <w:rPr>
            <w:rFonts w:cs="Times New Roman"/>
            <w:i/>
            <w:iCs/>
          </w:rPr>
          <w:t>J</w:t>
        </w:r>
        <w:r w:rsidR="00B11752">
          <w:rPr>
            <w:rFonts w:cs="Times New Roman"/>
            <w:i/>
            <w:iCs/>
            <w:vertAlign w:val="superscript"/>
          </w:rPr>
          <w:t>a</w:t>
        </w:r>
        <w:r w:rsidR="00B11752">
          <w:rPr>
            <w:rFonts w:cs="Times New Roman"/>
            <w:i/>
            <w:iCs/>
            <w:vertAlign w:val="subscript"/>
          </w:rPr>
          <w:t>Am</w:t>
        </w:r>
      </w:ins>
      <w:ins w:id="407" w:author="Schwemmer, Teresa" w:date="2024-06-30T10:21:00Z" w16du:dateUtc="2024-06-30T14:21:00Z">
        <w:r w:rsidR="00B11752">
          <w:rPr>
            <w:rFonts w:cs="Times New Roman"/>
          </w:rPr>
          <w:t xml:space="preserve"> by allowing direct calculation of </w:t>
        </w:r>
      </w:ins>
      <w:proofErr w:type="spellStart"/>
      <w:ins w:id="408" w:author="Schwemmer, Teresa" w:date="2024-06-30T10:24:00Z" w16du:dateUtc="2024-06-30T14:24:00Z">
        <w:r w:rsidR="00B11752">
          <w:rPr>
            <w:rFonts w:cs="Times New Roman"/>
            <w:i/>
            <w:iCs/>
          </w:rPr>
          <w:t>y</w:t>
        </w:r>
        <w:r w:rsidR="00B11752">
          <w:rPr>
            <w:rFonts w:cs="Times New Roman"/>
            <w:i/>
            <w:iCs/>
            <w:vertAlign w:val="subscript"/>
          </w:rPr>
          <w:t>VA</w:t>
        </w:r>
      </w:ins>
      <w:proofErr w:type="spellEnd"/>
      <w:ins w:id="409" w:author="Schwemmer, Teresa" w:date="2024-06-30T10:25:00Z" w16du:dateUtc="2024-06-30T14:25:00Z">
        <w:r w:rsidR="00B11752">
          <w:rPr>
            <w:rFonts w:cs="Times New Roman"/>
          </w:rPr>
          <w:t>.</w:t>
        </w:r>
      </w:ins>
      <w:ins w:id="410" w:author="Schwemmer, Teresa" w:date="2024-06-30T10:52:00Z" w16du:dateUtc="2024-06-30T14:52:00Z">
        <w:r w:rsidR="0096400E">
          <w:rPr>
            <w:rFonts w:cs="Times New Roman"/>
          </w:rPr>
          <w:t xml:space="preserve"> Data on fecundity at different DO levels would </w:t>
        </w:r>
      </w:ins>
      <w:ins w:id="411" w:author="Schwemmer, Teresa" w:date="2024-06-30T10:53:00Z" w16du:dateUtc="2024-06-30T14:53:00Z">
        <w:r w:rsidR="0096400E">
          <w:rPr>
            <w:rFonts w:cs="Times New Roman"/>
          </w:rPr>
          <w:t xml:space="preserve">provide information on the contribution of </w:t>
        </w:r>
        <w:r w:rsidR="0096400E">
          <w:rPr>
            <w:rFonts w:cs="Times New Roman"/>
            <w:i/>
            <w:iCs/>
          </w:rPr>
          <w:t>J</w:t>
        </w:r>
        <w:r w:rsidR="0096400E">
          <w:rPr>
            <w:rFonts w:cs="Times New Roman"/>
            <w:i/>
            <w:iCs/>
            <w:vertAlign w:val="superscript"/>
          </w:rPr>
          <w:t>a</w:t>
        </w:r>
        <w:r w:rsidR="0096400E">
          <w:rPr>
            <w:rFonts w:cs="Times New Roman"/>
            <w:i/>
            <w:iCs/>
            <w:vertAlign w:val="subscript"/>
          </w:rPr>
          <w:t>Am</w:t>
        </w:r>
      </w:ins>
      <w:ins w:id="412" w:author="Schwemmer, Teresa" w:date="2024-06-30T10:54:00Z" w16du:dateUtc="2024-06-30T14:54:00Z">
        <w:r w:rsidR="0096400E">
          <w:rPr>
            <w:rFonts w:cs="Times New Roman"/>
          </w:rPr>
          <w:t xml:space="preserve">, although </w:t>
        </w:r>
      </w:ins>
      <w:ins w:id="413" w:author="Schwemmer, Teresa" w:date="2024-06-30T10:55:00Z" w16du:dateUtc="2024-06-30T14:55:00Z">
        <w:r w:rsidR="0096400E">
          <w:rPr>
            <w:rFonts w:cs="Times New Roman"/>
          </w:rPr>
          <w:t>constant hypoxia through adulthood is unrealistic and this would assume the energy budget i</w:t>
        </w:r>
      </w:ins>
      <w:ins w:id="414" w:author="Schwemmer, Teresa" w:date="2024-06-30T17:07:00Z" w16du:dateUtc="2024-06-30T21:07:00Z">
        <w:r w:rsidR="00B0594A">
          <w:rPr>
            <w:rFonts w:cs="Times New Roman"/>
          </w:rPr>
          <w:t>s</w:t>
        </w:r>
      </w:ins>
      <w:ins w:id="415" w:author="Schwemmer, Teresa" w:date="2024-06-30T10:55:00Z" w16du:dateUtc="2024-06-30T14:55:00Z">
        <w:r w:rsidR="0096400E">
          <w:rPr>
            <w:rFonts w:cs="Times New Roman"/>
          </w:rPr>
          <w:t xml:space="preserve"> impacted similarly across life stages. </w:t>
        </w:r>
      </w:ins>
    </w:p>
    <w:p w14:paraId="5E528BF5" w14:textId="1EF60A0C" w:rsidR="001C0AFC" w:rsidRPr="00985FFB" w:rsidRDefault="001C0AFC" w:rsidP="001C0AFC">
      <w:pPr>
        <w:pStyle w:val="TS"/>
        <w:spacing w:line="360" w:lineRule="auto"/>
        <w:rPr>
          <w:rFonts w:cs="Times New Roman"/>
        </w:rPr>
      </w:pPr>
      <w:r w:rsidRPr="00985FFB">
        <w:tab/>
        <w:t xml:space="preserve">Although both conversion efficiency and assimilation can explain hypoxia effects on total length and egg buffer mass over time, reducing them only produced a small decrease in survival relative to the data. </w:t>
      </w:r>
      <w:r w:rsidR="008A4453">
        <w:t>Simultaneously a</w:t>
      </w:r>
      <w:r w:rsidR="008A4453" w:rsidRPr="00985FFB">
        <w:rPr>
          <w:rFonts w:cs="Times New Roman"/>
        </w:rPr>
        <w:t xml:space="preserve">pplying </w:t>
      </w:r>
      <w:r w:rsidRPr="00985FFB">
        <w:rPr>
          <w:rFonts w:cs="Times New Roman"/>
          <w:i/>
          <w:iCs/>
        </w:rPr>
        <w:t>c</w:t>
      </w:r>
      <w:r w:rsidRPr="00985FFB">
        <w:rPr>
          <w:rFonts w:cs="Times New Roman"/>
        </w:rPr>
        <w:t xml:space="preserve"> to both mortality rates better </w:t>
      </w:r>
      <w:del w:id="416" w:author="Schwemmer, Teresa" w:date="2024-07-01T16:14:00Z" w16du:dateUtc="2024-07-01T20:14:00Z">
        <w:r w:rsidRPr="00985FFB" w:rsidDel="00485A91">
          <w:rPr>
            <w:rFonts w:cs="Times New Roman"/>
          </w:rPr>
          <w:delText xml:space="preserve">captured </w:delText>
        </w:r>
      </w:del>
      <w:ins w:id="417" w:author="Schwemmer, Teresa" w:date="2024-07-01T16:14:00Z" w16du:dateUtc="2024-07-01T20:14:00Z">
        <w:r w:rsidR="00485A91">
          <w:rPr>
            <w:rFonts w:cs="Times New Roman"/>
          </w:rPr>
          <w:t>predicted</w:t>
        </w:r>
        <w:r w:rsidR="00485A91" w:rsidRPr="00985FFB">
          <w:rPr>
            <w:rFonts w:cs="Times New Roman"/>
          </w:rPr>
          <w:t xml:space="preserve"> </w:t>
        </w:r>
      </w:ins>
      <w:r w:rsidRPr="00985FFB">
        <w:rPr>
          <w:rFonts w:cs="Times New Roman"/>
        </w:rPr>
        <w:t xml:space="preserve">the great reductions in survival at both hatching </w:t>
      </w:r>
      <w:r w:rsidR="001E4AC0">
        <w:rPr>
          <w:rFonts w:cs="Times New Roman"/>
        </w:rPr>
        <w:t xml:space="preserve">and </w:t>
      </w:r>
      <w:r w:rsidRPr="00985FFB">
        <w:rPr>
          <w:rFonts w:cs="Times New Roman"/>
        </w:rPr>
        <w:t xml:space="preserve">15 </w:t>
      </w:r>
      <w:proofErr w:type="spellStart"/>
      <w:r w:rsidRPr="00985FFB">
        <w:rPr>
          <w:rFonts w:cs="Times New Roman"/>
        </w:rPr>
        <w:t>dph</w:t>
      </w:r>
      <w:proofErr w:type="spellEnd"/>
      <w:r w:rsidRPr="00985FFB">
        <w:rPr>
          <w:rFonts w:cs="Times New Roman"/>
        </w:rPr>
        <w:t xml:space="preserve"> with hypoxia</w:t>
      </w:r>
      <w:ins w:id="418" w:author="Schwemmer, Teresa" w:date="2024-07-01T16:15:00Z" w16du:dateUtc="2024-07-01T20:15:00Z">
        <w:r w:rsidR="00485A91">
          <w:rPr>
            <w:rFonts w:cs="Times New Roman"/>
          </w:rPr>
          <w:t xml:space="preserve"> and improved the fit based on </w:t>
        </w:r>
        <w:proofErr w:type="spellStart"/>
        <w:r w:rsidR="00485A91" w:rsidRPr="00985FFB">
          <w:rPr>
            <w:rFonts w:cs="Times New Roman"/>
          </w:rPr>
          <w:t>ΔAICc</w:t>
        </w:r>
        <w:proofErr w:type="spellEnd"/>
        <w:r w:rsidR="00485A91" w:rsidRPr="00985FFB">
          <w:rPr>
            <w:rFonts w:cs="Times New Roman"/>
          </w:rPr>
          <w:t xml:space="preserve"> (Table </w:t>
        </w:r>
        <w:r w:rsidR="00485A91">
          <w:rPr>
            <w:rFonts w:cs="Times New Roman"/>
          </w:rPr>
          <w:t>4</w:t>
        </w:r>
        <w:r w:rsidR="00485A91" w:rsidRPr="00985FFB">
          <w:rPr>
            <w:rFonts w:cs="Times New Roman"/>
          </w:rPr>
          <w:t>)</w:t>
        </w:r>
      </w:ins>
      <w:r w:rsidRPr="00985FFB">
        <w:rPr>
          <w:rFonts w:cs="Times New Roman"/>
        </w:rPr>
        <w:t>. In the experiments, the lowest oxygen level (2.7 mg L</w:t>
      </w:r>
      <w:r w:rsidRPr="00985FFB">
        <w:rPr>
          <w:rFonts w:cs="Times New Roman"/>
          <w:vertAlign w:val="superscript"/>
        </w:rPr>
        <w:t>-1</w:t>
      </w:r>
      <w:r w:rsidRPr="00985FFB">
        <w:rPr>
          <w:rFonts w:cs="Times New Roman"/>
        </w:rPr>
        <w:t xml:space="preserve">) had a mean hatch survival of 30.2% while the mean survival in the other three treatments was over 70% (Cross et al., 2019). By 15 </w:t>
      </w:r>
      <w:proofErr w:type="spellStart"/>
      <w:r w:rsidRPr="00985FFB">
        <w:rPr>
          <w:rFonts w:cs="Times New Roman"/>
        </w:rPr>
        <w:t>dph</w:t>
      </w:r>
      <w:proofErr w:type="spellEnd"/>
      <w:r w:rsidRPr="00985FFB">
        <w:rPr>
          <w:rFonts w:cs="Times New Roman"/>
        </w:rPr>
        <w:t xml:space="preserve"> fish from all three low oxygen treatments had lower survival than those from the </w:t>
      </w:r>
      <w:proofErr w:type="spellStart"/>
      <w:r w:rsidRPr="00985FFB">
        <w:rPr>
          <w:rFonts w:cs="Times New Roman"/>
        </w:rPr>
        <w:t>normoxic</w:t>
      </w:r>
      <w:proofErr w:type="spellEnd"/>
      <w:r w:rsidRPr="00985FFB">
        <w:rPr>
          <w:rFonts w:cs="Times New Roman"/>
        </w:rPr>
        <w:t xml:space="preserve"> treatment (Cross et al., 2019; Table 3). </w:t>
      </w:r>
      <w:del w:id="419" w:author="Schwemmer, Teresa" w:date="2024-07-01T16:15:00Z" w16du:dateUtc="2024-07-01T20:15:00Z">
        <w:r w:rsidRPr="00985FFB" w:rsidDel="00485A91">
          <w:rPr>
            <w:rFonts w:cs="Times New Roman"/>
          </w:rPr>
          <w:delText xml:space="preserve">Including hypoxia effects for both pre- and post-hatching mortality rates allowed the model to </w:delText>
        </w:r>
        <w:r w:rsidR="00D81907" w:rsidDel="00485A91">
          <w:rPr>
            <w:rFonts w:cs="Times New Roman"/>
          </w:rPr>
          <w:delText xml:space="preserve">predict </w:delText>
        </w:r>
        <w:r w:rsidRPr="00985FFB" w:rsidDel="00485A91">
          <w:rPr>
            <w:rFonts w:cs="Times New Roman"/>
          </w:rPr>
          <w:delText>these</w:delText>
        </w:r>
        <w:r w:rsidR="001E4AC0" w:rsidDel="00485A91">
          <w:rPr>
            <w:rFonts w:cs="Times New Roman"/>
          </w:rPr>
          <w:delText xml:space="preserve"> stage-specific</w:delText>
        </w:r>
        <w:r w:rsidRPr="00985FFB" w:rsidDel="00485A91">
          <w:rPr>
            <w:rFonts w:cs="Times New Roman"/>
          </w:rPr>
          <w:delText xml:space="preserve"> differences in hypoxia effects</w:delText>
        </w:r>
        <w:r w:rsidR="00D81907" w:rsidDel="00485A91">
          <w:rPr>
            <w:rFonts w:cs="Times New Roman"/>
          </w:rPr>
          <w:delText xml:space="preserve"> more closely</w:delText>
        </w:r>
        <w:r w:rsidRPr="00985FFB" w:rsidDel="00485A91">
          <w:rPr>
            <w:rFonts w:cs="Times New Roman"/>
          </w:rPr>
          <w:delText xml:space="preserve"> and improve the fit based on ΔAICc (Table </w:delText>
        </w:r>
        <w:r w:rsidR="001E4AC0" w:rsidDel="00485A91">
          <w:rPr>
            <w:rFonts w:cs="Times New Roman"/>
          </w:rPr>
          <w:delText>4</w:delText>
        </w:r>
        <w:r w:rsidRPr="00985FFB" w:rsidDel="00485A91">
          <w:rPr>
            <w:rFonts w:cs="Times New Roman"/>
          </w:rPr>
          <w:delText xml:space="preserve">). </w:delText>
        </w:r>
      </w:del>
      <w:r w:rsidRPr="00985FFB">
        <w:rPr>
          <w:rFonts w:cs="Times New Roman"/>
        </w:rPr>
        <w:t xml:space="preserve">The additional mortality that was not accounted for by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may have been related to </w:t>
      </w:r>
      <w:r w:rsidR="001E4AC0">
        <w:rPr>
          <w:rFonts w:cs="Times New Roman"/>
        </w:rPr>
        <w:t xml:space="preserve">unrepaired </w:t>
      </w:r>
      <w:r w:rsidRPr="00985FFB">
        <w:rPr>
          <w:rFonts w:cs="Times New Roman"/>
        </w:rPr>
        <w:t>damage from buildup of toxic compounds during anaerobic metabolism (Richards, 2011). The mortality could also have resulted from failing to meet energetic demands with either aerobic or anaerobic metabolism (Richards, 2009) and, specifically in embryos, failure to reach a viable level of complexity before the yolk is depleted (Jager et al., 2013). Measurement of anaerobic byproducts such as lactate and morpho</w:t>
      </w:r>
      <w:r w:rsidR="001E4AC0">
        <w:rPr>
          <w:rFonts w:cs="Times New Roman"/>
        </w:rPr>
        <w:t xml:space="preserve">metric assessment </w:t>
      </w:r>
      <w:r w:rsidRPr="00985FFB">
        <w:rPr>
          <w:rFonts w:cs="Times New Roman"/>
        </w:rPr>
        <w:t xml:space="preserve">of dead embryos and larvae could help to identify the mechanisms underlying the mortality rates in future work. Although survival does not approach </w:t>
      </w:r>
      <w:r w:rsidRPr="00985FFB">
        <w:rPr>
          <w:rFonts w:cs="Times New Roman"/>
        </w:rPr>
        <w:lastRenderedPageBreak/>
        <w:t>0% during the larval stage in our best fitting model (Figure 4), all experimental replicates of the 2.7 mg L</w:t>
      </w:r>
      <w:r w:rsidRPr="00985FFB">
        <w:rPr>
          <w:rFonts w:cs="Times New Roman"/>
          <w:vertAlign w:val="superscript"/>
        </w:rPr>
        <w:t>-1</w:t>
      </w:r>
      <w:r w:rsidRPr="00985FFB">
        <w:rPr>
          <w:rFonts w:cs="Times New Roman"/>
        </w:rPr>
        <w:t xml:space="preserve"> DO treatment had 0% survival by 15 </w:t>
      </w:r>
      <w:proofErr w:type="spellStart"/>
      <w:r w:rsidRPr="00985FFB">
        <w:rPr>
          <w:rFonts w:cs="Times New Roman"/>
        </w:rPr>
        <w:t>dph</w:t>
      </w:r>
      <w:proofErr w:type="spellEnd"/>
      <w:r w:rsidRPr="00985FFB">
        <w:rPr>
          <w:rFonts w:cs="Times New Roman"/>
        </w:rPr>
        <w:t xml:space="preserve">, making larvae apparently more sensitive than embryos (Cross et al., 2019). The authors of the study attribute this to a possibly lower ability to suppress metabolism in larvae compared to embryos. While the increased mobility of larvae may allow </w:t>
      </w:r>
      <w:r w:rsidR="00525AA0">
        <w:rPr>
          <w:rFonts w:cs="Times New Roman"/>
        </w:rPr>
        <w:t xml:space="preserve">aquatic surface respiration (Miller et al., 2016; Cross et al., 2019) and </w:t>
      </w:r>
      <w:r w:rsidRPr="00985FFB">
        <w:rPr>
          <w:rFonts w:cs="Times New Roman"/>
        </w:rPr>
        <w:t xml:space="preserve">escape from hypoxia in a patchy and stratified estuarine environment, activity comes with elevated maintenance costs </w:t>
      </w:r>
      <w:r w:rsidR="00525AA0">
        <w:rPr>
          <w:rFonts w:cs="Times New Roman"/>
        </w:rPr>
        <w:t>in addition to those required to begin feeding almost immediately after hatching</w:t>
      </w:r>
      <w:r w:rsidRPr="00985FFB">
        <w:rPr>
          <w:rFonts w:cs="Times New Roman"/>
        </w:rPr>
        <w:t xml:space="preserve"> (Middaugh and </w:t>
      </w:r>
      <w:proofErr w:type="spellStart"/>
      <w:r w:rsidRPr="00985FFB">
        <w:rPr>
          <w:rFonts w:cs="Times New Roman"/>
        </w:rPr>
        <w:t>Lempesis</w:t>
      </w:r>
      <w:proofErr w:type="spellEnd"/>
      <w:r w:rsidRPr="00985FFB">
        <w:rPr>
          <w:rFonts w:cs="Times New Roman"/>
        </w:rPr>
        <w:t xml:space="preserve">, 1976). </w:t>
      </w:r>
      <w:r w:rsidR="001E4AC0">
        <w:rPr>
          <w:rFonts w:cs="Times New Roman"/>
        </w:rPr>
        <w:t xml:space="preserve">This may also be a crucial time to repair damage to the SU (Muller et al., 2019), and the combination of these additional maintenance demands may be too great to meet without restoration of </w:t>
      </w:r>
      <w:proofErr w:type="spellStart"/>
      <w:r w:rsidR="001E4AC0">
        <w:rPr>
          <w:rFonts w:cs="Times New Roman"/>
        </w:rPr>
        <w:t>normoxia</w:t>
      </w:r>
      <w:proofErr w:type="spellEnd"/>
      <w:r w:rsidR="001E4AC0">
        <w:rPr>
          <w:rFonts w:cs="Times New Roman"/>
        </w:rPr>
        <w:t xml:space="preserve">. </w:t>
      </w:r>
      <w:r w:rsidRPr="00985FFB">
        <w:rPr>
          <w:rFonts w:cs="Times New Roman"/>
        </w:rPr>
        <w:t xml:space="preserve">Though beyond the scope of this work, a model that captures stage-specific differences in maintenance costs and links them explicitly to survival may better capture the </w:t>
      </w:r>
      <w:r w:rsidR="00525AA0">
        <w:rPr>
          <w:rFonts w:cs="Times New Roman"/>
        </w:rPr>
        <w:t xml:space="preserve">mechanism of </w:t>
      </w:r>
      <w:r w:rsidRPr="00985FFB">
        <w:rPr>
          <w:rFonts w:cs="Times New Roman"/>
        </w:rPr>
        <w:t>high mortality in larvae</w:t>
      </w:r>
      <w:r w:rsidR="00525AA0">
        <w:rPr>
          <w:rFonts w:cs="Times New Roman"/>
        </w:rPr>
        <w:t xml:space="preserve">. </w:t>
      </w:r>
    </w:p>
    <w:p w14:paraId="37A07A75" w14:textId="0D76AADE" w:rsidR="002D0A78" w:rsidRPr="00985FFB" w:rsidRDefault="002D0A78" w:rsidP="00966BCC">
      <w:pPr>
        <w:pStyle w:val="TS"/>
        <w:spacing w:line="360" w:lineRule="auto"/>
        <w:ind w:firstLine="720"/>
        <w:rPr>
          <w:rFonts w:cs="Times New Roman"/>
        </w:rPr>
      </w:pPr>
      <w:r w:rsidRPr="00985FFB">
        <w:rPr>
          <w:rFonts w:cs="Times New Roman"/>
        </w:rPr>
        <w:t xml:space="preserve">Adding a correction factor to the volume-specific maintenance rate in addition to </w:t>
      </w:r>
      <w:proofErr w:type="spellStart"/>
      <w:r w:rsidR="001E4AC0">
        <w:rPr>
          <w:rFonts w:cs="Times New Roman"/>
          <w:i/>
          <w:iCs/>
        </w:rPr>
        <w:t>y</w:t>
      </w:r>
      <w:r w:rsidR="001E4AC0">
        <w:rPr>
          <w:rFonts w:cs="Times New Roman"/>
          <w:i/>
          <w:iCs/>
          <w:vertAlign w:val="subscript"/>
        </w:rPr>
        <w:t>VA</w:t>
      </w:r>
      <w:proofErr w:type="spellEnd"/>
      <w:r w:rsidR="001E4AC0">
        <w:rPr>
          <w:rFonts w:cs="Times New Roman"/>
        </w:rPr>
        <w:t xml:space="preserve">, </w:t>
      </w:r>
      <w:proofErr w:type="spellStart"/>
      <w:r w:rsidR="001E4AC0">
        <w:rPr>
          <w:rFonts w:cs="Times New Roman"/>
          <w:i/>
          <w:iCs/>
        </w:rPr>
        <w:t>μ</w:t>
      </w:r>
      <w:r w:rsidR="001E4AC0">
        <w:rPr>
          <w:rFonts w:cs="Times New Roman"/>
          <w:i/>
          <w:iCs/>
          <w:vertAlign w:val="subscript"/>
        </w:rPr>
        <w:t>emb</w:t>
      </w:r>
      <w:proofErr w:type="spellEnd"/>
      <w:r w:rsidR="001E4AC0">
        <w:rPr>
          <w:rFonts w:cs="Times New Roman"/>
        </w:rPr>
        <w:t xml:space="preserve">, and </w:t>
      </w:r>
      <w:proofErr w:type="spellStart"/>
      <w:r w:rsidR="001E4AC0">
        <w:rPr>
          <w:rFonts w:cs="Times New Roman"/>
          <w:i/>
          <w:iCs/>
        </w:rPr>
        <w:t>μ</w:t>
      </w:r>
      <w:r w:rsidR="001E4AC0">
        <w:rPr>
          <w:rFonts w:cs="Times New Roman"/>
          <w:i/>
          <w:iCs/>
          <w:vertAlign w:val="subscript"/>
        </w:rPr>
        <w:t>lar</w:t>
      </w:r>
      <w:proofErr w:type="spellEnd"/>
      <w:r w:rsidR="001E4AC0">
        <w:rPr>
          <w:rFonts w:cs="Times New Roman"/>
        </w:rPr>
        <w:t xml:space="preserve"> </w:t>
      </w:r>
      <w:r w:rsidRPr="00985FFB">
        <w:rPr>
          <w:rFonts w:cs="Times New Roman"/>
        </w:rPr>
        <w:t xml:space="preserve">did not substantially improve the fit according to </w:t>
      </w:r>
      <w:proofErr w:type="spellStart"/>
      <w:r w:rsidRPr="00985FFB">
        <w:rPr>
          <w:rFonts w:cs="Times New Roman"/>
        </w:rPr>
        <w:t>AICc</w:t>
      </w:r>
      <w:proofErr w:type="spellEnd"/>
      <w:r w:rsidRPr="00985FFB">
        <w:rPr>
          <w:rFonts w:cs="Times New Roman"/>
        </w:rPr>
        <w:t xml:space="preserve">, suggesting that increasing maintenance costs is not </w:t>
      </w:r>
      <w:r w:rsidR="008A4453">
        <w:rPr>
          <w:rFonts w:cs="Times New Roman"/>
        </w:rPr>
        <w:t>an important</w:t>
      </w:r>
      <w:r w:rsidR="008A4453" w:rsidRPr="00985FFB">
        <w:rPr>
          <w:rFonts w:cs="Times New Roman"/>
        </w:rPr>
        <w:t xml:space="preserve"> </w:t>
      </w:r>
      <w:r w:rsidRPr="00985FFB">
        <w:rPr>
          <w:rFonts w:cs="Times New Roman"/>
        </w:rPr>
        <w:t xml:space="preserve">bioenergetic mechanism underlying hypoxia response in early life stages. </w:t>
      </w:r>
      <w:r w:rsidR="00525AA0">
        <w:rPr>
          <w:rFonts w:cs="Times New Roman"/>
        </w:rPr>
        <w:t>This is consistent with laboratory measurements showing no effect of these hypoxia levels on embryonic or larval metabolic rates (Schwemmer et al., 2020)</w:t>
      </w:r>
      <w:r w:rsidR="008A4453">
        <w:rPr>
          <w:rFonts w:cs="Times New Roman"/>
        </w:rPr>
        <w:t>, but as noted earlier interpretation of respiration data i</w:t>
      </w:r>
      <w:r w:rsidR="00233C13">
        <w:rPr>
          <w:rFonts w:cs="Times New Roman"/>
        </w:rPr>
        <w:t>s</w:t>
      </w:r>
      <w:r w:rsidR="008A4453">
        <w:rPr>
          <w:rFonts w:cs="Times New Roman"/>
        </w:rPr>
        <w:t xml:space="preserve"> challenging and there was high individual variability in the data</w:t>
      </w:r>
      <w:r w:rsidR="00525AA0">
        <w:rPr>
          <w:rFonts w:cs="Times New Roman"/>
        </w:rPr>
        <w:t xml:space="preserve">. </w:t>
      </w:r>
      <w:r w:rsidRPr="00985FFB">
        <w:rPr>
          <w:rFonts w:cs="Times New Roman"/>
        </w:rPr>
        <w:t xml:space="preserve">In </w:t>
      </w:r>
      <w:r w:rsidR="00525AA0">
        <w:rPr>
          <w:rFonts w:cs="Times New Roman"/>
        </w:rPr>
        <w:t>our</w:t>
      </w:r>
      <w:r w:rsidRPr="00985FFB">
        <w:rPr>
          <w:rFonts w:cs="Times New Roman"/>
        </w:rPr>
        <w:t xml:space="preserve"> model, egg buffer depletion is insensitive to changes in volume-specific maintenance costs, requiring a quadrupling to see a noticeable delay in hatchin</w:t>
      </w:r>
      <w:r w:rsidR="00B70AAA">
        <w:rPr>
          <w:rFonts w:cs="Times New Roman"/>
        </w:rPr>
        <w:t>g</w:t>
      </w:r>
      <w:r w:rsidRPr="00985FFB">
        <w:rPr>
          <w:rFonts w:cs="Times New Roman"/>
        </w:rPr>
        <w:t>. Changing maintenance has much greater effects on length later in life while failing to explain differences in length at the time of hatching.</w:t>
      </w:r>
      <w:ins w:id="420" w:author="Schwemmer, Teresa" w:date="2024-07-01T13:04:00Z" w16du:dateUtc="2024-07-01T17:04:00Z">
        <w:r w:rsidR="003843F6">
          <w:rPr>
            <w:rFonts w:cs="Times New Roman"/>
          </w:rPr>
          <w:t xml:space="preserve"> Because maintenance is dependent on volume</w:t>
        </w:r>
      </w:ins>
      <w:ins w:id="421" w:author="Schwemmer, Teresa" w:date="2024-07-01T13:08:00Z" w16du:dateUtc="2024-07-01T17:08:00Z">
        <w:r w:rsidR="003843F6">
          <w:rPr>
            <w:rFonts w:cs="Times New Roman"/>
          </w:rPr>
          <w:t>, it</w:t>
        </w:r>
      </w:ins>
      <w:ins w:id="422" w:author="Schwemmer, Teresa" w:date="2024-07-01T13:05:00Z" w16du:dateUtc="2024-07-01T17:05:00Z">
        <w:r w:rsidR="003843F6">
          <w:rPr>
            <w:rFonts w:cs="Times New Roman"/>
          </w:rPr>
          <w:t xml:space="preserve"> is a </w:t>
        </w:r>
      </w:ins>
      <w:ins w:id="423" w:author="Schwemmer, Teresa" w:date="2024-07-01T13:08:00Z" w16du:dateUtc="2024-07-01T17:08:00Z">
        <w:r w:rsidR="003843F6">
          <w:rPr>
            <w:rFonts w:cs="Times New Roman"/>
          </w:rPr>
          <w:t xml:space="preserve">relatively </w:t>
        </w:r>
      </w:ins>
      <w:ins w:id="424" w:author="Schwemmer, Teresa" w:date="2024-07-01T13:05:00Z" w16du:dateUtc="2024-07-01T17:05:00Z">
        <w:r w:rsidR="003843F6">
          <w:rPr>
            <w:rFonts w:cs="Times New Roman"/>
          </w:rPr>
          <w:t xml:space="preserve">small portion of the energy budget in </w:t>
        </w:r>
      </w:ins>
      <w:ins w:id="425" w:author="Schwemmer, Teresa" w:date="2024-07-01T13:04:00Z" w16du:dateUtc="2024-07-01T17:04:00Z">
        <w:r w:rsidR="003843F6">
          <w:rPr>
            <w:rFonts w:cs="Times New Roman"/>
          </w:rPr>
          <w:t xml:space="preserve">the very small early </w:t>
        </w:r>
      </w:ins>
      <w:ins w:id="426" w:author="Schwemmer, Teresa" w:date="2024-07-01T13:05:00Z" w16du:dateUtc="2024-07-01T17:05:00Z">
        <w:r w:rsidR="003843F6">
          <w:rPr>
            <w:rFonts w:cs="Times New Roman"/>
          </w:rPr>
          <w:t>life stages but increase</w:t>
        </w:r>
      </w:ins>
      <w:ins w:id="427" w:author="Schwemmer, Teresa" w:date="2024-07-01T13:06:00Z" w16du:dateUtc="2024-07-01T17:06:00Z">
        <w:r w:rsidR="003843F6">
          <w:rPr>
            <w:rFonts w:cs="Times New Roman"/>
          </w:rPr>
          <w:t xml:space="preserve">s substantially </w:t>
        </w:r>
      </w:ins>
      <w:ins w:id="428" w:author="Schwemmer, Teresa" w:date="2024-07-01T13:12:00Z" w16du:dateUtc="2024-07-01T17:12:00Z">
        <w:r w:rsidR="00565F71">
          <w:rPr>
            <w:rFonts w:cs="Times New Roman"/>
          </w:rPr>
          <w:t xml:space="preserve">relative to </w:t>
        </w:r>
      </w:ins>
      <w:ins w:id="429" w:author="Schwemmer, Teresa" w:date="2024-07-01T13:13:00Z" w16du:dateUtc="2024-07-01T17:13:00Z">
        <w:r w:rsidR="00565F71">
          <w:rPr>
            <w:rFonts w:cs="Times New Roman"/>
          </w:rPr>
          <w:t xml:space="preserve">the surface area-specific assimilation </w:t>
        </w:r>
      </w:ins>
      <w:ins w:id="430" w:author="Schwemmer, Teresa" w:date="2024-07-01T13:06:00Z" w16du:dateUtc="2024-07-01T17:06:00Z">
        <w:r w:rsidR="003843F6">
          <w:rPr>
            <w:rFonts w:cs="Times New Roman"/>
          </w:rPr>
          <w:t>when larger sizes are reached</w:t>
        </w:r>
      </w:ins>
      <w:ins w:id="431" w:author="Schwemmer, Teresa" w:date="2024-07-01T13:13:00Z" w16du:dateUtc="2024-07-01T17:13:00Z">
        <w:r w:rsidR="00565F71">
          <w:rPr>
            <w:rFonts w:cs="Times New Roman"/>
          </w:rPr>
          <w:t>, increasing its relative role in determining growth rate and, indirectly, all size-specific fluxes</w:t>
        </w:r>
      </w:ins>
      <w:ins w:id="432" w:author="Schwemmer, Teresa" w:date="2024-07-01T13:06:00Z" w16du:dateUtc="2024-07-01T17:06:00Z">
        <w:r w:rsidR="003843F6">
          <w:rPr>
            <w:rFonts w:cs="Times New Roman"/>
          </w:rPr>
          <w:t>.</w:t>
        </w:r>
      </w:ins>
      <w:r w:rsidRPr="00985FFB">
        <w:rPr>
          <w:rFonts w:cs="Times New Roman"/>
        </w:rPr>
        <w:t xml:space="preserve"> </w:t>
      </w:r>
      <w:r w:rsidR="006F5227">
        <w:rPr>
          <w:rFonts w:cs="Times New Roman"/>
        </w:rPr>
        <w:t>Repairing damage and increasing ventilation and swimming activity could both increase maintenance costs</w:t>
      </w:r>
      <w:r w:rsidRPr="00985FFB">
        <w:rPr>
          <w:rFonts w:cs="Times New Roman"/>
        </w:rPr>
        <w:t xml:space="preserve"> (Thomas et al., 2019), but at the embryo stage very little activity is possible. </w:t>
      </w:r>
      <w:del w:id="433" w:author="Schwemmer, Teresa" w:date="2024-07-01T16:26:00Z" w16du:dateUtc="2024-07-01T20:26:00Z">
        <w:r w:rsidRPr="00985FFB" w:rsidDel="006A60E7">
          <w:rPr>
            <w:rFonts w:cs="Times New Roman"/>
          </w:rPr>
          <w:delText>A common response to hypoxia in</w:delText>
        </w:r>
        <w:r w:rsidR="00525AA0" w:rsidDel="006A60E7">
          <w:rPr>
            <w:rFonts w:cs="Times New Roman"/>
          </w:rPr>
          <w:delText xml:space="preserve"> some</w:delText>
        </w:r>
        <w:r w:rsidRPr="00985FFB" w:rsidDel="006A60E7">
          <w:rPr>
            <w:rFonts w:cs="Times New Roman"/>
          </w:rPr>
          <w:delText xml:space="preserve"> fish embryos is premature hatching (Kamler, 2008) which could allow swimming escape responses that increase maintenance costs</w:delText>
        </w:r>
        <w:r w:rsidR="006F5227" w:rsidDel="006A60E7">
          <w:rPr>
            <w:rFonts w:cs="Times New Roman"/>
          </w:rPr>
          <w:delText xml:space="preserve"> and in theory reduce growth</w:delText>
        </w:r>
        <w:r w:rsidRPr="00985FFB" w:rsidDel="006A60E7">
          <w:rPr>
            <w:rFonts w:cs="Times New Roman"/>
          </w:rPr>
          <w:delText xml:space="preserve">, but studies on chorion removal have shown that the increased mobility can improve growth despite hypoxia exposure (Ciuhandu et al., 2005; Ninness et al., 2006). </w:delText>
        </w:r>
      </w:del>
      <w:r w:rsidRPr="00985FFB">
        <w:rPr>
          <w:rFonts w:cs="Times New Roman"/>
        </w:rPr>
        <w:t xml:space="preserve">Some studies on fish responses to 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w:t>
      </w:r>
      <w:proofErr w:type="spellStart"/>
      <w:r w:rsidRPr="00985FFB">
        <w:rPr>
          <w:rFonts w:cs="Times New Roman"/>
        </w:rPr>
        <w:t>Claireaux</w:t>
      </w:r>
      <w:proofErr w:type="spellEnd"/>
      <w:r w:rsidRPr="00985FFB">
        <w:rPr>
          <w:rFonts w:cs="Times New Roman"/>
        </w:rPr>
        <w:t xml:space="preserve"> and Chabot, 2016; </w:t>
      </w:r>
      <w:r w:rsidRPr="00985FFB">
        <w:rPr>
          <w:rFonts w:cs="Times New Roman"/>
        </w:rPr>
        <w:lastRenderedPageBreak/>
        <w:t xml:space="preserve">Thomas et al., 2019). </w:t>
      </w:r>
      <w:r w:rsidR="006F5227">
        <w:rPr>
          <w:rFonts w:cs="Times New Roman"/>
        </w:rPr>
        <w:t>S</w:t>
      </w:r>
      <w:r w:rsidRPr="00985FFB">
        <w:rPr>
          <w:rFonts w:cs="Times New Roman"/>
        </w:rPr>
        <w:t xml:space="preserve">uch fluctuations </w:t>
      </w:r>
      <w:r w:rsidR="006F5227">
        <w:rPr>
          <w:rFonts w:cs="Times New Roman"/>
        </w:rPr>
        <w:t xml:space="preserve">in maintenance </w:t>
      </w:r>
      <w:r w:rsidRPr="00985FFB">
        <w:rPr>
          <w:rFonts w:cs="Times New Roman"/>
        </w:rPr>
        <w:t>were</w:t>
      </w:r>
      <w:r w:rsidR="006F5227">
        <w:rPr>
          <w:rFonts w:cs="Times New Roman"/>
        </w:rPr>
        <w:t xml:space="preserve"> not discernible </w:t>
      </w:r>
      <w:r w:rsidR="004D153C">
        <w:rPr>
          <w:rFonts w:cs="Times New Roman"/>
        </w:rPr>
        <w:t>in the time scale of</w:t>
      </w:r>
      <w:r w:rsidR="006F5227">
        <w:rPr>
          <w:rFonts w:cs="Times New Roman"/>
        </w:rPr>
        <w:t xml:space="preserve"> our model, but future work should attempt to model the </w:t>
      </w:r>
      <w:r w:rsidR="006F5227">
        <w:rPr>
          <w:rFonts w:cs="Times New Roman"/>
          <w:i/>
          <w:iCs/>
        </w:rPr>
        <w:t xml:space="preserve">M. </w:t>
      </w:r>
      <w:proofErr w:type="spellStart"/>
      <w:r w:rsidR="006F5227">
        <w:rPr>
          <w:rFonts w:cs="Times New Roman"/>
          <w:i/>
          <w:iCs/>
        </w:rPr>
        <w:t>menidia</w:t>
      </w:r>
      <w:proofErr w:type="spellEnd"/>
      <w:r w:rsidR="006F5227">
        <w:rPr>
          <w:rFonts w:cs="Times New Roman"/>
          <w:i/>
          <w:iCs/>
        </w:rPr>
        <w:t xml:space="preserve"> </w:t>
      </w:r>
      <w:r w:rsidR="006F5227">
        <w:rPr>
          <w:rFonts w:cs="Times New Roman"/>
        </w:rPr>
        <w:t xml:space="preserve">early life energy budget during recovery from hypoxia. </w:t>
      </w:r>
      <w:r w:rsidRPr="00985FFB">
        <w:rPr>
          <w:rFonts w:cs="Times New Roman"/>
        </w:rPr>
        <w:t xml:space="preserve">  </w:t>
      </w:r>
    </w:p>
    <w:p w14:paraId="32A9D968" w14:textId="506F8B3A" w:rsidR="004D153C" w:rsidRPr="005A4988" w:rsidRDefault="002D0A78" w:rsidP="004D153C">
      <w:pPr>
        <w:pStyle w:val="TS"/>
        <w:spacing w:line="360" w:lineRule="auto"/>
        <w:ind w:firstLine="720"/>
        <w:rPr>
          <w:rFonts w:cs="Times New Roman"/>
        </w:rPr>
      </w:pPr>
      <w:r w:rsidRPr="00985FFB">
        <w:rPr>
          <w:rFonts w:cs="Times New Roman"/>
        </w:rPr>
        <w:t xml:space="preserve">Understanding the mechanisms of reduced growth and survival under hypoxia through DEB theory </w:t>
      </w:r>
      <w:r w:rsidR="00C833E2">
        <w:rPr>
          <w:rFonts w:cs="Times New Roman"/>
        </w:rPr>
        <w:t>is</w:t>
      </w:r>
      <w:r w:rsidRPr="00985FFB">
        <w:rPr>
          <w:rFonts w:cs="Times New Roman"/>
        </w:rPr>
        <w:t xml:space="preserve"> useful for predicting life history effects, and although</w:t>
      </w:r>
      <w:r w:rsidR="00786388">
        <w:rPr>
          <w:rFonts w:cs="Times New Roman"/>
        </w:rPr>
        <w:t xml:space="preserve"> modeling population growth rates was</w:t>
      </w:r>
      <w:r w:rsidRPr="00985FFB">
        <w:rPr>
          <w:rFonts w:cs="Times New Roman"/>
        </w:rPr>
        <w:t xml:space="preserve"> not within the scope of this study,</w:t>
      </w:r>
      <w:r w:rsidR="00786388">
        <w:rPr>
          <w:rFonts w:cs="Times New Roman"/>
        </w:rPr>
        <w:t xml:space="preserve"> our results have implications for processes that influence</w:t>
      </w:r>
      <w:r w:rsidR="007633BE">
        <w:rPr>
          <w:rFonts w:cs="Times New Roman"/>
        </w:rPr>
        <w:t xml:space="preserve"> fish</w:t>
      </w:r>
      <w:r w:rsidR="00786388">
        <w:rPr>
          <w:rFonts w:cs="Times New Roman"/>
        </w:rPr>
        <w:t xml:space="preserve"> population dynamics</w:t>
      </w:r>
      <w:r w:rsidRPr="00985FFB">
        <w:rPr>
          <w:rFonts w:cs="Times New Roman"/>
        </w:rPr>
        <w:t xml:space="preserve">. </w:t>
      </w:r>
      <w:r w:rsidR="00786388">
        <w:rPr>
          <w:rFonts w:cs="Times New Roman"/>
        </w:rPr>
        <w:t>The</w:t>
      </w:r>
      <w:r w:rsidRPr="00985FFB">
        <w:rPr>
          <w:rFonts w:cs="Times New Roman"/>
        </w:rPr>
        <w:t xml:space="preserve"> </w:t>
      </w:r>
      <w:del w:id="434" w:author="Schwemmer, Teresa" w:date="2024-07-01T16:31:00Z" w16du:dateUtc="2024-07-01T20:31:00Z">
        <w:r w:rsidR="00786388" w:rsidDel="00B96175">
          <w:rPr>
            <w:rFonts w:cs="Times New Roman"/>
          </w:rPr>
          <w:delText>predicted data resulting from fitting</w:delText>
        </w:r>
      </w:del>
      <w:ins w:id="435" w:author="Schwemmer, Teresa" w:date="2024-07-01T16:31:00Z" w16du:dateUtc="2024-07-01T20:31:00Z">
        <w:r w:rsidR="00B96175">
          <w:rPr>
            <w:rFonts w:cs="Times New Roman"/>
          </w:rPr>
          <w:t>best fit</w:t>
        </w:r>
      </w:ins>
      <w:ins w:id="436" w:author="Schwemmer, Teresa" w:date="2024-07-01T16:32:00Z" w16du:dateUtc="2024-07-01T20:32:00Z">
        <w:r w:rsidR="00B96175">
          <w:rPr>
            <w:rFonts w:cs="Times New Roman"/>
          </w:rPr>
          <w:t>ting model</w:t>
        </w:r>
      </w:ins>
      <w:r w:rsidRPr="00985FFB">
        <w:rPr>
          <w:rFonts w:cs="Times New Roman"/>
        </w:rPr>
        <w:t xml:space="preserve"> </w:t>
      </w:r>
      <w:del w:id="437" w:author="Schwemmer, Teresa" w:date="2024-07-01T16:32:00Z" w16du:dateUtc="2024-07-01T20:32:00Z">
        <w:r w:rsidRPr="00985FFB" w:rsidDel="00B96175">
          <w:rPr>
            <w:rFonts w:cs="Times New Roman"/>
          </w:rPr>
          <w:delText xml:space="preserve">to early life data with </w:delText>
        </w:r>
        <w:r w:rsidR="00786388" w:rsidDel="00B96175">
          <w:rPr>
            <w:rFonts w:cs="Times New Roman"/>
          </w:rPr>
          <w:delText>a hypoxia</w:delText>
        </w:r>
        <w:r w:rsidRPr="00985FFB" w:rsidDel="00B96175">
          <w:rPr>
            <w:rFonts w:cs="Times New Roman"/>
          </w:rPr>
          <w:delText xml:space="preserve">-based correction factor </w:delText>
        </w:r>
      </w:del>
      <w:r w:rsidRPr="00985FFB">
        <w:rPr>
          <w:rFonts w:cs="Times New Roman"/>
        </w:rPr>
        <w:t xml:space="preserve">predicts </w:t>
      </w:r>
      <w:ins w:id="438" w:author="Schwemmer, Teresa" w:date="2024-07-01T16:32:00Z" w16du:dateUtc="2024-07-01T20:32:00Z">
        <w:r w:rsidR="00B96175">
          <w:rPr>
            <w:rFonts w:cs="Times New Roman"/>
          </w:rPr>
          <w:t xml:space="preserve">hypoxia-related </w:t>
        </w:r>
      </w:ins>
      <w:r w:rsidRPr="00985FFB">
        <w:rPr>
          <w:rFonts w:cs="Times New Roman"/>
        </w:rPr>
        <w:t xml:space="preserve">reductions in long-term growth and survival that would certainly be detrimental to population growth under extended periods of low oxygen. Under this model, even restoring </w:t>
      </w:r>
      <w:proofErr w:type="spellStart"/>
      <w:r w:rsidRPr="00985FFB">
        <w:rPr>
          <w:rFonts w:cs="Times New Roman"/>
        </w:rPr>
        <w:t>normoxia</w:t>
      </w:r>
      <w:proofErr w:type="spellEnd"/>
      <w:r w:rsidRPr="00985FFB">
        <w:rPr>
          <w:rFonts w:cs="Times New Roman"/>
        </w:rPr>
        <w:t xml:space="preserve"> after 15 days would result in smaller size at age and survival rates than the </w:t>
      </w:r>
      <w:r w:rsidR="007633BE">
        <w:rPr>
          <w:rFonts w:cs="Times New Roman"/>
        </w:rPr>
        <w:t>control group</w:t>
      </w:r>
      <w:r w:rsidRPr="00985FFB">
        <w:rPr>
          <w:rFonts w:cs="Times New Roman"/>
        </w:rPr>
        <w:t>,</w:t>
      </w:r>
      <w:r w:rsidR="00047011">
        <w:rPr>
          <w:rFonts w:cs="Times New Roman"/>
        </w:rPr>
        <w:t xml:space="preserve"> and damage to the SU is not reversed upon return to </w:t>
      </w:r>
      <w:proofErr w:type="spellStart"/>
      <w:r w:rsidR="00047011">
        <w:rPr>
          <w:rFonts w:cs="Times New Roman"/>
        </w:rPr>
        <w:t>normoxia</w:t>
      </w:r>
      <w:proofErr w:type="spellEnd"/>
      <w:r w:rsidR="00047011">
        <w:rPr>
          <w:rFonts w:cs="Times New Roman"/>
        </w:rPr>
        <w:t xml:space="preserve">, but rather requires energy to repair (Muller et al., 2019). </w:t>
      </w:r>
      <w:moveToRangeStart w:id="439" w:author="Schwemmer, Teresa" w:date="2024-07-01T16:33:00Z" w:name="move170744042"/>
      <w:moveTo w:id="440" w:author="Schwemmer, Teresa" w:date="2024-07-01T16:33:00Z" w16du:dateUtc="2024-07-01T20:33:00Z">
        <w:r w:rsidR="00416F2B" w:rsidRPr="00985FFB">
          <w:rPr>
            <w:rFonts w:cs="Times New Roman"/>
          </w:rPr>
          <w:t>Delayed hatching and slower growth can lead to enhanced vulnerability to predation</w:t>
        </w:r>
        <w:r w:rsidR="00416F2B">
          <w:rPr>
            <w:rFonts w:cs="Times New Roman"/>
          </w:rPr>
          <w:t xml:space="preserve"> (Chambers and Leggett, 1987; </w:t>
        </w:r>
        <w:proofErr w:type="spellStart"/>
        <w:r w:rsidR="00416F2B">
          <w:rPr>
            <w:rFonts w:cs="Times New Roman"/>
          </w:rPr>
          <w:t>Takasuka</w:t>
        </w:r>
        <w:proofErr w:type="spellEnd"/>
        <w:r w:rsidR="00416F2B">
          <w:rPr>
            <w:rFonts w:cs="Times New Roman"/>
          </w:rPr>
          <w:t xml:space="preserve"> et al., 2007)</w:t>
        </w:r>
        <w:r w:rsidR="00416F2B" w:rsidRPr="00985FFB">
          <w:rPr>
            <w:rFonts w:cs="Times New Roman"/>
          </w:rPr>
          <w:t xml:space="preserve">, </w:t>
        </w:r>
        <w:r w:rsidR="00416F2B">
          <w:rPr>
            <w:rFonts w:cs="Times New Roman"/>
          </w:rPr>
          <w:t xml:space="preserve">further reducing fish </w:t>
        </w:r>
        <w:r w:rsidR="00416F2B" w:rsidRPr="00985FFB">
          <w:rPr>
            <w:rFonts w:cs="Times New Roman"/>
          </w:rPr>
          <w:t>survival rates beyond those observed in controlled laboratory conditions</w:t>
        </w:r>
        <w:r w:rsidR="00416F2B">
          <w:rPr>
            <w:rFonts w:cs="Times New Roman"/>
          </w:rPr>
          <w:t>, although this is not always the case (Lankford et al., 2001; Robert et al., 2023)</w:t>
        </w:r>
        <w:r w:rsidR="00416F2B" w:rsidRPr="00985FFB">
          <w:rPr>
            <w:rFonts w:cs="Times New Roman"/>
          </w:rPr>
          <w:t xml:space="preserve">. </w:t>
        </w:r>
      </w:moveTo>
      <w:moveToRangeEnd w:id="439"/>
      <w:r w:rsidR="00047011">
        <w:rPr>
          <w:rFonts w:cs="Times New Roman"/>
        </w:rPr>
        <w:t>However,</w:t>
      </w:r>
      <w:r w:rsidRPr="00985FFB">
        <w:rPr>
          <w:rFonts w:cs="Times New Roman"/>
        </w:rPr>
        <w:t xml:space="preserve"> compensation of growth may be possible </w:t>
      </w:r>
      <w:r w:rsidR="007633BE">
        <w:rPr>
          <w:rFonts w:cs="Times New Roman"/>
        </w:rPr>
        <w:t xml:space="preserve">in aquatic ectotherms </w:t>
      </w:r>
      <w:r w:rsidRPr="00985FFB">
        <w:rPr>
          <w:rFonts w:cs="Times New Roman"/>
        </w:rPr>
        <w:t>after exposure to hypoxia (Wei et al., 2008)</w:t>
      </w:r>
      <w:ins w:id="441" w:author="Schwemmer, Teresa" w:date="2024-07-01T16:34:00Z" w16du:dateUtc="2024-07-01T20:34:00Z">
        <w:r w:rsidR="00416F2B">
          <w:rPr>
            <w:rFonts w:cs="Times New Roman"/>
          </w:rPr>
          <w:t>.</w:t>
        </w:r>
      </w:ins>
      <w:del w:id="442" w:author="Schwemmer, Teresa" w:date="2024-07-01T16:34:00Z" w16du:dateUtc="2024-07-01T20:34:00Z">
        <w:r w:rsidRPr="00985FFB" w:rsidDel="00416F2B">
          <w:rPr>
            <w:rFonts w:cs="Times New Roman"/>
          </w:rPr>
          <w:delText xml:space="preserve"> and other stressors (Russell and Wootton, 1992; Nicieza and Metcalfe, 1997; Ali et al., 2003). </w:delText>
        </w:r>
      </w:del>
      <w:moveFromRangeStart w:id="443" w:author="Schwemmer, Teresa" w:date="2024-07-01T16:33:00Z" w:name="move170744042"/>
      <w:moveFrom w:id="444" w:author="Schwemmer, Teresa" w:date="2024-07-01T16:33:00Z" w16du:dateUtc="2024-07-01T20:33:00Z">
        <w:r w:rsidRPr="00985FFB" w:rsidDel="00416F2B">
          <w:rPr>
            <w:rFonts w:cs="Times New Roman"/>
          </w:rPr>
          <w:t>Delayed hatching and slower growth can lead to enhanced vulnerability to predation</w:t>
        </w:r>
        <w:r w:rsidR="00AF6D34" w:rsidDel="00416F2B">
          <w:rPr>
            <w:rFonts w:cs="Times New Roman"/>
          </w:rPr>
          <w:t xml:space="preserve"> (</w:t>
        </w:r>
        <w:r w:rsidR="00435B47" w:rsidDel="00416F2B">
          <w:rPr>
            <w:rFonts w:cs="Times New Roman"/>
          </w:rPr>
          <w:t>Chambers and Leggett, 1987; Takasuka et al., 2007)</w:t>
        </w:r>
        <w:r w:rsidRPr="00985FFB" w:rsidDel="00416F2B">
          <w:rPr>
            <w:rFonts w:cs="Times New Roman"/>
          </w:rPr>
          <w:t xml:space="preserve">, </w:t>
        </w:r>
        <w:r w:rsidR="00AF6D34" w:rsidDel="00416F2B">
          <w:rPr>
            <w:rFonts w:cs="Times New Roman"/>
          </w:rPr>
          <w:t xml:space="preserve">further reducing </w:t>
        </w:r>
        <w:r w:rsidR="007633BE" w:rsidDel="00416F2B">
          <w:rPr>
            <w:rFonts w:cs="Times New Roman"/>
          </w:rPr>
          <w:t xml:space="preserve">fish </w:t>
        </w:r>
        <w:r w:rsidRPr="00985FFB" w:rsidDel="00416F2B">
          <w:rPr>
            <w:rFonts w:cs="Times New Roman"/>
          </w:rPr>
          <w:t>survival rates beyond those observed in controlled laboratory conditions</w:t>
        </w:r>
        <w:r w:rsidR="00AF6D34" w:rsidDel="00416F2B">
          <w:rPr>
            <w:rFonts w:cs="Times New Roman"/>
          </w:rPr>
          <w:t>, although this is not always the case (Lankford et al., 2001; Robert et al., 2023)</w:t>
        </w:r>
        <w:r w:rsidRPr="00985FFB" w:rsidDel="00416F2B">
          <w:rPr>
            <w:rFonts w:cs="Times New Roman"/>
          </w:rPr>
          <w:t xml:space="preserve">. </w:t>
        </w:r>
      </w:moveFrom>
      <w:moveFromRangeEnd w:id="443"/>
      <w:r w:rsidR="00786388" w:rsidRPr="00985FFB">
        <w:rPr>
          <w:rFonts w:cs="Times New Roman"/>
        </w:rPr>
        <w:t xml:space="preserve">An important assumption of our model is that several of the parameters have the same value across life stages (e.g. </w:t>
      </w:r>
      <w:r w:rsidR="00786388" w:rsidRPr="00985FFB">
        <w:rPr>
          <w:rFonts w:cs="Times New Roman"/>
          <w:i/>
          <w:iCs/>
        </w:rPr>
        <w:t>J</w:t>
      </w:r>
      <w:r w:rsidR="00786388" w:rsidRPr="00985FFB">
        <w:rPr>
          <w:rFonts w:cs="Times New Roman"/>
          <w:i/>
          <w:iCs/>
          <w:vertAlign w:val="superscript"/>
        </w:rPr>
        <w:t>a</w:t>
      </w:r>
      <w:r w:rsidR="00786388" w:rsidRPr="00985FFB">
        <w:rPr>
          <w:rFonts w:cs="Times New Roman"/>
          <w:i/>
          <w:iCs/>
          <w:vertAlign w:val="subscript"/>
        </w:rPr>
        <w:t>Am</w:t>
      </w:r>
      <w:r w:rsidR="00786388" w:rsidRPr="00985FFB">
        <w:rPr>
          <w:rFonts w:cs="Times New Roman"/>
        </w:rPr>
        <w:t xml:space="preserve">, </w:t>
      </w:r>
      <w:proofErr w:type="spellStart"/>
      <w:r w:rsidR="00786388" w:rsidRPr="00985FFB">
        <w:rPr>
          <w:rFonts w:cs="Times New Roman"/>
          <w:i/>
          <w:iCs/>
        </w:rPr>
        <w:t>J</w:t>
      </w:r>
      <w:r w:rsidR="00786388" w:rsidRPr="00985FFB">
        <w:rPr>
          <w:rFonts w:cs="Times New Roman"/>
          <w:i/>
          <w:iCs/>
          <w:vertAlign w:val="superscript"/>
        </w:rPr>
        <w:t>v</w:t>
      </w:r>
      <w:r w:rsidR="00786388" w:rsidRPr="00985FFB">
        <w:rPr>
          <w:rFonts w:cs="Times New Roman"/>
          <w:i/>
          <w:iCs/>
          <w:vertAlign w:val="subscript"/>
        </w:rPr>
        <w:t>M</w:t>
      </w:r>
      <w:proofErr w:type="spellEnd"/>
      <w:r w:rsidR="00786388" w:rsidRPr="00985FFB">
        <w:rPr>
          <w:rFonts w:cs="Times New Roman"/>
        </w:rPr>
        <w:t xml:space="preserve">, </w:t>
      </w:r>
      <w:proofErr w:type="spellStart"/>
      <w:r w:rsidR="00786388" w:rsidRPr="00985FFB">
        <w:rPr>
          <w:rFonts w:cs="Times New Roman"/>
          <w:i/>
          <w:iCs/>
        </w:rPr>
        <w:t>y</w:t>
      </w:r>
      <w:r w:rsidR="00786388" w:rsidRPr="00985FFB">
        <w:rPr>
          <w:rFonts w:cs="Times New Roman"/>
          <w:i/>
          <w:iCs/>
          <w:vertAlign w:val="subscript"/>
        </w:rPr>
        <w:t>VA</w:t>
      </w:r>
      <w:proofErr w:type="spellEnd"/>
      <w:r w:rsidR="00786388" w:rsidRPr="00985FFB">
        <w:rPr>
          <w:rFonts w:cs="Times New Roman"/>
        </w:rPr>
        <w:t xml:space="preserve">) and similarly that values of the hypoxia correction factors are the same regardless of life stage. We lacked data </w:t>
      </w:r>
      <w:r w:rsidR="00B61D50">
        <w:rPr>
          <w:rFonts w:cs="Times New Roman"/>
        </w:rPr>
        <w:t>on the</w:t>
      </w:r>
      <w:r w:rsidR="00786388" w:rsidRPr="00985FFB">
        <w:rPr>
          <w:rFonts w:cs="Times New Roman"/>
        </w:rPr>
        <w:t xml:space="preserve"> effects</w:t>
      </w:r>
      <w:r w:rsidR="00B61D50">
        <w:rPr>
          <w:rFonts w:cs="Times New Roman"/>
        </w:rPr>
        <w:t xml:space="preserve"> of hypoxia</w:t>
      </w:r>
      <w:r w:rsidR="00786388" w:rsidRPr="00985FFB">
        <w:rPr>
          <w:rFonts w:cs="Times New Roman"/>
        </w:rPr>
        <w:t xml:space="preserve"> on the proportion of total energy allocated to reproduction (1-</w:t>
      </w:r>
      <w:r w:rsidR="00786388" w:rsidRPr="00985FFB">
        <w:rPr>
          <w:rFonts w:cs="Times New Roman"/>
          <w:i/>
          <w:iCs/>
        </w:rPr>
        <w:t>κ</w:t>
      </w:r>
      <w:r w:rsidR="00786388" w:rsidRPr="00985FFB">
        <w:rPr>
          <w:rFonts w:cs="Times New Roman"/>
        </w:rPr>
        <w:t>), which is an additional component of DEB useful in connecting organismal effects to populations</w:t>
      </w:r>
      <w:r w:rsidR="00786388">
        <w:rPr>
          <w:rFonts w:cs="Times New Roman"/>
        </w:rPr>
        <w:t>. F</w:t>
      </w:r>
      <w:r w:rsidR="00786388" w:rsidRPr="00985FFB">
        <w:rPr>
          <w:rFonts w:cs="Times New Roman"/>
        </w:rPr>
        <w:t xml:space="preserve">uture experimentation could provide the </w:t>
      </w:r>
      <w:r w:rsidR="00BA5139">
        <w:rPr>
          <w:rFonts w:cs="Times New Roman"/>
        </w:rPr>
        <w:t xml:space="preserve">adult-stage </w:t>
      </w:r>
      <w:r w:rsidR="00850CF2">
        <w:rPr>
          <w:rFonts w:cs="Times New Roman"/>
        </w:rPr>
        <w:t>information that is</w:t>
      </w:r>
      <w:r w:rsidR="00786388">
        <w:rPr>
          <w:rFonts w:cs="Times New Roman"/>
        </w:rPr>
        <w:t xml:space="preserve"> needed to extend this DEB model to predict population growth, which would be useful for resource management applications</w:t>
      </w:r>
      <w:r w:rsidR="007633BE">
        <w:rPr>
          <w:rFonts w:cs="Times New Roman"/>
        </w:rPr>
        <w:t xml:space="preserve"> (</w:t>
      </w:r>
      <w:proofErr w:type="spellStart"/>
      <w:r w:rsidR="007633BE">
        <w:rPr>
          <w:rFonts w:cs="Times New Roman"/>
        </w:rPr>
        <w:t>Kooijman</w:t>
      </w:r>
      <w:proofErr w:type="spellEnd"/>
      <w:r w:rsidR="007633BE">
        <w:rPr>
          <w:rFonts w:cs="Times New Roman"/>
        </w:rPr>
        <w:t xml:space="preserve"> et al., 2020; Lavaud et al., 2021),</w:t>
      </w:r>
      <w:r w:rsidR="00786388">
        <w:rPr>
          <w:rFonts w:cs="Times New Roman"/>
        </w:rPr>
        <w:t xml:space="preserve"> </w:t>
      </w:r>
      <w:r w:rsidR="007633BE">
        <w:rPr>
          <w:rFonts w:cs="Times New Roman"/>
        </w:rPr>
        <w:t xml:space="preserve">given the ecological importance of forage fishes and the value of model species like </w:t>
      </w:r>
      <w:r w:rsidR="007633BE">
        <w:rPr>
          <w:rFonts w:cs="Times New Roman"/>
          <w:i/>
          <w:iCs/>
        </w:rPr>
        <w:t xml:space="preserve">M. </w:t>
      </w:r>
      <w:proofErr w:type="spellStart"/>
      <w:r w:rsidR="007633BE">
        <w:rPr>
          <w:rFonts w:cs="Times New Roman"/>
          <w:i/>
          <w:iCs/>
        </w:rPr>
        <w:t>menidia</w:t>
      </w:r>
      <w:proofErr w:type="spellEnd"/>
      <w:r w:rsidR="007633BE">
        <w:rPr>
          <w:rFonts w:cs="Times New Roman"/>
        </w:rPr>
        <w:t xml:space="preserve">. </w:t>
      </w:r>
    </w:p>
    <w:p w14:paraId="2151CD37" w14:textId="3FBBBADB" w:rsidR="002D0A78" w:rsidRDefault="004D153C" w:rsidP="00BA5139">
      <w:pPr>
        <w:pStyle w:val="TS"/>
        <w:spacing w:line="360" w:lineRule="auto"/>
        <w:ind w:firstLine="720"/>
        <w:rPr>
          <w:rFonts w:cs="Times New Roman"/>
        </w:rPr>
      </w:pPr>
      <w:r>
        <w:rPr>
          <w:rFonts w:cs="Times New Roman"/>
        </w:rPr>
        <w:t xml:space="preserve">The oxygen levels in the estuaries inhabited by </w:t>
      </w:r>
      <w:r>
        <w:rPr>
          <w:rFonts w:cs="Times New Roman"/>
          <w:i/>
          <w:iCs/>
        </w:rPr>
        <w:t xml:space="preserve">M. </w:t>
      </w:r>
      <w:proofErr w:type="spellStart"/>
      <w:r>
        <w:rPr>
          <w:rFonts w:cs="Times New Roman"/>
          <w:i/>
          <w:iCs/>
        </w:rPr>
        <w:t>menidia</w:t>
      </w:r>
      <w:proofErr w:type="spellEnd"/>
      <w:r>
        <w:rPr>
          <w:rFonts w:cs="Times New Roman"/>
        </w:rPr>
        <w:t xml:space="preserve"> undergo great diel and seasonal fluctuations (Baumann et al., 2015). The effects of fluctuating DO cannot be resolved in the time scales used by our </w:t>
      </w:r>
      <w:proofErr w:type="spellStart"/>
      <w:r>
        <w:rPr>
          <w:rFonts w:cs="Times New Roman"/>
        </w:rPr>
        <w:t>DEBkiss</w:t>
      </w:r>
      <w:proofErr w:type="spellEnd"/>
      <w:r>
        <w:rPr>
          <w:rFonts w:cs="Times New Roman"/>
        </w:rPr>
        <w:t xml:space="preserve"> model, so we assume</w:t>
      </w:r>
      <w:r w:rsidR="00C234BF">
        <w:rPr>
          <w:rFonts w:cs="Times New Roman"/>
        </w:rPr>
        <w:t>d</w:t>
      </w:r>
      <w:r>
        <w:rPr>
          <w:rFonts w:cs="Times New Roman"/>
        </w:rPr>
        <w:t xml:space="preserve"> constant DO levels. </w:t>
      </w:r>
      <w:r w:rsidR="00C234BF">
        <w:rPr>
          <w:rFonts w:cs="Times New Roman"/>
        </w:rPr>
        <w:t xml:space="preserve">As a result, the model is more useful in identifying mechanisms than in quantitatively predicting how </w:t>
      </w:r>
      <w:r w:rsidR="00C234BF">
        <w:rPr>
          <w:rFonts w:cs="Times New Roman"/>
          <w:i/>
          <w:iCs/>
        </w:rPr>
        <w:t xml:space="preserve">M. </w:t>
      </w:r>
      <w:proofErr w:type="spellStart"/>
      <w:r w:rsidR="00C234BF">
        <w:rPr>
          <w:rFonts w:cs="Times New Roman"/>
          <w:i/>
          <w:iCs/>
        </w:rPr>
        <w:t>menidia</w:t>
      </w:r>
      <w:proofErr w:type="spellEnd"/>
      <w:r w:rsidR="00C234BF">
        <w:rPr>
          <w:rFonts w:cs="Times New Roman"/>
        </w:rPr>
        <w:t xml:space="preserve"> will respond to realistic hypoxia scenarios, as</w:t>
      </w:r>
      <w:r w:rsidR="00FF67B5">
        <w:rPr>
          <w:rFonts w:cs="Times New Roman"/>
        </w:rPr>
        <w:t xml:space="preserve"> lifelong</w:t>
      </w:r>
      <w:r w:rsidR="00C234BF">
        <w:rPr>
          <w:rFonts w:cs="Times New Roman"/>
        </w:rPr>
        <w:t xml:space="preserve"> constant hypoxia is </w:t>
      </w:r>
      <w:proofErr w:type="gramStart"/>
      <w:r w:rsidR="00C234BF">
        <w:rPr>
          <w:rFonts w:cs="Times New Roman"/>
        </w:rPr>
        <w:t>unrealistic</w:t>
      </w:r>
      <w:proofErr w:type="gramEnd"/>
      <w:r w:rsidR="00830FD7">
        <w:rPr>
          <w:rFonts w:cs="Times New Roman"/>
        </w:rPr>
        <w:t xml:space="preserve"> and this assumption may lead to overestimation of hypoxia effects</w:t>
      </w:r>
      <w:r w:rsidR="00C234BF">
        <w:rPr>
          <w:rFonts w:cs="Times New Roman"/>
        </w:rPr>
        <w:t xml:space="preserve">. </w:t>
      </w:r>
      <w:r w:rsidR="00BA5139">
        <w:rPr>
          <w:rFonts w:cs="Times New Roman"/>
        </w:rPr>
        <w:t>Studies</w:t>
      </w:r>
      <w:r w:rsidR="00C234BF">
        <w:rPr>
          <w:rFonts w:cs="Times New Roman"/>
        </w:rPr>
        <w:t xml:space="preserve"> comparing </w:t>
      </w:r>
      <w:r w:rsidR="000A5993">
        <w:rPr>
          <w:rFonts w:cs="Times New Roman"/>
        </w:rPr>
        <w:t>fish</w:t>
      </w:r>
      <w:r w:rsidR="00BA5139">
        <w:rPr>
          <w:rFonts w:cs="Times New Roman"/>
        </w:rPr>
        <w:t xml:space="preserve"> responses</w:t>
      </w:r>
      <w:r w:rsidR="00C234BF">
        <w:rPr>
          <w:rFonts w:cs="Times New Roman"/>
        </w:rPr>
        <w:t xml:space="preserve"> to static and fluctuating hypoxia treatments </w:t>
      </w:r>
      <w:r w:rsidR="00BA5139">
        <w:rPr>
          <w:rFonts w:cs="Times New Roman"/>
        </w:rPr>
        <w:t xml:space="preserve">have </w:t>
      </w:r>
      <w:r w:rsidR="00C234BF">
        <w:rPr>
          <w:rFonts w:cs="Times New Roman"/>
        </w:rPr>
        <w:t xml:space="preserve">suggested that fluctuations provided </w:t>
      </w:r>
      <w:r w:rsidR="00C234BF">
        <w:rPr>
          <w:rFonts w:cs="Times New Roman"/>
        </w:rPr>
        <w:lastRenderedPageBreak/>
        <w:t xml:space="preserve">temporary relief </w:t>
      </w:r>
      <w:r w:rsidR="000A5993">
        <w:rPr>
          <w:rFonts w:cs="Times New Roman"/>
        </w:rPr>
        <w:t xml:space="preserve">and reduced sensitivity </w:t>
      </w:r>
      <w:r w:rsidR="00C234BF">
        <w:rPr>
          <w:rFonts w:cs="Times New Roman"/>
        </w:rPr>
        <w:t>(Cross et al., 2019</w:t>
      </w:r>
      <w:r w:rsidR="00BA5139">
        <w:rPr>
          <w:rFonts w:cs="Times New Roman"/>
        </w:rPr>
        <w:t xml:space="preserve">; </w:t>
      </w:r>
      <w:r w:rsidR="000A5993">
        <w:rPr>
          <w:rFonts w:cs="Times New Roman"/>
        </w:rPr>
        <w:t>Williams et al., 2019; Wang et al., 2021</w:t>
      </w:r>
      <w:r w:rsidR="00C234BF">
        <w:rPr>
          <w:rFonts w:cs="Times New Roman"/>
        </w:rPr>
        <w:t xml:space="preserve">), </w:t>
      </w:r>
      <w:r w:rsidR="00C879E2">
        <w:rPr>
          <w:rFonts w:cs="Times New Roman"/>
        </w:rPr>
        <w:t>although conflicting results also exist (Morrell and Gobler, 2020)</w:t>
      </w:r>
      <w:r w:rsidR="00C234BF">
        <w:rPr>
          <w:rFonts w:cs="Times New Roman"/>
        </w:rPr>
        <w:t>.</w:t>
      </w:r>
      <w:r>
        <w:rPr>
          <w:rFonts w:cs="Times New Roman"/>
        </w:rPr>
        <w:t xml:space="preserve"> </w:t>
      </w:r>
      <w:r w:rsidR="00C234BF">
        <w:rPr>
          <w:rFonts w:cs="Times New Roman"/>
        </w:rPr>
        <w:t xml:space="preserve">It is also unrealistic for only a single environmental factor, in this case hypoxia, to influence the energy budget. </w:t>
      </w:r>
      <w:r w:rsidR="00BA5139">
        <w:rPr>
          <w:rFonts w:cs="Times New Roman"/>
        </w:rPr>
        <w:t>Other studies</w:t>
      </w:r>
      <w:r w:rsidR="00BA5139" w:rsidRPr="00985FFB">
        <w:rPr>
          <w:rFonts w:cs="Times New Roman"/>
        </w:rPr>
        <w:t xml:space="preserve"> have applied correction factors to DEB parameters to model other species’ responses to hypoxia (Lavaud et al., 2019; Aguirre-Velarde et al., 2019)</w:t>
      </w:r>
      <w:r w:rsidR="00BA5139">
        <w:rPr>
          <w:rFonts w:cs="Times New Roman"/>
        </w:rPr>
        <w:t>,</w:t>
      </w:r>
      <w:r w:rsidR="00BA5139" w:rsidRPr="00985FFB">
        <w:rPr>
          <w:rFonts w:cs="Times New Roman"/>
        </w:rPr>
        <w:t xml:space="preserve"> seawater acidification (Jager et al., 2016; </w:t>
      </w:r>
      <w:r w:rsidR="002D1023">
        <w:rPr>
          <w:rFonts w:cs="Times New Roman"/>
        </w:rPr>
        <w:t xml:space="preserve">Moreira et al., 2022; </w:t>
      </w:r>
      <w:r w:rsidR="00BA5139" w:rsidRPr="00985FFB">
        <w:rPr>
          <w:rFonts w:cs="Times New Roman"/>
        </w:rPr>
        <w:t xml:space="preserve">Pousse et al., 2022) and pollutants (Muller et al., 2010; Desforges et al., 2017). The success of this approach with a wide variety of stressors makes it an ideal supplement to </w:t>
      </w:r>
      <w:proofErr w:type="spellStart"/>
      <w:r w:rsidR="00BA5139">
        <w:rPr>
          <w:rFonts w:cs="Times New Roman"/>
        </w:rPr>
        <w:t>multistressor</w:t>
      </w:r>
      <w:proofErr w:type="spellEnd"/>
      <w:r w:rsidR="00BA5139" w:rsidRPr="00985FFB">
        <w:rPr>
          <w:rFonts w:cs="Times New Roman"/>
        </w:rPr>
        <w:t xml:space="preserve"> experiments, which are limited by logistical constraints. Modeling stressor effects with </w:t>
      </w:r>
      <w:proofErr w:type="spellStart"/>
      <w:r w:rsidR="00BA5139" w:rsidRPr="00985FFB">
        <w:rPr>
          <w:rFonts w:cs="Times New Roman"/>
        </w:rPr>
        <w:t>DEBkiss</w:t>
      </w:r>
      <w:proofErr w:type="spellEnd"/>
      <w:r w:rsidR="00BA5139" w:rsidRPr="00985FFB">
        <w:rPr>
          <w:rFonts w:cs="Times New Roman"/>
        </w:rPr>
        <w:t xml:space="preserve"> parameters can yield additional information about energetic mechanisms of responses and, with careful attention to the assumptions being made, may be useful in extrapolating stressor effects to additional </w:t>
      </w:r>
      <w:r w:rsidR="00BA5139">
        <w:rPr>
          <w:rFonts w:cs="Times New Roman"/>
        </w:rPr>
        <w:t xml:space="preserve">magnitudes </w:t>
      </w:r>
      <w:r w:rsidR="00BA5139" w:rsidRPr="00985FFB">
        <w:rPr>
          <w:rFonts w:cs="Times New Roman"/>
        </w:rPr>
        <w:t>or combinations of stressors that would have been impractical to test experimentally</w:t>
      </w:r>
      <w:r w:rsidR="00BA5139">
        <w:rPr>
          <w:rFonts w:cs="Times New Roman"/>
        </w:rPr>
        <w:t>,</w:t>
      </w:r>
      <w:r w:rsidR="00BA5139" w:rsidRPr="00985FFB">
        <w:rPr>
          <w:rFonts w:cs="Times New Roman"/>
        </w:rPr>
        <w:t xml:space="preserve"> or to species with certain shared physiology or life history traits (</w:t>
      </w:r>
      <w:proofErr w:type="spellStart"/>
      <w:r w:rsidR="00BA5139" w:rsidRPr="00985FFB">
        <w:rPr>
          <w:rFonts w:cs="Times New Roman"/>
        </w:rPr>
        <w:t>Goussen</w:t>
      </w:r>
      <w:proofErr w:type="spellEnd"/>
      <w:r w:rsidR="00BA5139" w:rsidRPr="00985FFB">
        <w:rPr>
          <w:rFonts w:cs="Times New Roman"/>
        </w:rPr>
        <w:t xml:space="preserve"> et al., 2020; Boult and Evans, 2021).</w:t>
      </w:r>
      <w:r w:rsidR="00BE37C1">
        <w:rPr>
          <w:rFonts w:cs="Times New Roman"/>
        </w:rPr>
        <w:t xml:space="preserve"> </w:t>
      </w:r>
      <w:r w:rsidR="00BA5139">
        <w:rPr>
          <w:rFonts w:cs="Times New Roman"/>
        </w:rPr>
        <w:t>In the case of</w:t>
      </w:r>
      <w:r w:rsidR="005E0EB0">
        <w:rPr>
          <w:rFonts w:cs="Times New Roman"/>
        </w:rPr>
        <w:t xml:space="preserve"> </w:t>
      </w:r>
      <w:r w:rsidR="005E0EB0">
        <w:rPr>
          <w:rFonts w:cs="Times New Roman"/>
          <w:i/>
          <w:iCs/>
        </w:rPr>
        <w:t xml:space="preserve">M. </w:t>
      </w:r>
      <w:proofErr w:type="spellStart"/>
      <w:r w:rsidR="005E0EB0">
        <w:rPr>
          <w:rFonts w:cs="Times New Roman"/>
          <w:i/>
          <w:iCs/>
        </w:rPr>
        <w:t>menidia</w:t>
      </w:r>
      <w:proofErr w:type="spellEnd"/>
      <w:r w:rsidR="00BA5139">
        <w:rPr>
          <w:rFonts w:cs="Times New Roman"/>
        </w:rPr>
        <w:t>, previous work</w:t>
      </w:r>
      <w:r w:rsidR="005E0EB0">
        <w:rPr>
          <w:rFonts w:cs="Times New Roman"/>
        </w:rPr>
        <w:t xml:space="preserve"> showed that high CO</w:t>
      </w:r>
      <w:r w:rsidR="005E0EB0">
        <w:rPr>
          <w:rFonts w:cs="Times New Roman"/>
          <w:vertAlign w:val="subscript"/>
        </w:rPr>
        <w:t>2</w:t>
      </w:r>
      <w:r w:rsidR="005E0EB0">
        <w:rPr>
          <w:rFonts w:cs="Times New Roman"/>
        </w:rPr>
        <w:t xml:space="preserve"> increases oxygen dependence of metabolism under both chronic (Schwemmer et al., 2020) and acute hypoxia (Schwemmer, 2023). Adding oxygen as a second substrate in the SU would allow a DEB model to incorporate the oxygen limitation that is evidently </w:t>
      </w:r>
      <w:r w:rsidR="00BA5139">
        <w:rPr>
          <w:rFonts w:cs="Times New Roman"/>
        </w:rPr>
        <w:t>induced by</w:t>
      </w:r>
      <w:r w:rsidR="005E0EB0">
        <w:rPr>
          <w:rFonts w:cs="Times New Roman"/>
        </w:rPr>
        <w:t xml:space="preserve"> acidification.</w:t>
      </w:r>
      <w:r w:rsidR="00057591">
        <w:rPr>
          <w:rFonts w:cs="Times New Roman"/>
        </w:rPr>
        <w:t xml:space="preserve"> </w:t>
      </w:r>
    </w:p>
    <w:p w14:paraId="2736AF1F" w14:textId="658183E1" w:rsidR="00FF09CE" w:rsidRDefault="00FF09CE" w:rsidP="00FF09CE">
      <w:pPr>
        <w:pStyle w:val="TS"/>
        <w:spacing w:line="360" w:lineRule="auto"/>
        <w:ind w:firstLine="720"/>
        <w:rPr>
          <w:rFonts w:cs="Times New Roman"/>
        </w:rPr>
      </w:pPr>
      <w:r w:rsidRPr="00985FFB">
        <w:rPr>
          <w:rFonts w:cs="Times New Roman"/>
        </w:rPr>
        <w:t>Our best fitting model</w:t>
      </w:r>
      <w:r>
        <w:rPr>
          <w:rFonts w:cs="Times New Roman"/>
        </w:rPr>
        <w:t xml:space="preserve"> over</w:t>
      </w:r>
      <w:r w:rsidRPr="00985FFB">
        <w:rPr>
          <w:rFonts w:cs="Times New Roman"/>
        </w:rPr>
        <w:t>estimated time to hatching</w:t>
      </w:r>
      <w:r>
        <w:rPr>
          <w:rFonts w:cs="Times New Roman"/>
        </w:rPr>
        <w:t xml:space="preserve"> at 7.7 mg L</w:t>
      </w:r>
      <w:r>
        <w:rPr>
          <w:rFonts w:cs="Times New Roman"/>
          <w:vertAlign w:val="superscript"/>
        </w:rPr>
        <w:t>-1</w:t>
      </w:r>
      <w:r>
        <w:rPr>
          <w:rFonts w:cs="Times New Roman"/>
        </w:rPr>
        <w:t xml:space="preserve"> DO</w:t>
      </w:r>
      <w:r w:rsidRPr="00985FFB">
        <w:rPr>
          <w:rFonts w:cs="Times New Roman"/>
        </w:rPr>
        <w:t xml:space="preserve"> and overestimated </w:t>
      </w:r>
      <w:r>
        <w:rPr>
          <w:rFonts w:cs="Times New Roman"/>
        </w:rPr>
        <w:t>survival at age for the 2.7 and 4.2 mg L</w:t>
      </w:r>
      <w:r>
        <w:rPr>
          <w:rFonts w:cs="Times New Roman"/>
          <w:vertAlign w:val="superscript"/>
        </w:rPr>
        <w:t>-1</w:t>
      </w:r>
      <w:r>
        <w:rPr>
          <w:rFonts w:cs="Times New Roman"/>
        </w:rPr>
        <w:t xml:space="preserve"> treatments</w:t>
      </w:r>
      <w:r w:rsidRPr="00985FFB">
        <w:rPr>
          <w:rFonts w:cs="Times New Roman"/>
        </w:rPr>
        <w:t xml:space="preserve">, which suggests there either may be a different </w:t>
      </w:r>
      <w:r>
        <w:rPr>
          <w:rFonts w:cs="Times New Roman"/>
        </w:rPr>
        <w:t xml:space="preserve">nonlinear </w:t>
      </w:r>
      <w:r w:rsidRPr="00985FFB">
        <w:rPr>
          <w:rFonts w:cs="Times New Roman"/>
        </w:rPr>
        <w:t xml:space="preserve">correction factor function that better fits the relationship between DO and the </w:t>
      </w:r>
      <w:proofErr w:type="spellStart"/>
      <w:r w:rsidRPr="00985FFB">
        <w:rPr>
          <w:rFonts w:cs="Times New Roman"/>
        </w:rPr>
        <w:t>DEBkiss</w:t>
      </w:r>
      <w:proofErr w:type="spellEnd"/>
      <w:r w:rsidRPr="00985FFB">
        <w:rPr>
          <w:rFonts w:cs="Times New Roman"/>
        </w:rPr>
        <w:t xml:space="preserve"> parameters or that there were additional factors contributing to these differences that the model does not account for. For example,</w:t>
      </w:r>
      <w:ins w:id="445" w:author="Schwemmer, Teresa" w:date="2024-07-01T13:26:00Z" w16du:dateUtc="2024-07-01T17:26:00Z">
        <w:r w:rsidR="009E669B">
          <w:rPr>
            <w:rFonts w:cs="Times New Roman"/>
          </w:rPr>
          <w:t xml:space="preserve"> hypoxia can reduce gonadosomatic index and gonad development in fish (Wu et al., 2002; Thomas et al., 2006; Landry et al., 2007)</w:t>
        </w:r>
      </w:ins>
      <w:ins w:id="446" w:author="Schwemmer, Teresa" w:date="2024-07-01T13:27:00Z" w16du:dateUtc="2024-07-01T17:27:00Z">
        <w:r w:rsidR="009E669B">
          <w:rPr>
            <w:rFonts w:cs="Times New Roman"/>
          </w:rPr>
          <w:t>, but</w:t>
        </w:r>
      </w:ins>
      <w:r w:rsidRPr="00985FFB">
        <w:rPr>
          <w:rFonts w:cs="Times New Roman"/>
        </w:rPr>
        <w:t xml:space="preserve"> we do not have data on gonad development or reproductive output </w:t>
      </w:r>
      <w:del w:id="447" w:author="Schwemmer, Teresa" w:date="2024-07-18T21:52:00Z" w16du:dateUtc="2024-07-19T01:52:00Z">
        <w:r w:rsidRPr="00985FFB" w:rsidDel="00BD443C">
          <w:rPr>
            <w:rFonts w:cs="Times New Roman"/>
          </w:rPr>
          <w:delText xml:space="preserve">later in life </w:delText>
        </w:r>
      </w:del>
      <w:r w:rsidRPr="00985FFB">
        <w:rPr>
          <w:rFonts w:cs="Times New Roman"/>
        </w:rPr>
        <w:t xml:space="preserve">after rearing </w:t>
      </w:r>
      <w:r w:rsidRPr="00985FFB">
        <w:rPr>
          <w:rFonts w:cs="Times New Roman"/>
          <w:i/>
          <w:iCs/>
        </w:rPr>
        <w:t xml:space="preserve">M. </w:t>
      </w:r>
      <w:proofErr w:type="spellStart"/>
      <w:r w:rsidRPr="00985FFB">
        <w:rPr>
          <w:rFonts w:cs="Times New Roman"/>
          <w:i/>
          <w:iCs/>
        </w:rPr>
        <w:t>menidia</w:t>
      </w:r>
      <w:proofErr w:type="spellEnd"/>
      <w:r w:rsidRPr="00985FFB">
        <w:rPr>
          <w:rFonts w:cs="Times New Roman"/>
        </w:rPr>
        <w:t xml:space="preserve"> in hypoxia, which would allow us</w:t>
      </w:r>
      <w:ins w:id="448" w:author="Schwemmer, Teresa" w:date="2024-07-01T13:23:00Z" w16du:dateUtc="2024-07-01T17:23:00Z">
        <w:r w:rsidR="00917E89">
          <w:rPr>
            <w:rFonts w:cs="Times New Roman"/>
          </w:rPr>
          <w:t xml:space="preserve"> to</w:t>
        </w:r>
      </w:ins>
      <w:r w:rsidRPr="00985FFB">
        <w:rPr>
          <w:rFonts w:cs="Times New Roman"/>
        </w:rPr>
        <w:t xml:space="preserve"> investigate if </w:t>
      </w:r>
      <w:r w:rsidRPr="00985FFB">
        <w:rPr>
          <w:rFonts w:cs="Times New Roman"/>
          <w:i/>
          <w:iCs/>
        </w:rPr>
        <w:t>κ</w:t>
      </w:r>
      <w:r w:rsidRPr="00985FFB">
        <w:rPr>
          <w:rFonts w:cs="Times New Roman"/>
        </w:rPr>
        <w:t xml:space="preserve"> is an affected parameter. </w:t>
      </w:r>
      <w:del w:id="449" w:author="Schwemmer, Teresa" w:date="2024-07-18T21:50:00Z" w16du:dateUtc="2024-07-19T01:50:00Z">
        <w:r w:rsidRPr="00985FFB" w:rsidDel="00E913E7">
          <w:rPr>
            <w:rFonts w:cs="Times New Roman"/>
          </w:rPr>
          <w:delText xml:space="preserve">Hypoxia can reduce gonadosomatic index and gonad development in fish, </w:delText>
        </w:r>
      </w:del>
      <w:del w:id="450" w:author="Schwemmer, Teresa" w:date="2024-07-01T13:22:00Z" w16du:dateUtc="2024-07-01T17:22:00Z">
        <w:r w:rsidRPr="00985FFB" w:rsidDel="00917E89">
          <w:rPr>
            <w:rFonts w:cs="Times New Roman"/>
          </w:rPr>
          <w:delText>suggesting that the reproductive branch of the energy budget might require additional energy to be redirected from the somatic branch</w:delText>
        </w:r>
      </w:del>
      <w:del w:id="451" w:author="Schwemmer, Teresa" w:date="2024-07-01T13:28:00Z" w16du:dateUtc="2024-07-01T17:28:00Z">
        <w:r w:rsidRPr="00985FFB" w:rsidDel="009E669B">
          <w:rPr>
            <w:rFonts w:cs="Times New Roman"/>
          </w:rPr>
          <w:delText xml:space="preserve"> (Wu et al., 2002; Thomas et al., 2006; Landry et al., 2007). </w:delText>
        </w:r>
      </w:del>
      <w:r w:rsidRPr="00985FFB">
        <w:rPr>
          <w:rFonts w:cs="Times New Roman"/>
        </w:rPr>
        <w:t xml:space="preserve">Despite the </w:t>
      </w:r>
      <w:r>
        <w:rPr>
          <w:rFonts w:cs="Times New Roman"/>
        </w:rPr>
        <w:t>potential for improvements with more data,</w:t>
      </w:r>
      <w:r w:rsidRPr="00985FFB">
        <w:rPr>
          <w:rFonts w:cs="Times New Roman"/>
        </w:rPr>
        <w:t xml:space="preserve"> the model was able to replicate the direction of effects and even account for some hypoxia effects in all three state variables simultaneously by changing only one parameter, either conversion efficiency or assimilation. </w:t>
      </w:r>
      <w:r>
        <w:rPr>
          <w:rFonts w:cs="Times New Roman"/>
        </w:rPr>
        <w:t xml:space="preserve">Further, it provided these reasonable fits using an SU model based in well-studied and widely applicable Michaelis-Menten-Briggs-Haldane enzyme kinetics (Muller et al., 2019) rather than a more specialized or complex correction factor. </w:t>
      </w:r>
      <w:ins w:id="452" w:author="Schwemmer, Teresa" w:date="2024-07-01T16:41:00Z" w16du:dateUtc="2024-07-01T20:41:00Z">
        <w:r w:rsidR="00F324B8">
          <w:rPr>
            <w:rFonts w:cs="Times New Roman"/>
          </w:rPr>
          <w:t xml:space="preserve">While the generalized </w:t>
        </w:r>
      </w:ins>
      <w:ins w:id="453" w:author="Schwemmer, Teresa" w:date="2024-07-01T16:42:00Z" w16du:dateUtc="2024-07-01T20:42:00Z">
        <w:r w:rsidR="00F324B8">
          <w:rPr>
            <w:rFonts w:cs="Times New Roman"/>
          </w:rPr>
          <w:t>framework</w:t>
        </w:r>
      </w:ins>
      <w:ins w:id="454" w:author="Schwemmer, Teresa" w:date="2024-07-01T16:41:00Z" w16du:dateUtc="2024-07-01T20:41:00Z">
        <w:r w:rsidR="00F324B8">
          <w:rPr>
            <w:rFonts w:cs="Times New Roman"/>
          </w:rPr>
          <w:t xml:space="preserve"> allows this model to be applied to </w:t>
        </w:r>
        <w:r w:rsidR="00F324B8">
          <w:rPr>
            <w:rFonts w:cs="Times New Roman"/>
          </w:rPr>
          <w:lastRenderedPageBreak/>
          <w:t>other species,</w:t>
        </w:r>
      </w:ins>
      <w:ins w:id="455" w:author="Schwemmer, Teresa" w:date="2024-07-01T16:42:00Z" w16du:dateUtc="2024-07-01T20:42:00Z">
        <w:r w:rsidR="00F324B8">
          <w:rPr>
            <w:rFonts w:cs="Times New Roman"/>
          </w:rPr>
          <w:t xml:space="preserve"> one species-specific assumption is that birth occurs at hatching. This is a fitting assumption for </w:t>
        </w:r>
        <w:r w:rsidR="00F324B8">
          <w:rPr>
            <w:rFonts w:cs="Times New Roman"/>
            <w:i/>
            <w:iCs/>
          </w:rPr>
          <w:t xml:space="preserve">M. </w:t>
        </w:r>
        <w:proofErr w:type="spellStart"/>
        <w:r w:rsidR="00F324B8">
          <w:rPr>
            <w:rFonts w:cs="Times New Roman"/>
            <w:i/>
            <w:iCs/>
          </w:rPr>
          <w:t>menidia</w:t>
        </w:r>
        <w:proofErr w:type="spellEnd"/>
        <w:r w:rsidR="00F324B8">
          <w:rPr>
            <w:rFonts w:cs="Times New Roman"/>
          </w:rPr>
          <w:t xml:space="preserve">, which are known to hatch with no detectable yolk (Bayliff, 1950) and begin feeding the day of hatching (Middaugh and </w:t>
        </w:r>
        <w:proofErr w:type="spellStart"/>
        <w:r w:rsidR="00F324B8">
          <w:rPr>
            <w:rFonts w:cs="Times New Roman"/>
          </w:rPr>
          <w:t>Lempesis</w:t>
        </w:r>
        <w:proofErr w:type="spellEnd"/>
        <w:r w:rsidR="00F324B8">
          <w:rPr>
            <w:rFonts w:cs="Times New Roman"/>
          </w:rPr>
          <w:t xml:space="preserve">, 1976). However, investigators would need to alter the model or use different types of data before applying this approach to species that have an extended yolk-sac larval stage before feeding begins.  </w:t>
        </w:r>
      </w:ins>
    </w:p>
    <w:p w14:paraId="43CD21EE" w14:textId="2D523061" w:rsidR="001B477E" w:rsidRDefault="001B477E" w:rsidP="00FF09CE">
      <w:pPr>
        <w:pStyle w:val="TS"/>
        <w:spacing w:line="360" w:lineRule="auto"/>
        <w:ind w:firstLine="720"/>
        <w:rPr>
          <w:rFonts w:cs="Times New Roman"/>
        </w:rPr>
      </w:pPr>
      <w:r>
        <w:rPr>
          <w:rFonts w:cs="Times New Roman"/>
        </w:rPr>
        <w:t xml:space="preserve">We end with a comment on the </w:t>
      </w:r>
      <w:r w:rsidR="000F0B46">
        <w:rPr>
          <w:rFonts w:cs="Times New Roman"/>
        </w:rPr>
        <w:t>limitation of the “</w:t>
      </w:r>
      <w:proofErr w:type="spellStart"/>
      <w:r w:rsidR="000F0B46">
        <w:rPr>
          <w:rFonts w:cs="Times New Roman"/>
        </w:rPr>
        <w:t>DEBtox</w:t>
      </w:r>
      <w:proofErr w:type="spellEnd"/>
      <w:r w:rsidR="000F0B46">
        <w:rPr>
          <w:rFonts w:cs="Times New Roman"/>
        </w:rPr>
        <w:t>”</w:t>
      </w:r>
      <w:r w:rsidR="009D335D">
        <w:rPr>
          <w:rFonts w:cs="Times New Roman"/>
        </w:rPr>
        <w:t xml:space="preserve"> </w:t>
      </w:r>
      <w:r w:rsidR="000F0B46">
        <w:rPr>
          <w:rFonts w:cs="Times New Roman"/>
        </w:rPr>
        <w:t>approach</w:t>
      </w:r>
      <w:r w:rsidR="009D335D">
        <w:rPr>
          <w:rFonts w:cs="Times New Roman"/>
        </w:rPr>
        <w:t xml:space="preserve"> (</w:t>
      </w:r>
      <w:proofErr w:type="spellStart"/>
      <w:r w:rsidR="009D335D">
        <w:rPr>
          <w:rFonts w:cs="Times New Roman"/>
        </w:rPr>
        <w:t>Kooijman</w:t>
      </w:r>
      <w:proofErr w:type="spellEnd"/>
      <w:r w:rsidR="009D335D">
        <w:rPr>
          <w:rFonts w:cs="Times New Roman"/>
        </w:rPr>
        <w:t xml:space="preserve"> et al., 2009), a </w:t>
      </w:r>
      <w:r w:rsidR="00720BD1">
        <w:rPr>
          <w:rFonts w:cs="Times New Roman"/>
        </w:rPr>
        <w:t>toxicology application of DEB</w:t>
      </w:r>
      <w:r w:rsidR="009D335D">
        <w:rPr>
          <w:rFonts w:cs="Times New Roman"/>
        </w:rPr>
        <w:t xml:space="preserve"> from which </w:t>
      </w:r>
      <w:proofErr w:type="spellStart"/>
      <w:r w:rsidR="009D335D">
        <w:rPr>
          <w:rFonts w:cs="Times New Roman"/>
        </w:rPr>
        <w:t>DEBkiss</w:t>
      </w:r>
      <w:proofErr w:type="spellEnd"/>
      <w:r w:rsidR="009D335D">
        <w:rPr>
          <w:rFonts w:cs="Times New Roman"/>
        </w:rPr>
        <w:t xml:space="preserve"> stems,</w:t>
      </w:r>
      <w:r w:rsidR="000F0B46">
        <w:rPr>
          <w:rFonts w:cs="Times New Roman"/>
        </w:rPr>
        <w:t xml:space="preserve"> to identifying physiological modes of action in response to environmental stress. </w:t>
      </w:r>
      <w:r w:rsidR="00720BD1">
        <w:rPr>
          <w:rFonts w:cs="Times New Roman"/>
        </w:rPr>
        <w:t>In Section 1 we cite t</w:t>
      </w:r>
      <w:r w:rsidR="00424BEB">
        <w:rPr>
          <w:rFonts w:cs="Times New Roman"/>
        </w:rPr>
        <w:t>he</w:t>
      </w:r>
      <w:r w:rsidR="00893DC6">
        <w:rPr>
          <w:rFonts w:cs="Times New Roman"/>
        </w:rPr>
        <w:t xml:space="preserve"> paper by </w:t>
      </w:r>
      <w:proofErr w:type="spellStart"/>
      <w:r w:rsidR="00893DC6">
        <w:rPr>
          <w:rFonts w:cs="Times New Roman"/>
        </w:rPr>
        <w:t>Romoli</w:t>
      </w:r>
      <w:proofErr w:type="spellEnd"/>
      <w:r w:rsidR="00893DC6">
        <w:rPr>
          <w:rFonts w:cs="Times New Roman"/>
        </w:rPr>
        <w:t xml:space="preserve"> et al</w:t>
      </w:r>
      <w:r w:rsidR="00720BD1">
        <w:rPr>
          <w:rFonts w:cs="Times New Roman"/>
        </w:rPr>
        <w:t>.</w:t>
      </w:r>
      <w:r w:rsidR="00893DC6">
        <w:rPr>
          <w:rFonts w:cs="Times New Roman"/>
        </w:rPr>
        <w:t xml:space="preserve"> </w:t>
      </w:r>
      <w:r w:rsidR="003E5F04">
        <w:rPr>
          <w:rFonts w:cs="Times New Roman"/>
        </w:rPr>
        <w:t xml:space="preserve">(2024) </w:t>
      </w:r>
      <w:r w:rsidR="00893DC6">
        <w:rPr>
          <w:rFonts w:cs="Times New Roman"/>
        </w:rPr>
        <w:t xml:space="preserve">that highlighted the </w:t>
      </w:r>
      <w:r w:rsidR="00724EF1">
        <w:rPr>
          <w:rFonts w:cs="Times New Roman"/>
        </w:rPr>
        <w:t xml:space="preserve">difficult </w:t>
      </w:r>
      <w:r w:rsidR="00893DC6">
        <w:rPr>
          <w:rFonts w:cs="Times New Roman"/>
        </w:rPr>
        <w:t xml:space="preserve">modeling choices that are required. Here we chose to use </w:t>
      </w:r>
      <w:proofErr w:type="spellStart"/>
      <w:r w:rsidR="00893DC6">
        <w:rPr>
          <w:rFonts w:cs="Times New Roman"/>
        </w:rPr>
        <w:t>DEBkiss</w:t>
      </w:r>
      <w:proofErr w:type="spellEnd"/>
      <w:r w:rsidR="00893DC6">
        <w:rPr>
          <w:rFonts w:cs="Times New Roman"/>
        </w:rPr>
        <w:t xml:space="preserve"> coupled with </w:t>
      </w:r>
      <w:r w:rsidR="00724EF1">
        <w:rPr>
          <w:rFonts w:cs="Times New Roman"/>
        </w:rPr>
        <w:t>several</w:t>
      </w:r>
      <w:r w:rsidR="00893DC6">
        <w:rPr>
          <w:rFonts w:cs="Times New Roman"/>
        </w:rPr>
        <w:t xml:space="preserve"> hypothesized responses to hypoxia. </w:t>
      </w:r>
      <w:r w:rsidR="00720BD1">
        <w:rPr>
          <w:rFonts w:cs="Times New Roman"/>
        </w:rPr>
        <w:t>We</w:t>
      </w:r>
      <w:r w:rsidR="00893DC6">
        <w:rPr>
          <w:rFonts w:cs="Times New Roman"/>
        </w:rPr>
        <w:t xml:space="preserve"> select</w:t>
      </w:r>
      <w:r w:rsidR="003E5F04">
        <w:rPr>
          <w:rFonts w:cs="Times New Roman"/>
        </w:rPr>
        <w:t>ed</w:t>
      </w:r>
      <w:r w:rsidR="00893DC6">
        <w:rPr>
          <w:rFonts w:cs="Times New Roman"/>
        </w:rPr>
        <w:t xml:space="preserve"> the </w:t>
      </w:r>
      <w:r w:rsidR="003E5F04">
        <w:rPr>
          <w:rFonts w:cs="Times New Roman"/>
        </w:rPr>
        <w:t xml:space="preserve">combination of DEB model and response </w:t>
      </w:r>
      <w:r w:rsidR="00893DC6">
        <w:rPr>
          <w:rFonts w:cs="Times New Roman"/>
        </w:rPr>
        <w:t>hypothes</w:t>
      </w:r>
      <w:r w:rsidR="003E5F04">
        <w:rPr>
          <w:rFonts w:cs="Times New Roman"/>
        </w:rPr>
        <w:t>i</w:t>
      </w:r>
      <w:r w:rsidR="00893DC6">
        <w:rPr>
          <w:rFonts w:cs="Times New Roman"/>
        </w:rPr>
        <w:t xml:space="preserve">s that best </w:t>
      </w:r>
      <w:r w:rsidR="003E5F04">
        <w:rPr>
          <w:rFonts w:cs="Times New Roman"/>
        </w:rPr>
        <w:t>described given data (in an information theoretic sense</w:t>
      </w:r>
      <w:r w:rsidR="00720BD1">
        <w:rPr>
          <w:rFonts w:cs="Times New Roman"/>
        </w:rPr>
        <w:t xml:space="preserve"> using </w:t>
      </w:r>
      <w:proofErr w:type="spellStart"/>
      <w:r w:rsidR="00720BD1">
        <w:rPr>
          <w:rFonts w:cs="Times New Roman"/>
        </w:rPr>
        <w:t>AICc</w:t>
      </w:r>
      <w:proofErr w:type="spellEnd"/>
      <w:r w:rsidR="003E5F04">
        <w:rPr>
          <w:rFonts w:cs="Times New Roman"/>
        </w:rPr>
        <w:t>)</w:t>
      </w:r>
      <w:r w:rsidR="00724EF1">
        <w:rPr>
          <w:rFonts w:cs="Times New Roman"/>
        </w:rPr>
        <w:t xml:space="preserve">, </w:t>
      </w:r>
      <w:r w:rsidR="00724EF1" w:rsidRPr="00720BD1">
        <w:rPr>
          <w:rFonts w:cs="Times New Roman"/>
          <w:i/>
        </w:rPr>
        <w:t xml:space="preserve">conditional on the </w:t>
      </w:r>
      <w:r w:rsidR="009D6ACA" w:rsidRPr="00720BD1">
        <w:rPr>
          <w:rFonts w:cs="Times New Roman"/>
          <w:i/>
        </w:rPr>
        <w:t>“correctness” of the model and of assumed values for some parameters</w:t>
      </w:r>
      <w:r w:rsidR="003E5F04">
        <w:rPr>
          <w:rFonts w:cs="Times New Roman"/>
        </w:rPr>
        <w:t xml:space="preserve">. </w:t>
      </w:r>
      <w:r w:rsidR="009D6ACA">
        <w:rPr>
          <w:rFonts w:cs="Times New Roman"/>
        </w:rPr>
        <w:t>Yet, f</w:t>
      </w:r>
      <w:r w:rsidR="003E5F04">
        <w:rPr>
          <w:rFonts w:cs="Times New Roman"/>
        </w:rPr>
        <w:t xml:space="preserve">or a case study in ecotoxicology, </w:t>
      </w:r>
      <w:proofErr w:type="spellStart"/>
      <w:r w:rsidR="003E5F04">
        <w:rPr>
          <w:rFonts w:cs="Times New Roman"/>
        </w:rPr>
        <w:t>Romoli</w:t>
      </w:r>
      <w:proofErr w:type="spellEnd"/>
      <w:r w:rsidR="003E5F04">
        <w:rPr>
          <w:rFonts w:cs="Times New Roman"/>
        </w:rPr>
        <w:t xml:space="preserve"> et al</w:t>
      </w:r>
      <w:r w:rsidR="00720BD1">
        <w:rPr>
          <w:rFonts w:cs="Times New Roman"/>
        </w:rPr>
        <w:t>.</w:t>
      </w:r>
      <w:r w:rsidR="003E5F04">
        <w:rPr>
          <w:rFonts w:cs="Times New Roman"/>
        </w:rPr>
        <w:t xml:space="preserve"> showed that a different dominant physiological model of action was selected </w:t>
      </w:r>
      <w:r w:rsidR="009D6ACA">
        <w:rPr>
          <w:rFonts w:cs="Times New Roman"/>
        </w:rPr>
        <w:t xml:space="preserve">when </w:t>
      </w:r>
      <w:r w:rsidR="003E5F04">
        <w:rPr>
          <w:rFonts w:cs="Times New Roman"/>
        </w:rPr>
        <w:t xml:space="preserve">using </w:t>
      </w:r>
      <w:r w:rsidR="009D6ACA">
        <w:rPr>
          <w:rFonts w:cs="Times New Roman"/>
        </w:rPr>
        <w:t xml:space="preserve">two </w:t>
      </w:r>
      <w:r w:rsidR="003E5F04">
        <w:rPr>
          <w:rFonts w:cs="Times New Roman"/>
        </w:rPr>
        <w:t xml:space="preserve">different underlying DEB models that both give visually good fits to control data. </w:t>
      </w:r>
      <w:r w:rsidR="002D21B0">
        <w:rPr>
          <w:rFonts w:cs="Times New Roman"/>
        </w:rPr>
        <w:t>Muller et al. (2010) demonstrated a related issue for a st</w:t>
      </w:r>
      <w:r w:rsidR="00D63A1A">
        <w:rPr>
          <w:rFonts w:cs="Times New Roman"/>
        </w:rPr>
        <w:t>u</w:t>
      </w:r>
      <w:r w:rsidR="002D21B0">
        <w:rPr>
          <w:rFonts w:cs="Times New Roman"/>
        </w:rPr>
        <w:t xml:space="preserve">dy of early </w:t>
      </w:r>
      <w:r w:rsidR="00D63A1A">
        <w:rPr>
          <w:rFonts w:cs="Times New Roman"/>
        </w:rPr>
        <w:t xml:space="preserve">life stage growth by identifying </w:t>
      </w:r>
      <w:proofErr w:type="gramStart"/>
      <w:r w:rsidR="00D63A1A">
        <w:rPr>
          <w:rFonts w:cs="Times New Roman"/>
        </w:rPr>
        <w:t>best</w:t>
      </w:r>
      <w:proofErr w:type="gramEnd"/>
      <w:r w:rsidR="00D63A1A">
        <w:rPr>
          <w:rFonts w:cs="Times New Roman"/>
        </w:rPr>
        <w:t xml:space="preserve"> fit </w:t>
      </w:r>
      <w:proofErr w:type="spellStart"/>
      <w:r w:rsidR="00D63A1A">
        <w:rPr>
          <w:rFonts w:cs="Times New Roman"/>
        </w:rPr>
        <w:t>submodel</w:t>
      </w:r>
      <w:proofErr w:type="spellEnd"/>
      <w:r w:rsidR="00D63A1A">
        <w:rPr>
          <w:rFonts w:cs="Times New Roman"/>
        </w:rPr>
        <w:t xml:space="preserve"> for larval growth of two closely related bivalve species exposed to mercury. Implausibly</w:t>
      </w:r>
      <w:r w:rsidR="00720BD1">
        <w:rPr>
          <w:rFonts w:cs="Times New Roman"/>
        </w:rPr>
        <w:t>,</w:t>
      </w:r>
      <w:r w:rsidR="00D63A1A">
        <w:rPr>
          <w:rFonts w:cs="Times New Roman"/>
        </w:rPr>
        <w:t xml:space="preserve"> the selected </w:t>
      </w:r>
      <w:proofErr w:type="spellStart"/>
      <w:r w:rsidR="00D63A1A">
        <w:rPr>
          <w:rFonts w:cs="Times New Roman"/>
        </w:rPr>
        <w:t>submodels</w:t>
      </w:r>
      <w:proofErr w:type="spellEnd"/>
      <w:r w:rsidR="00D63A1A">
        <w:rPr>
          <w:rFonts w:cs="Times New Roman"/>
        </w:rPr>
        <w:t xml:space="preserve"> were different</w:t>
      </w:r>
      <w:r w:rsidR="009D6ACA">
        <w:rPr>
          <w:rFonts w:cs="Times New Roman"/>
        </w:rPr>
        <w:t xml:space="preserve"> to the extent that the best fit for one species was the worst for the other</w:t>
      </w:r>
      <w:r w:rsidR="00D63A1A">
        <w:rPr>
          <w:rFonts w:cs="Times New Roman"/>
        </w:rPr>
        <w:t>.</w:t>
      </w:r>
    </w:p>
    <w:p w14:paraId="0D89B2BC" w14:textId="34AF31F1" w:rsidR="00D63A1A" w:rsidRPr="00985FFB" w:rsidRDefault="00D63A1A" w:rsidP="00FF09CE">
      <w:pPr>
        <w:pStyle w:val="TS"/>
        <w:spacing w:line="360" w:lineRule="auto"/>
        <w:ind w:firstLine="720"/>
        <w:rPr>
          <w:rFonts w:cs="Times New Roman"/>
        </w:rPr>
      </w:pPr>
      <w:r>
        <w:rPr>
          <w:rFonts w:cs="Times New Roman"/>
        </w:rPr>
        <w:t xml:space="preserve">In the preceding discussion, we have offered a few suggestions for empirical work on whole organisms that would </w:t>
      </w:r>
      <w:r w:rsidR="009D6ACA">
        <w:rPr>
          <w:rFonts w:cs="Times New Roman"/>
        </w:rPr>
        <w:t xml:space="preserve">significantly </w:t>
      </w:r>
      <w:r>
        <w:rPr>
          <w:rFonts w:cs="Times New Roman"/>
        </w:rPr>
        <w:t xml:space="preserve">help narrow down the </w:t>
      </w:r>
      <w:r w:rsidR="009D6ACA">
        <w:rPr>
          <w:rFonts w:cs="Times New Roman"/>
        </w:rPr>
        <w:t xml:space="preserve">DEB </w:t>
      </w:r>
      <w:r>
        <w:rPr>
          <w:rFonts w:cs="Times New Roman"/>
        </w:rPr>
        <w:t xml:space="preserve">processes responsible for responses to hypoxia. However, it is likely that </w:t>
      </w:r>
      <w:r w:rsidR="009D6ACA">
        <w:rPr>
          <w:rFonts w:cs="Times New Roman"/>
        </w:rPr>
        <w:t>an additional, very</w:t>
      </w:r>
      <w:r>
        <w:rPr>
          <w:rFonts w:cs="Times New Roman"/>
        </w:rPr>
        <w:t xml:space="preserve"> promising way forward is to determine </w:t>
      </w:r>
      <w:proofErr w:type="spellStart"/>
      <w:r w:rsidRPr="00720BD1">
        <w:rPr>
          <w:rFonts w:cs="Times New Roman"/>
          <w:i/>
        </w:rPr>
        <w:t>suborganismal</w:t>
      </w:r>
      <w:proofErr w:type="spellEnd"/>
      <w:r w:rsidRPr="00720BD1">
        <w:rPr>
          <w:rFonts w:cs="Times New Roman"/>
          <w:i/>
        </w:rPr>
        <w:t xml:space="preserve"> </w:t>
      </w:r>
      <w:r>
        <w:rPr>
          <w:rFonts w:cs="Times New Roman"/>
        </w:rPr>
        <w:t>processes co-occurring with the observed whole</w:t>
      </w:r>
      <w:r w:rsidR="00720BD1">
        <w:rPr>
          <w:rFonts w:cs="Times New Roman"/>
        </w:rPr>
        <w:t>-</w:t>
      </w:r>
      <w:r>
        <w:rPr>
          <w:rFonts w:cs="Times New Roman"/>
        </w:rPr>
        <w:t>organism responses. Transcriptomic data represent a particularly promising candidate (Murphy et al</w:t>
      </w:r>
      <w:r w:rsidR="00F967A6">
        <w:rPr>
          <w:rFonts w:cs="Times New Roman"/>
        </w:rPr>
        <w:t xml:space="preserve"> 2018).</w:t>
      </w:r>
      <w:r w:rsidR="001C377C">
        <w:rPr>
          <w:rFonts w:cs="Times New Roman"/>
        </w:rPr>
        <w:t xml:space="preserve"> </w:t>
      </w:r>
      <w:r w:rsidR="00807DD7">
        <w:rPr>
          <w:rFonts w:cs="Times New Roman"/>
        </w:rPr>
        <w:t>W</w:t>
      </w:r>
      <w:r w:rsidR="00FA5B3D">
        <w:rPr>
          <w:rFonts w:cs="Times New Roman"/>
        </w:rPr>
        <w:t>e</w:t>
      </w:r>
      <w:r w:rsidR="00807DD7">
        <w:rPr>
          <w:rFonts w:cs="Times New Roman"/>
        </w:rPr>
        <w:t xml:space="preserve"> recognized this qualitatively in </w:t>
      </w:r>
      <w:r w:rsidR="00720BD1">
        <w:rPr>
          <w:rFonts w:cs="Times New Roman"/>
        </w:rPr>
        <w:t>S</w:t>
      </w:r>
      <w:r w:rsidR="00807DD7">
        <w:rPr>
          <w:rFonts w:cs="Times New Roman"/>
        </w:rPr>
        <w:t xml:space="preserve">ection 2.4 when </w:t>
      </w:r>
      <w:r w:rsidR="00FA5B3D">
        <w:rPr>
          <w:rFonts w:cs="Times New Roman"/>
        </w:rPr>
        <w:t>invoking</w:t>
      </w:r>
      <w:r w:rsidR="00807DD7">
        <w:rPr>
          <w:rFonts w:cs="Times New Roman"/>
        </w:rPr>
        <w:t xml:space="preserve"> </w:t>
      </w:r>
      <w:r w:rsidR="00FA5B3D">
        <w:t>genes controlling cell division and protein synthesis that are regulated by hypoxia</w:t>
      </w:r>
      <w:r w:rsidR="00720BD1">
        <w:t>-inducible factors</w:t>
      </w:r>
      <w:r w:rsidR="00FA5B3D">
        <w:t xml:space="preserve">. </w:t>
      </w:r>
      <w:r w:rsidR="001C377C">
        <w:rPr>
          <w:rFonts w:cs="Times New Roman"/>
        </w:rPr>
        <w:t>Stevenson et al.</w:t>
      </w:r>
      <w:r w:rsidR="00720BD1">
        <w:rPr>
          <w:rFonts w:cs="Times New Roman"/>
        </w:rPr>
        <w:t xml:space="preserve"> </w:t>
      </w:r>
      <w:r w:rsidR="001C377C">
        <w:rPr>
          <w:rFonts w:cs="Times New Roman"/>
        </w:rPr>
        <w:t xml:space="preserve">(2023) </w:t>
      </w:r>
      <w:r w:rsidR="00FA5B3D">
        <w:rPr>
          <w:rFonts w:cs="Times New Roman"/>
        </w:rPr>
        <w:t>demonstrated</w:t>
      </w:r>
      <w:r w:rsidR="001C377C">
        <w:rPr>
          <w:rFonts w:cs="Times New Roman"/>
        </w:rPr>
        <w:t xml:space="preserve"> the power </w:t>
      </w:r>
      <w:r w:rsidR="00FA5B3D">
        <w:rPr>
          <w:rFonts w:cs="Times New Roman"/>
        </w:rPr>
        <w:t>of</w:t>
      </w:r>
      <w:r w:rsidR="001C377C">
        <w:rPr>
          <w:rFonts w:cs="Times New Roman"/>
        </w:rPr>
        <w:t xml:space="preserve"> </w:t>
      </w:r>
      <w:r w:rsidR="001C377C" w:rsidRPr="001C377C">
        <w:rPr>
          <w:rFonts w:cs="Times New Roman"/>
        </w:rPr>
        <w:t xml:space="preserve">transcriptomic data </w:t>
      </w:r>
      <w:r w:rsidR="00FA5B3D">
        <w:rPr>
          <w:rFonts w:cs="Times New Roman"/>
        </w:rPr>
        <w:t xml:space="preserve">in a study of </w:t>
      </w:r>
      <w:r w:rsidR="001C377C">
        <w:rPr>
          <w:rFonts w:cs="Times New Roman"/>
        </w:rPr>
        <w:t>killi</w:t>
      </w:r>
      <w:r w:rsidR="001C377C" w:rsidRPr="001C377C">
        <w:rPr>
          <w:rFonts w:cs="Times New Roman"/>
        </w:rPr>
        <w:t xml:space="preserve">fish embryos exposed to </w:t>
      </w:r>
      <w:r w:rsidR="001C377C">
        <w:rPr>
          <w:rFonts w:cs="Times New Roman"/>
        </w:rPr>
        <w:t>a toxicant</w:t>
      </w:r>
      <w:r w:rsidR="00FA5B3D">
        <w:rPr>
          <w:rFonts w:cs="Times New Roman"/>
        </w:rPr>
        <w:t>. The molecular data</w:t>
      </w:r>
      <w:r w:rsidR="001C377C">
        <w:rPr>
          <w:rFonts w:cs="Times New Roman"/>
        </w:rPr>
        <w:t xml:space="preserve"> helped</w:t>
      </w:r>
      <w:r w:rsidR="001C377C" w:rsidRPr="001C377C">
        <w:rPr>
          <w:rFonts w:cs="Times New Roman"/>
        </w:rPr>
        <w:t xml:space="preserve"> to </w:t>
      </w:r>
      <w:r w:rsidR="001C377C">
        <w:rPr>
          <w:rFonts w:cs="Times New Roman"/>
        </w:rPr>
        <w:t>identify</w:t>
      </w:r>
      <w:r w:rsidR="001C377C" w:rsidRPr="001C377C">
        <w:rPr>
          <w:rFonts w:cs="Times New Roman"/>
        </w:rPr>
        <w:t xml:space="preserve"> damage </w:t>
      </w:r>
      <w:r w:rsidR="001C377C">
        <w:rPr>
          <w:rFonts w:cs="Times New Roman"/>
        </w:rPr>
        <w:t>mechanisms that in turn led to</w:t>
      </w:r>
      <w:r w:rsidR="001C377C" w:rsidRPr="001C377C">
        <w:rPr>
          <w:rFonts w:cs="Times New Roman"/>
        </w:rPr>
        <w:t xml:space="preserve"> changes in DEB parameters</w:t>
      </w:r>
      <w:r w:rsidR="001C377C">
        <w:rPr>
          <w:rFonts w:cs="Times New Roman"/>
        </w:rPr>
        <w:t>. There are many further exciting possibilities</w:t>
      </w:r>
      <w:r w:rsidR="00882546">
        <w:rPr>
          <w:rFonts w:cs="Times New Roman"/>
        </w:rPr>
        <w:t xml:space="preserve"> for integrating </w:t>
      </w:r>
      <w:proofErr w:type="spellStart"/>
      <w:r w:rsidR="00882546">
        <w:rPr>
          <w:rFonts w:cs="Times New Roman"/>
        </w:rPr>
        <w:t>suborganismal</w:t>
      </w:r>
      <w:proofErr w:type="spellEnd"/>
      <w:r w:rsidR="00882546">
        <w:rPr>
          <w:rFonts w:cs="Times New Roman"/>
        </w:rPr>
        <w:t xml:space="preserve"> (molecular) data with </w:t>
      </w:r>
      <w:proofErr w:type="spellStart"/>
      <w:r w:rsidR="00882546">
        <w:rPr>
          <w:rFonts w:cs="Times New Roman"/>
        </w:rPr>
        <w:t>DEBtox</w:t>
      </w:r>
      <w:proofErr w:type="spellEnd"/>
      <w:r w:rsidR="00882546">
        <w:rPr>
          <w:rFonts w:cs="Times New Roman"/>
        </w:rPr>
        <w:t xml:space="preserve"> modeling.  </w:t>
      </w:r>
    </w:p>
    <w:p w14:paraId="6BBE1C13" w14:textId="77777777" w:rsidR="00695D1E" w:rsidRDefault="00695D1E" w:rsidP="00966BCC">
      <w:pPr>
        <w:pStyle w:val="TS"/>
        <w:spacing w:line="360" w:lineRule="auto"/>
        <w:ind w:firstLine="720"/>
        <w:rPr>
          <w:rFonts w:cs="Times New Roman"/>
        </w:rPr>
      </w:pPr>
    </w:p>
    <w:p w14:paraId="17E09BA1" w14:textId="7B9DFDFE" w:rsidR="00695D1E" w:rsidRPr="00695D1E" w:rsidRDefault="00695D1E" w:rsidP="00695D1E">
      <w:pPr>
        <w:pStyle w:val="TS"/>
        <w:numPr>
          <w:ilvl w:val="0"/>
          <w:numId w:val="10"/>
        </w:numPr>
        <w:spacing w:line="360" w:lineRule="auto"/>
        <w:ind w:left="360"/>
        <w:rPr>
          <w:rFonts w:cs="Times New Roman"/>
          <w:b/>
          <w:bCs/>
        </w:rPr>
      </w:pPr>
      <w:bookmarkStart w:id="456" w:name="_Hlk161748385"/>
      <w:r>
        <w:rPr>
          <w:rFonts w:cs="Times New Roman"/>
          <w:b/>
          <w:bCs/>
        </w:rPr>
        <w:lastRenderedPageBreak/>
        <w:t>Conclusions</w:t>
      </w:r>
    </w:p>
    <w:p w14:paraId="10B93E3F" w14:textId="7190D8E6" w:rsidR="000D5D80" w:rsidRDefault="002D0A78" w:rsidP="000D5D80">
      <w:pPr>
        <w:pStyle w:val="TS"/>
        <w:spacing w:line="360" w:lineRule="auto"/>
        <w:ind w:firstLine="720"/>
        <w:rPr>
          <w:rFonts w:cs="Times New Roman"/>
        </w:rPr>
      </w:pPr>
      <w:r w:rsidRPr="00985FFB">
        <w:rPr>
          <w:rFonts w:cs="Times New Roman"/>
        </w:rPr>
        <w:t xml:space="preserve">With this simple and widely applicable </w:t>
      </w:r>
      <w:proofErr w:type="spellStart"/>
      <w:r w:rsidRPr="00985FFB">
        <w:rPr>
          <w:rFonts w:cs="Times New Roman"/>
        </w:rPr>
        <w:t>DEBkiss</w:t>
      </w:r>
      <w:proofErr w:type="spellEnd"/>
      <w:r w:rsidRPr="00985FFB">
        <w:rPr>
          <w:rFonts w:cs="Times New Roman"/>
        </w:rPr>
        <w:t xml:space="preserve"> model we were able to attribute hypoxia-related variability in </w:t>
      </w:r>
      <w:r w:rsidR="00F0499D">
        <w:rPr>
          <w:rFonts w:cs="Times New Roman"/>
          <w:i/>
          <w:iCs/>
        </w:rPr>
        <w:t xml:space="preserve">M. </w:t>
      </w:r>
      <w:proofErr w:type="spellStart"/>
      <w:r w:rsidR="00F0499D">
        <w:rPr>
          <w:rFonts w:cs="Times New Roman"/>
          <w:i/>
          <w:iCs/>
        </w:rPr>
        <w:t>menidia</w:t>
      </w:r>
      <w:proofErr w:type="spellEnd"/>
      <w:r w:rsidR="00F0499D">
        <w:rPr>
          <w:rFonts w:cs="Times New Roman"/>
        </w:rPr>
        <w:t xml:space="preserve"> </w:t>
      </w:r>
      <w:r w:rsidR="00B61D50">
        <w:rPr>
          <w:rFonts w:cs="Times New Roman"/>
        </w:rPr>
        <w:t>growth</w:t>
      </w:r>
      <w:r w:rsidRPr="00985FFB">
        <w:rPr>
          <w:rFonts w:cs="Times New Roman"/>
        </w:rPr>
        <w:t xml:space="preserve">, </w:t>
      </w:r>
      <w:r w:rsidR="00B61D50">
        <w:rPr>
          <w:rFonts w:cs="Times New Roman"/>
        </w:rPr>
        <w:t>hatch timing</w:t>
      </w:r>
      <w:r w:rsidRPr="00985FFB">
        <w:rPr>
          <w:rFonts w:cs="Times New Roman"/>
        </w:rPr>
        <w:t xml:space="preserve">, and survival to </w:t>
      </w:r>
      <w:r w:rsidR="00F0499D">
        <w:rPr>
          <w:rFonts w:cs="Times New Roman"/>
        </w:rPr>
        <w:t xml:space="preserve">damage-induced reductions in conversion efficiency of assimilates </w:t>
      </w:r>
      <w:r w:rsidR="00BA79A7">
        <w:rPr>
          <w:rFonts w:cs="Times New Roman"/>
        </w:rPr>
        <w:t>in</w:t>
      </w:r>
      <w:r w:rsidR="00F0499D">
        <w:rPr>
          <w:rFonts w:cs="Times New Roman"/>
        </w:rPr>
        <w:t>to structure</w:t>
      </w:r>
      <w:r w:rsidRPr="00985FFB">
        <w:rPr>
          <w:rFonts w:cs="Times New Roman"/>
        </w:rPr>
        <w:t>.</w:t>
      </w:r>
      <w:r w:rsidR="00F0499D">
        <w:rPr>
          <w:rFonts w:cs="Times New Roman"/>
        </w:rPr>
        <w:t xml:space="preserve"> Applying hypoxia corrections simultaneously to conversion efficiency and the mortality parameters for embryos and larvae provided the best fit, suggesting that hypoxia leads to both wasted energy and damage that cannot be sufficiently repaired in the early life stages.</w:t>
      </w:r>
      <w:r w:rsidRPr="00985FFB">
        <w:rPr>
          <w:rFonts w:cs="Times New Roman"/>
        </w:rPr>
        <w:t xml:space="preserve"> </w:t>
      </w:r>
      <w:r w:rsidR="00643979">
        <w:rPr>
          <w:rFonts w:cs="Times New Roman"/>
        </w:rPr>
        <w:t>As lifelong, constant oxygen conditions are unrealistic in nature, t</w:t>
      </w:r>
      <w:r w:rsidRPr="00985FFB">
        <w:rPr>
          <w:rFonts w:cs="Times New Roman"/>
        </w:rPr>
        <w:t xml:space="preserve">he patterns modeled in this study should not be interpreted as a </w:t>
      </w:r>
      <w:r w:rsidR="00C3584B">
        <w:rPr>
          <w:rFonts w:cs="Times New Roman"/>
        </w:rPr>
        <w:t>standalone</w:t>
      </w:r>
      <w:r w:rsidRPr="00985FFB">
        <w:rPr>
          <w:rFonts w:cs="Times New Roman"/>
        </w:rPr>
        <w:t xml:space="preserve"> prediction of what will happen to wild </w:t>
      </w:r>
      <w:r w:rsidRPr="00985FFB">
        <w:rPr>
          <w:rFonts w:cs="Times New Roman"/>
          <w:i/>
          <w:iCs/>
        </w:rPr>
        <w:t xml:space="preserve">M. </w:t>
      </w:r>
      <w:proofErr w:type="spellStart"/>
      <w:r w:rsidRPr="00985FFB">
        <w:rPr>
          <w:rFonts w:cs="Times New Roman"/>
          <w:i/>
          <w:iCs/>
        </w:rPr>
        <w:t>menidia</w:t>
      </w:r>
      <w:proofErr w:type="spellEnd"/>
      <w:r w:rsidRPr="00985FFB">
        <w:rPr>
          <w:rFonts w:cs="Times New Roman"/>
        </w:rPr>
        <w:t xml:space="preserve"> populations as coastal hypoxia intensifies. Instead, this approach demonstrates the value of identifying </w:t>
      </w:r>
      <w:r w:rsidR="00F0499D">
        <w:rPr>
          <w:rFonts w:cs="Times New Roman"/>
        </w:rPr>
        <w:t>energetic processes</w:t>
      </w:r>
      <w:r w:rsidRPr="00985FFB">
        <w:rPr>
          <w:rFonts w:cs="Times New Roman"/>
        </w:rPr>
        <w:t xml:space="preserve">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w:t>
      </w:r>
      <w:r w:rsidR="00643979">
        <w:rPr>
          <w:rFonts w:cs="Times New Roman"/>
        </w:rPr>
        <w:t xml:space="preserve"> support the utility of modeling inhibition and damage to synthesizing units and</w:t>
      </w:r>
      <w:r w:rsidRPr="00985FFB">
        <w:rPr>
          <w:rFonts w:cs="Times New Roman"/>
        </w:rPr>
        <w:t xml:space="preserve"> highlight conversion </w:t>
      </w:r>
      <w:r w:rsidR="00932761">
        <w:rPr>
          <w:rFonts w:cs="Times New Roman"/>
        </w:rPr>
        <w:t>efficiency of food into growth</w:t>
      </w:r>
      <w:r w:rsidRPr="00985FFB">
        <w:rPr>
          <w:rFonts w:cs="Times New Roman"/>
        </w:rPr>
        <w:t xml:space="preserve"> as a primary</w:t>
      </w:r>
      <w:r w:rsidR="00643979">
        <w:rPr>
          <w:rFonts w:cs="Times New Roman"/>
        </w:rPr>
        <w:t xml:space="preserve"> </w:t>
      </w:r>
      <w:r w:rsidRPr="00985FFB">
        <w:rPr>
          <w:rFonts w:cs="Times New Roman"/>
        </w:rPr>
        <w:t xml:space="preserve">mechanism by which hypoxia </w:t>
      </w:r>
      <w:r w:rsidR="0062680B">
        <w:rPr>
          <w:rFonts w:cs="Times New Roman"/>
        </w:rPr>
        <w:t>impacts</w:t>
      </w:r>
      <w:r w:rsidR="00F0499D">
        <w:rPr>
          <w:rFonts w:cs="Times New Roman"/>
        </w:rPr>
        <w:t xml:space="preserve"> an ecologically important forage fish and model species</w:t>
      </w:r>
      <w:r w:rsidRPr="00985FFB">
        <w:rPr>
          <w:rFonts w:cs="Times New Roman"/>
        </w:rPr>
        <w:t>.</w:t>
      </w:r>
      <w:r w:rsidR="00BB10DB">
        <w:rPr>
          <w:rFonts w:cs="Times New Roman"/>
        </w:rPr>
        <w:t xml:space="preserve"> </w:t>
      </w:r>
      <w:r w:rsidR="00051F97">
        <w:rPr>
          <w:rFonts w:cs="Times New Roman"/>
        </w:rPr>
        <w:t xml:space="preserve">Measuring </w:t>
      </w:r>
      <w:proofErr w:type="spellStart"/>
      <w:r w:rsidR="00051F97">
        <w:rPr>
          <w:rFonts w:cs="Times New Roman"/>
        </w:rPr>
        <w:t>suborganismal</w:t>
      </w:r>
      <w:proofErr w:type="spellEnd"/>
      <w:r w:rsidR="00051F97">
        <w:rPr>
          <w:rFonts w:cs="Times New Roman"/>
        </w:rPr>
        <w:t xml:space="preserve"> processes to identify physiological modes of action</w:t>
      </w:r>
      <w:r w:rsidR="003E7D0A">
        <w:rPr>
          <w:rFonts w:cs="Times New Roman"/>
        </w:rPr>
        <w:t xml:space="preserve"> can</w:t>
      </w:r>
      <w:r w:rsidR="00051F97">
        <w:rPr>
          <w:rFonts w:cs="Times New Roman"/>
        </w:rPr>
        <w:t xml:space="preserve"> refine this model so that it can better model this species’ response to realistic hypoxia scenarios and</w:t>
      </w:r>
      <w:r w:rsidR="00BB10DB">
        <w:rPr>
          <w:rFonts w:cs="Times New Roman"/>
        </w:rPr>
        <w:t>, ultimately,</w:t>
      </w:r>
      <w:r w:rsidR="00051F97">
        <w:rPr>
          <w:rFonts w:cs="Times New Roman"/>
        </w:rPr>
        <w:t xml:space="preserve"> how </w:t>
      </w:r>
      <w:r w:rsidR="00BB10DB">
        <w:rPr>
          <w:rFonts w:cs="Times New Roman"/>
        </w:rPr>
        <w:t xml:space="preserve">reductions in conversion efficiency could </w:t>
      </w:r>
      <w:r w:rsidR="00051F97">
        <w:rPr>
          <w:rFonts w:cs="Times New Roman"/>
        </w:rPr>
        <w:t>affect energy flow through food webs.</w:t>
      </w:r>
    </w:p>
    <w:bookmarkEnd w:id="456"/>
    <w:p w14:paraId="0BF82CE7" w14:textId="77777777" w:rsidR="000D5D80" w:rsidRDefault="000D5D80" w:rsidP="000D5D80">
      <w:pPr>
        <w:pStyle w:val="TS"/>
        <w:spacing w:line="360" w:lineRule="auto"/>
        <w:rPr>
          <w:rFonts w:cs="Times New Roman"/>
        </w:rPr>
      </w:pPr>
    </w:p>
    <w:p w14:paraId="5EB2F43A" w14:textId="77CFBD68" w:rsidR="000D5D80" w:rsidRDefault="000D5D80" w:rsidP="000D5D80">
      <w:pPr>
        <w:pStyle w:val="TS"/>
        <w:spacing w:line="360" w:lineRule="auto"/>
        <w:rPr>
          <w:rFonts w:cs="Times New Roman"/>
        </w:rPr>
      </w:pPr>
      <w:r>
        <w:rPr>
          <w:rFonts w:cs="Times New Roman"/>
          <w:b/>
          <w:bCs/>
        </w:rPr>
        <w:t>Declaration of Competing Interest</w:t>
      </w:r>
    </w:p>
    <w:p w14:paraId="19FAFF24" w14:textId="28E83669" w:rsidR="000D5D80" w:rsidRDefault="000D5D80" w:rsidP="000D5D80">
      <w:pPr>
        <w:pStyle w:val="TS"/>
        <w:spacing w:line="360" w:lineRule="auto"/>
        <w:rPr>
          <w:rFonts w:cs="Times New Roman"/>
        </w:rPr>
      </w:pPr>
      <w:r>
        <w:rPr>
          <w:rFonts w:cs="Times New Roman"/>
        </w:rPr>
        <w:t xml:space="preserve">The authors do not declare any competing interests. </w:t>
      </w:r>
    </w:p>
    <w:p w14:paraId="3192B146" w14:textId="77777777" w:rsidR="000D5D80" w:rsidRDefault="000D5D80" w:rsidP="000D5D80">
      <w:pPr>
        <w:pStyle w:val="TS"/>
        <w:spacing w:line="360" w:lineRule="auto"/>
        <w:rPr>
          <w:rFonts w:cs="Times New Roman"/>
        </w:rPr>
      </w:pPr>
    </w:p>
    <w:p w14:paraId="444B0180" w14:textId="4563E7E2" w:rsidR="000D5D80" w:rsidRDefault="000D5D80" w:rsidP="000D5D80">
      <w:pPr>
        <w:pStyle w:val="TS"/>
        <w:spacing w:line="360" w:lineRule="auto"/>
        <w:rPr>
          <w:rFonts w:cs="Times New Roman"/>
        </w:rPr>
      </w:pPr>
      <w:r>
        <w:rPr>
          <w:rFonts w:cs="Times New Roman"/>
          <w:b/>
          <w:bCs/>
        </w:rPr>
        <w:t>Acknowledgements</w:t>
      </w:r>
    </w:p>
    <w:p w14:paraId="52A7D1F0" w14:textId="6CBFD3C8" w:rsidR="000D5D80" w:rsidRDefault="000D5D80" w:rsidP="000D5D80">
      <w:pPr>
        <w:pStyle w:val="TS"/>
        <w:spacing w:line="360" w:lineRule="auto"/>
        <w:rPr>
          <w:rFonts w:cs="Times New Roman"/>
        </w:rPr>
      </w:pPr>
      <w:r>
        <w:rPr>
          <w:rFonts w:cs="Times New Roman"/>
        </w:rPr>
        <w:t>The authors would like to acknowledge the researchers who</w:t>
      </w:r>
      <w:r w:rsidR="002915BE">
        <w:rPr>
          <w:rFonts w:cs="Times New Roman"/>
        </w:rPr>
        <w:t xml:space="preserve"> collected the</w:t>
      </w:r>
      <w:r>
        <w:rPr>
          <w:rFonts w:cs="Times New Roman"/>
        </w:rPr>
        <w:t xml:space="preserve"> data used in this model, and without whose hard work this study could not exist: Hannes Baumann, Christopher S. Murray, Emma</w:t>
      </w:r>
      <w:r w:rsidR="00217CE2">
        <w:rPr>
          <w:rFonts w:cs="Times New Roman"/>
        </w:rPr>
        <w:t xml:space="preserve"> L.</w:t>
      </w:r>
      <w:r>
        <w:rPr>
          <w:rFonts w:cs="Times New Roman"/>
        </w:rPr>
        <w:t xml:space="preserve"> Cross, Callie Concannon</w:t>
      </w:r>
      <w:r w:rsidR="00217CE2">
        <w:rPr>
          <w:rFonts w:cs="Times New Roman"/>
        </w:rPr>
        <w:t xml:space="preserve">, Lucas F. Jones, Catherine M. Matassa, and Richard S. McBride. We would also like to thank Robert Cerrato, Michael Frisk, Amy Maas </w:t>
      </w:r>
      <w:r w:rsidR="00D96267">
        <w:rPr>
          <w:rFonts w:cs="Times New Roman"/>
        </w:rPr>
        <w:t xml:space="preserve">and Louise Stevenson </w:t>
      </w:r>
      <w:r w:rsidR="00217CE2">
        <w:rPr>
          <w:rFonts w:cs="Times New Roman"/>
        </w:rPr>
        <w:t xml:space="preserve">for valuable feedback on this research and manuscript. </w:t>
      </w:r>
      <w:ins w:id="457" w:author="Schwemmer, Teresa" w:date="2024-07-18T21:11:00Z" w16du:dateUtc="2024-07-19T01:11:00Z">
        <w:r w:rsidR="00F6239B">
          <w:rPr>
            <w:rFonts w:cs="Times New Roman"/>
          </w:rPr>
          <w:t xml:space="preserve">Finally, we </w:t>
        </w:r>
      </w:ins>
      <w:ins w:id="458" w:author="Schwemmer, Teresa" w:date="2024-07-18T21:12:00Z" w16du:dateUtc="2024-07-19T01:12:00Z">
        <w:r w:rsidR="00F6239B">
          <w:rPr>
            <w:rFonts w:cs="Times New Roman"/>
          </w:rPr>
          <w:t xml:space="preserve">would like to express our gratitude to the </w:t>
        </w:r>
      </w:ins>
      <w:ins w:id="459" w:author="Schwemmer, Teresa" w:date="2024-07-18T21:13:00Z" w16du:dateUtc="2024-07-19T01:13:00Z">
        <w:r w:rsidR="00F6239B">
          <w:rPr>
            <w:rFonts w:cs="Times New Roman"/>
          </w:rPr>
          <w:t>g</w:t>
        </w:r>
      </w:ins>
      <w:ins w:id="460" w:author="Schwemmer, Teresa" w:date="2024-07-18T21:12:00Z" w16du:dateUtc="2024-07-19T01:12:00Z">
        <w:r w:rsidR="00F6239B">
          <w:rPr>
            <w:rFonts w:cs="Times New Roman"/>
          </w:rPr>
          <w:t xml:space="preserve">uest </w:t>
        </w:r>
      </w:ins>
      <w:ins w:id="461" w:author="Schwemmer, Teresa" w:date="2024-07-18T21:13:00Z" w16du:dateUtc="2024-07-19T01:13:00Z">
        <w:r w:rsidR="00F6239B">
          <w:rPr>
            <w:rFonts w:cs="Times New Roman"/>
          </w:rPr>
          <w:t>e</w:t>
        </w:r>
      </w:ins>
      <w:ins w:id="462" w:author="Schwemmer, Teresa" w:date="2024-07-18T21:12:00Z" w16du:dateUtc="2024-07-19T01:12:00Z">
        <w:r w:rsidR="00F6239B">
          <w:rPr>
            <w:rFonts w:cs="Times New Roman"/>
          </w:rPr>
          <w:t xml:space="preserve">ditor Dina Lika and an anonymous reviewer for their constructive and insightful feedback on this manuscript. </w:t>
        </w:r>
      </w:ins>
    </w:p>
    <w:p w14:paraId="2E77002E" w14:textId="77777777" w:rsidR="00217CE2" w:rsidRDefault="00217CE2" w:rsidP="000D5D80">
      <w:pPr>
        <w:pStyle w:val="TS"/>
        <w:spacing w:line="360" w:lineRule="auto"/>
        <w:rPr>
          <w:rFonts w:cs="Times New Roman"/>
        </w:rPr>
      </w:pPr>
    </w:p>
    <w:p w14:paraId="5F3F5A0D" w14:textId="18583DFC" w:rsidR="00217CE2" w:rsidRDefault="00217CE2" w:rsidP="000D5D80">
      <w:pPr>
        <w:pStyle w:val="TS"/>
        <w:spacing w:line="360" w:lineRule="auto"/>
        <w:rPr>
          <w:rFonts w:cs="Times New Roman"/>
        </w:rPr>
      </w:pPr>
      <w:r>
        <w:rPr>
          <w:rFonts w:cs="Times New Roman"/>
          <w:b/>
          <w:bCs/>
        </w:rPr>
        <w:t>Author Contributions</w:t>
      </w:r>
    </w:p>
    <w:p w14:paraId="209B9E22" w14:textId="4CFE5E39" w:rsidR="00217CE2" w:rsidRPr="00217CE2" w:rsidRDefault="00217CE2" w:rsidP="000D5D80">
      <w:pPr>
        <w:pStyle w:val="TS"/>
        <w:spacing w:line="360" w:lineRule="auto"/>
        <w:rPr>
          <w:rFonts w:cs="Times New Roman"/>
        </w:rPr>
      </w:pPr>
      <w:r>
        <w:rPr>
          <w:rFonts w:cs="Times New Roman"/>
        </w:rPr>
        <w:t xml:space="preserve">Conceptualization – T.G.S., R.M.N., J.A.N.; Data curation – T.G.S.; Methodology – R.M.N., T.G.S.; Formal analysis – T.G.S.; Funding acquisition – T.G.S., J.A.N.; </w:t>
      </w:r>
      <w:r w:rsidR="00186240">
        <w:rPr>
          <w:rFonts w:cs="Times New Roman"/>
        </w:rPr>
        <w:t>Visualization – T.G.S., Writing, original draft – T.G.S.,</w:t>
      </w:r>
      <w:r w:rsidR="009D335D">
        <w:rPr>
          <w:rFonts w:cs="Times New Roman"/>
        </w:rPr>
        <w:t xml:space="preserve"> R.M.N.;</w:t>
      </w:r>
      <w:r w:rsidR="00186240">
        <w:rPr>
          <w:rFonts w:cs="Times New Roman"/>
        </w:rPr>
        <w:t xml:space="preserve"> Writing, reviewing and editing – T.G.S., R.M.N., J.A.N. </w:t>
      </w:r>
    </w:p>
    <w:p w14:paraId="5EC72C8C" w14:textId="77777777" w:rsidR="00217CE2" w:rsidRDefault="00217CE2" w:rsidP="000D5D80">
      <w:pPr>
        <w:pStyle w:val="TS"/>
        <w:spacing w:line="360" w:lineRule="auto"/>
        <w:rPr>
          <w:rFonts w:cs="Times New Roman"/>
        </w:rPr>
      </w:pPr>
    </w:p>
    <w:p w14:paraId="2422FFC1" w14:textId="6543B4CA" w:rsidR="00217CE2" w:rsidRDefault="00217CE2" w:rsidP="000D5D80">
      <w:pPr>
        <w:pStyle w:val="TS"/>
        <w:spacing w:line="360" w:lineRule="auto"/>
        <w:rPr>
          <w:rFonts w:cs="Times New Roman"/>
        </w:rPr>
      </w:pPr>
      <w:r>
        <w:rPr>
          <w:rFonts w:cs="Times New Roman"/>
          <w:b/>
          <w:bCs/>
        </w:rPr>
        <w:t>Funding Sources</w:t>
      </w:r>
    </w:p>
    <w:p w14:paraId="73B029D3" w14:textId="0F19F35A" w:rsidR="00217CE2" w:rsidRDefault="00217CE2" w:rsidP="000D5D80">
      <w:pPr>
        <w:pStyle w:val="TS"/>
        <w:spacing w:line="360" w:lineRule="auto"/>
        <w:rPr>
          <w:rFonts w:cs="Times New Roman"/>
        </w:rPr>
      </w:pPr>
      <w:r>
        <w:rPr>
          <w:rFonts w:cs="Times New Roman"/>
        </w:rPr>
        <w:t xml:space="preserve">This research and the preparation of this article were </w:t>
      </w:r>
      <w:r w:rsidR="001F7305">
        <w:rPr>
          <w:rFonts w:cs="Times New Roman"/>
        </w:rPr>
        <w:t>supported</w:t>
      </w:r>
      <w:r>
        <w:rPr>
          <w:rFonts w:cs="Times New Roman"/>
        </w:rPr>
        <w:t xml:space="preserve"> by</w:t>
      </w:r>
      <w:r w:rsidR="001F7305">
        <w:rPr>
          <w:rFonts w:cs="Times New Roman"/>
        </w:rPr>
        <w:t xml:space="preserve"> NOAA Sea Grant;</w:t>
      </w:r>
      <w:r w:rsidR="00C319B2">
        <w:rPr>
          <w:rFonts w:cs="Times New Roman"/>
        </w:rPr>
        <w:t xml:space="preserve"> NOAA Ocean Acidification Program [NA19OAR170349]</w:t>
      </w:r>
      <w:ins w:id="463" w:author="Schwemmer, Teresa" w:date="2024-06-30T17:02:00Z" w16du:dateUtc="2024-06-30T21:02:00Z">
        <w:r w:rsidR="00B0594A">
          <w:rPr>
            <w:rFonts w:cs="Times New Roman"/>
          </w:rPr>
          <w:t>;</w:t>
        </w:r>
      </w:ins>
      <w:r w:rsidR="001F7305">
        <w:rPr>
          <w:rFonts w:cs="Times New Roman"/>
        </w:rPr>
        <w:t xml:space="preserve"> </w:t>
      </w:r>
      <w:r>
        <w:rPr>
          <w:rFonts w:cs="Times New Roman"/>
        </w:rPr>
        <w:t xml:space="preserve">the New York State Department of Environmental Conservation </w:t>
      </w:r>
      <w:r w:rsidR="001F7305">
        <w:rPr>
          <w:rFonts w:cs="Times New Roman"/>
        </w:rPr>
        <w:t>[</w:t>
      </w:r>
      <w:r w:rsidR="00C319B2">
        <w:rPr>
          <w:rFonts w:cs="Times New Roman"/>
        </w:rPr>
        <w:t>AM10560</w:t>
      </w:r>
      <w:r w:rsidR="001F7305">
        <w:rPr>
          <w:rFonts w:cs="Times New Roman"/>
        </w:rPr>
        <w:t>].</w:t>
      </w:r>
      <w:r>
        <w:rPr>
          <w:rFonts w:cs="Times New Roman"/>
        </w:rPr>
        <w:t xml:space="preserve"> </w:t>
      </w:r>
    </w:p>
    <w:p w14:paraId="5D512A74" w14:textId="77777777" w:rsidR="001F7305" w:rsidRDefault="001F7305" w:rsidP="000D5D80">
      <w:pPr>
        <w:pStyle w:val="TS"/>
        <w:spacing w:line="360" w:lineRule="auto"/>
        <w:rPr>
          <w:rFonts w:cs="Times New Roman"/>
        </w:rPr>
      </w:pPr>
    </w:p>
    <w:p w14:paraId="5E37617B" w14:textId="04A75569" w:rsidR="001F7305" w:rsidRDefault="001F7305" w:rsidP="000D5D80">
      <w:pPr>
        <w:pStyle w:val="TS"/>
        <w:spacing w:line="360" w:lineRule="auto"/>
        <w:rPr>
          <w:rFonts w:cs="Times New Roman"/>
        </w:rPr>
      </w:pPr>
      <w:r>
        <w:rPr>
          <w:rFonts w:cs="Times New Roman"/>
          <w:b/>
          <w:bCs/>
        </w:rPr>
        <w:t>Data and Code</w:t>
      </w:r>
    </w:p>
    <w:p w14:paraId="4B69FC36" w14:textId="5382391C" w:rsidR="001F7305" w:rsidRPr="001F7305" w:rsidRDefault="009A4DC2" w:rsidP="000D5D80">
      <w:pPr>
        <w:pStyle w:val="TS"/>
        <w:spacing w:line="360" w:lineRule="auto"/>
        <w:rPr>
          <w:rFonts w:cs="Times New Roman"/>
        </w:rPr>
      </w:pPr>
      <w:r>
        <w:rPr>
          <w:rFonts w:cs="Times New Roman"/>
        </w:rPr>
        <w:t xml:space="preserve">The datasets used for modeling can be found </w:t>
      </w:r>
      <w:r w:rsidR="005032B2">
        <w:rPr>
          <w:rFonts w:cs="Times New Roman"/>
        </w:rPr>
        <w:t xml:space="preserve">on BCO-DMO: early life total length, survival, and hatching: </w:t>
      </w:r>
      <w:proofErr w:type="spellStart"/>
      <w:r w:rsidR="005032B2">
        <w:rPr>
          <w:rFonts w:cs="Times New Roman"/>
        </w:rPr>
        <w:t>doi</w:t>
      </w:r>
      <w:proofErr w:type="spellEnd"/>
      <w:r w:rsidR="005032B2">
        <w:rPr>
          <w:rFonts w:cs="Times New Roman"/>
        </w:rPr>
        <w:t xml:space="preserve">: 10.1575/1912/bco-dmo.742200; early life total length with oxygen treatments: </w:t>
      </w:r>
      <w:proofErr w:type="spellStart"/>
      <w:r w:rsidR="005032B2">
        <w:rPr>
          <w:rFonts w:cs="Times New Roman"/>
        </w:rPr>
        <w:t>doi</w:t>
      </w:r>
      <w:proofErr w:type="spellEnd"/>
      <w:r w:rsidR="005032B2">
        <w:rPr>
          <w:rFonts w:cs="Times New Roman"/>
        </w:rPr>
        <w:t>: 10.1575/1912/bco-dmo.777130.1;</w:t>
      </w:r>
      <w:r w:rsidR="001376EC">
        <w:rPr>
          <w:rFonts w:cs="Times New Roman"/>
        </w:rPr>
        <w:t xml:space="preserve"> hatching and survival with oxygen treatments: </w:t>
      </w:r>
      <w:proofErr w:type="spellStart"/>
      <w:r w:rsidR="001376EC">
        <w:rPr>
          <w:rFonts w:cs="Times New Roman"/>
        </w:rPr>
        <w:t>doi</w:t>
      </w:r>
      <w:proofErr w:type="spellEnd"/>
      <w:r w:rsidR="001376EC">
        <w:rPr>
          <w:rFonts w:cs="Times New Roman"/>
        </w:rPr>
        <w:t>: 10.1575/1912/bco-dmo.777117.1;</w:t>
      </w:r>
      <w:r w:rsidR="005032B2">
        <w:rPr>
          <w:rFonts w:cs="Times New Roman"/>
        </w:rPr>
        <w:t xml:space="preserve"> total length of adults: </w:t>
      </w:r>
      <w:proofErr w:type="spellStart"/>
      <w:r w:rsidR="005032B2">
        <w:rPr>
          <w:rFonts w:cs="Times New Roman"/>
        </w:rPr>
        <w:t>doi</w:t>
      </w:r>
      <w:proofErr w:type="spellEnd"/>
      <w:r w:rsidR="005032B2">
        <w:rPr>
          <w:rFonts w:cs="Times New Roman"/>
        </w:rPr>
        <w:t xml:space="preserve">: 10.26008/1912/bco-dmo.845906.1; total length of larvae and juveniles: </w:t>
      </w:r>
      <w:proofErr w:type="spellStart"/>
      <w:r w:rsidR="005032B2">
        <w:rPr>
          <w:rFonts w:cs="Times New Roman"/>
        </w:rPr>
        <w:t>doi</w:t>
      </w:r>
      <w:proofErr w:type="spellEnd"/>
      <w:r w:rsidR="005032B2">
        <w:rPr>
          <w:rFonts w:cs="Times New Roman"/>
        </w:rPr>
        <w:t xml:space="preserve">: 10.1575/1912/bco-dmo.652124; egg production: </w:t>
      </w:r>
      <w:proofErr w:type="spellStart"/>
      <w:r w:rsidR="001376EC">
        <w:rPr>
          <w:rFonts w:cs="Times New Roman"/>
        </w:rPr>
        <w:t>doi</w:t>
      </w:r>
      <w:proofErr w:type="spellEnd"/>
      <w:r w:rsidR="001376EC">
        <w:rPr>
          <w:rFonts w:cs="Times New Roman"/>
        </w:rPr>
        <w:t>: 10.26008/1912/bco-dmo.845633.1</w:t>
      </w:r>
      <w:r>
        <w:rPr>
          <w:rFonts w:cs="Times New Roman"/>
        </w:rPr>
        <w:t xml:space="preserve">. The BYOM and </w:t>
      </w:r>
      <w:proofErr w:type="spellStart"/>
      <w:r>
        <w:rPr>
          <w:rFonts w:cs="Times New Roman"/>
        </w:rPr>
        <w:t>DEBkiss</w:t>
      </w:r>
      <w:proofErr w:type="spellEnd"/>
      <w:r>
        <w:rPr>
          <w:rFonts w:cs="Times New Roman"/>
        </w:rPr>
        <w:t xml:space="preserve"> packages can be found at </w:t>
      </w:r>
      <w:r w:rsidR="00C319B2">
        <w:rPr>
          <w:rFonts w:cs="Times New Roman"/>
        </w:rPr>
        <w:t>https://www.debtox.info/byom.html</w:t>
      </w:r>
      <w:r>
        <w:rPr>
          <w:rFonts w:cs="Times New Roman"/>
        </w:rPr>
        <w:t xml:space="preserve">. The code for inputting data, </w:t>
      </w:r>
      <w:r w:rsidR="001376EC">
        <w:rPr>
          <w:rFonts w:cs="Times New Roman"/>
        </w:rPr>
        <w:t>parameter estimation</w:t>
      </w:r>
      <w:r>
        <w:rPr>
          <w:rFonts w:cs="Times New Roman"/>
        </w:rPr>
        <w:t xml:space="preserve">, and plotting, for both the </w:t>
      </w:r>
      <w:proofErr w:type="spellStart"/>
      <w:r>
        <w:rPr>
          <w:rFonts w:cs="Times New Roman"/>
        </w:rPr>
        <w:t>normoxic</w:t>
      </w:r>
      <w:proofErr w:type="spellEnd"/>
      <w:r>
        <w:rPr>
          <w:rFonts w:cs="Times New Roman"/>
        </w:rPr>
        <w:t xml:space="preserve"> model and the model with hypoxia effects, can be found at github.com/</w:t>
      </w:r>
      <w:proofErr w:type="spellStart"/>
      <w:r>
        <w:rPr>
          <w:rFonts w:cs="Times New Roman"/>
        </w:rPr>
        <w:t>tschwemmer</w:t>
      </w:r>
      <w:proofErr w:type="spellEnd"/>
      <w:r>
        <w:rPr>
          <w:rFonts w:cs="Times New Roman"/>
        </w:rPr>
        <w:t>/</w:t>
      </w:r>
      <w:proofErr w:type="spellStart"/>
      <w:r w:rsidR="00C319B2">
        <w:rPr>
          <w:rFonts w:cs="Times New Roman"/>
        </w:rPr>
        <w:t>MenidiaDEB</w:t>
      </w:r>
      <w:proofErr w:type="spellEnd"/>
      <w:r>
        <w:rPr>
          <w:rFonts w:cs="Times New Roman"/>
        </w:rPr>
        <w:t xml:space="preserve">. </w:t>
      </w:r>
    </w:p>
    <w:p w14:paraId="65F21EC4" w14:textId="14933A18" w:rsidR="002D0A78" w:rsidRPr="00985FFB" w:rsidRDefault="002D0A78">
      <w:pPr>
        <w:spacing w:after="0" w:line="240" w:lineRule="auto"/>
        <w:rPr>
          <w:rFonts w:ascii="Times New Roman" w:eastAsiaTheme="minorHAnsi" w:hAnsi="Times New Roman"/>
          <w:sz w:val="24"/>
        </w:rPr>
      </w:pPr>
      <w:r w:rsidRPr="00985FFB">
        <w:br w:type="page"/>
      </w:r>
    </w:p>
    <w:p w14:paraId="35C32F9F" w14:textId="26F7E0EC" w:rsidR="00FD0939" w:rsidRDefault="00FD0939" w:rsidP="002D0A78">
      <w:pPr>
        <w:pStyle w:val="TS"/>
        <w:ind w:left="720" w:hanging="720"/>
      </w:pPr>
      <w:r>
        <w:rPr>
          <w:b/>
          <w:bCs/>
        </w:rPr>
        <w:lastRenderedPageBreak/>
        <w:t>References</w:t>
      </w:r>
    </w:p>
    <w:p w14:paraId="5BF53DE7" w14:textId="77777777" w:rsidR="00FD0939" w:rsidRPr="00FD0939" w:rsidRDefault="00FD0939" w:rsidP="002D0A78">
      <w:pPr>
        <w:pStyle w:val="TS"/>
        <w:ind w:left="720" w:hanging="720"/>
      </w:pPr>
    </w:p>
    <w:p w14:paraId="343EACCC" w14:textId="1D74FF39" w:rsidR="00104043" w:rsidRPr="0081339F" w:rsidRDefault="00104043" w:rsidP="00104043">
      <w:pPr>
        <w:pStyle w:val="TS"/>
        <w:ind w:left="720" w:hanging="720"/>
      </w:pPr>
      <w:r w:rsidRPr="0081339F">
        <w:t xml:space="preserve">Aguirre-Velarde, A., </w:t>
      </w:r>
      <w:proofErr w:type="spellStart"/>
      <w:r w:rsidRPr="0081339F">
        <w:t>Pecquerie</w:t>
      </w:r>
      <w:proofErr w:type="spellEnd"/>
      <w:r w:rsidRPr="0081339F">
        <w:t xml:space="preserve">, L., Frederic, J., Gerard, T., and Flye-Sainte-Marie, J. 2019. Predicting the energy budget of the scallop </w:t>
      </w:r>
      <w:proofErr w:type="spellStart"/>
      <w:r w:rsidRPr="0081339F">
        <w:rPr>
          <w:i/>
          <w:iCs/>
        </w:rPr>
        <w:t>Argopecten</w:t>
      </w:r>
      <w:proofErr w:type="spellEnd"/>
      <w:r w:rsidRPr="0081339F">
        <w:rPr>
          <w:i/>
          <w:iCs/>
        </w:rPr>
        <w:t xml:space="preserve"> </w:t>
      </w:r>
      <w:proofErr w:type="spellStart"/>
      <w:r w:rsidRPr="0081339F">
        <w:rPr>
          <w:i/>
          <w:iCs/>
        </w:rPr>
        <w:t>purpuratus</w:t>
      </w:r>
      <w:proofErr w:type="spellEnd"/>
      <w:r w:rsidRPr="0081339F">
        <w:t xml:space="preserve"> in an oxygen-limiting environment. </w:t>
      </w:r>
      <w:r w:rsidRPr="0081339F">
        <w:rPr>
          <w:i/>
          <w:iCs/>
        </w:rPr>
        <w:t>J. Sea Res.</w:t>
      </w:r>
      <w:r w:rsidRPr="0081339F">
        <w:t xml:space="preserve">, 143: 254-261. </w:t>
      </w:r>
      <w:r w:rsidR="002514B2">
        <w:t xml:space="preserve">https://doi.org/10.1016/j.seares.2018.09.011 </w:t>
      </w:r>
    </w:p>
    <w:p w14:paraId="6377E7CC" w14:textId="72981CCA" w:rsidR="00104043" w:rsidRPr="0081339F" w:rsidDel="006E3CF1" w:rsidRDefault="00104043" w:rsidP="00104043">
      <w:pPr>
        <w:pStyle w:val="TS"/>
        <w:ind w:left="720" w:hanging="720"/>
        <w:rPr>
          <w:del w:id="464" w:author="Schwemmer, Teresa" w:date="2024-07-19T00:10:00Z" w16du:dateUtc="2024-07-19T04:10:00Z"/>
        </w:rPr>
      </w:pPr>
    </w:p>
    <w:p w14:paraId="0A046736" w14:textId="654BCBCD" w:rsidR="00104043" w:rsidRPr="0081339F" w:rsidDel="006E3CF1" w:rsidRDefault="00104043" w:rsidP="00104043">
      <w:pPr>
        <w:pStyle w:val="TS"/>
        <w:ind w:left="720" w:hanging="720"/>
        <w:rPr>
          <w:del w:id="465" w:author="Schwemmer, Teresa" w:date="2024-07-19T00:10:00Z" w16du:dateUtc="2024-07-19T04:10:00Z"/>
        </w:rPr>
      </w:pPr>
      <w:del w:id="466" w:author="Schwemmer, Teresa" w:date="2024-07-19T00:10:00Z" w16du:dateUtc="2024-07-19T04:10:00Z">
        <w:r w:rsidRPr="0081339F" w:rsidDel="006E3CF1">
          <w:delText xml:space="preserve">Ali, M., Nicieza, A., and Wootton, R. J. 2003. Compensatory growth in fishes: a response to growth depression. </w:delText>
        </w:r>
        <w:r w:rsidRPr="0081339F" w:rsidDel="006E3CF1">
          <w:rPr>
            <w:i/>
            <w:iCs/>
          </w:rPr>
          <w:delText>Fish and Fisheries</w:delText>
        </w:r>
        <w:r w:rsidRPr="0081339F" w:rsidDel="006E3CF1">
          <w:delText xml:space="preserve">, 4: 147-190. </w:delText>
        </w:r>
        <w:r w:rsidR="002514B2" w:rsidDel="006E3CF1">
          <w:delText>https://doi.org/10.1046/j.1467-2979.2003.00120.x</w:delText>
        </w:r>
      </w:del>
    </w:p>
    <w:p w14:paraId="65F83DE2" w14:textId="77777777" w:rsidR="00104043" w:rsidRPr="0081339F" w:rsidRDefault="00104043" w:rsidP="00104043">
      <w:pPr>
        <w:pStyle w:val="TS"/>
        <w:ind w:left="720" w:hanging="720"/>
      </w:pPr>
    </w:p>
    <w:p w14:paraId="7F6AFAF0" w14:textId="77777777" w:rsidR="00104043" w:rsidRPr="0081339F" w:rsidRDefault="00104043" w:rsidP="00104043">
      <w:pPr>
        <w:pStyle w:val="TS"/>
        <w:ind w:left="720" w:hanging="720"/>
      </w:pPr>
      <w:proofErr w:type="spellStart"/>
      <w:r w:rsidRPr="0081339F">
        <w:t>AmP</w:t>
      </w:r>
      <w:proofErr w:type="spellEnd"/>
      <w:r w:rsidRPr="0081339F">
        <w:t xml:space="preserve">. 2021. Online database of DEB parameters, implied properties and referenced underlying data. www.bio.vu.nl/thb/deb/deblab/add_my_pet/ (data accessed: March 3, 2023). </w:t>
      </w:r>
    </w:p>
    <w:p w14:paraId="4629C259" w14:textId="77777777" w:rsidR="00104043" w:rsidRPr="0081339F" w:rsidRDefault="00104043" w:rsidP="00104043">
      <w:pPr>
        <w:pStyle w:val="TS"/>
        <w:ind w:left="720" w:hanging="720"/>
      </w:pPr>
    </w:p>
    <w:p w14:paraId="4B119F3B" w14:textId="77777777" w:rsidR="00104043" w:rsidRPr="0081339F" w:rsidRDefault="00104043" w:rsidP="00104043">
      <w:pPr>
        <w:pStyle w:val="TS"/>
        <w:ind w:left="720" w:hanging="720"/>
      </w:pPr>
      <w:proofErr w:type="spellStart"/>
      <w:r w:rsidRPr="0081339F">
        <w:t>AmPtool</w:t>
      </w:r>
      <w:proofErr w:type="spellEnd"/>
      <w:r w:rsidRPr="0081339F">
        <w:t xml:space="preserve">, 2022. Software package, </w:t>
      </w:r>
      <w:hyperlink r:id="rId13" w:history="1">
        <w:r w:rsidRPr="0081339F">
          <w:rPr>
            <w:rStyle w:val="Hyperlink"/>
            <w:color w:val="auto"/>
          </w:rPr>
          <w:t>https://github.com/add-my-pet/AmPtool/</w:t>
        </w:r>
      </w:hyperlink>
      <w:r w:rsidRPr="0081339F">
        <w:t xml:space="preserve"> </w:t>
      </w:r>
    </w:p>
    <w:p w14:paraId="7E167E89" w14:textId="77777777" w:rsidR="00104043" w:rsidRPr="0081339F" w:rsidRDefault="00104043" w:rsidP="00104043">
      <w:pPr>
        <w:pStyle w:val="TS"/>
      </w:pPr>
    </w:p>
    <w:p w14:paraId="40014162" w14:textId="35CC1AC9" w:rsidR="00104043" w:rsidRPr="0081339F" w:rsidRDefault="00104043" w:rsidP="00104043">
      <w:pPr>
        <w:pStyle w:val="TS"/>
        <w:ind w:left="720" w:hanging="720"/>
      </w:pPr>
      <w:r w:rsidRPr="0081339F">
        <w:t xml:space="preserve">Baumann, H. 2019. Experimental assessments of marine species sensitivities to ocean acidification and co-stressors: how far have we come? </w:t>
      </w:r>
      <w:r w:rsidRPr="0081339F">
        <w:rPr>
          <w:i/>
          <w:iCs/>
        </w:rPr>
        <w:t>Can. J. Zool.</w:t>
      </w:r>
      <w:r w:rsidRPr="0081339F">
        <w:t xml:space="preserve">, 97: 399-408. </w:t>
      </w:r>
      <w:r w:rsidR="002514B2">
        <w:t>dx.doi.org/10.1139/cjz-2018-0198</w:t>
      </w:r>
    </w:p>
    <w:p w14:paraId="0B3630EF" w14:textId="77777777" w:rsidR="00104043" w:rsidRPr="0081339F" w:rsidRDefault="00104043" w:rsidP="00104043">
      <w:pPr>
        <w:pStyle w:val="TS"/>
        <w:ind w:left="720" w:hanging="720"/>
      </w:pPr>
    </w:p>
    <w:p w14:paraId="38FFFC9E" w14:textId="36DEB67C" w:rsidR="00104043" w:rsidRDefault="00104043" w:rsidP="00104043">
      <w:pPr>
        <w:pStyle w:val="TS"/>
        <w:ind w:left="720" w:hanging="720"/>
      </w:pPr>
      <w:r w:rsidRPr="0081339F">
        <w:t xml:space="preserve">Baumann, H. and Smith, E. M. 2018. Quantifying Metabolically Driven pH and Oxygen Fluctuations in US Nearshore Habitats at Diel to Interannual Time Scales. </w:t>
      </w:r>
      <w:r w:rsidRPr="0081339F">
        <w:rPr>
          <w:i/>
          <w:iCs/>
        </w:rPr>
        <w:t>Estuaries and Coasts</w:t>
      </w:r>
      <w:r w:rsidRPr="0081339F">
        <w:t xml:space="preserve">, 41: 1102-1117. </w:t>
      </w:r>
      <w:r w:rsidR="00841EE4">
        <w:t>https://doi.org/10.1007/s12237-017-0321-3</w:t>
      </w:r>
    </w:p>
    <w:p w14:paraId="0540191E" w14:textId="77777777" w:rsidR="0064559E" w:rsidRDefault="0064559E" w:rsidP="00104043">
      <w:pPr>
        <w:pStyle w:val="TS"/>
        <w:ind w:left="720" w:hanging="720"/>
      </w:pPr>
    </w:p>
    <w:p w14:paraId="36906766" w14:textId="5BF2E257" w:rsidR="00A64942" w:rsidRDefault="00A64942" w:rsidP="00104043">
      <w:pPr>
        <w:pStyle w:val="TS"/>
        <w:ind w:left="720" w:hanging="720"/>
      </w:pPr>
      <w:r>
        <w:t xml:space="preserve">[dataset] </w:t>
      </w:r>
      <w:r w:rsidRPr="00A64942">
        <w:t xml:space="preserve">Baumann, H., Nye, J. (2016) Laboratory study of long-term growth in juvenile </w:t>
      </w:r>
      <w:proofErr w:type="spellStart"/>
      <w:r w:rsidRPr="00A64942">
        <w:rPr>
          <w:i/>
          <w:iCs/>
        </w:rPr>
        <w:t>Menidia</w:t>
      </w:r>
      <w:proofErr w:type="spellEnd"/>
      <w:r w:rsidRPr="00A64942">
        <w:rPr>
          <w:i/>
          <w:iCs/>
        </w:rPr>
        <w:t xml:space="preserve"> </w:t>
      </w:r>
      <w:proofErr w:type="spellStart"/>
      <w:r w:rsidRPr="00A64942">
        <w:rPr>
          <w:i/>
          <w:iCs/>
        </w:rPr>
        <w:t>menidia</w:t>
      </w:r>
      <w:proofErr w:type="spellEnd"/>
      <w:r w:rsidRPr="00A64942">
        <w:t xml:space="preserve"> (Atlantic silverside) at contrasting CO</w:t>
      </w:r>
      <w:r>
        <w:rPr>
          <w:vertAlign w:val="subscript"/>
        </w:rPr>
        <w:t>2</w:t>
      </w:r>
      <w:r w:rsidRPr="00A64942">
        <w:t xml:space="preserve"> levels for 16 to 122 days in 2015. Biological and Chemical Oceanography Data Management Office (BCO-DMO). (Version final) Version Date 2016-07-07. doi:10.1575/1912/bco-dmo.652124 [access</w:t>
      </w:r>
      <w:r>
        <w:t>ed 2022-03-30</w:t>
      </w:r>
      <w:r w:rsidRPr="00A64942">
        <w:t>]</w:t>
      </w:r>
    </w:p>
    <w:p w14:paraId="46B8FB4D" w14:textId="77777777" w:rsidR="00A64942" w:rsidRDefault="00A64942" w:rsidP="00104043">
      <w:pPr>
        <w:pStyle w:val="TS"/>
        <w:ind w:left="720" w:hanging="720"/>
      </w:pPr>
    </w:p>
    <w:p w14:paraId="49B0D11C" w14:textId="4604F1B1" w:rsidR="0064559E" w:rsidRDefault="0064559E" w:rsidP="00104043">
      <w:pPr>
        <w:pStyle w:val="TS"/>
        <w:ind w:left="720" w:hanging="720"/>
      </w:pPr>
      <w:r>
        <w:t xml:space="preserve">[dataset] </w:t>
      </w:r>
      <w:r w:rsidRPr="0064559E">
        <w:t>Baumann, H., Cross, E. (2019) Growth data from static and fluctuating pCO</w:t>
      </w:r>
      <w:r>
        <w:rPr>
          <w:vertAlign w:val="subscript"/>
        </w:rPr>
        <w:t>2</w:t>
      </w:r>
      <w:r w:rsidRPr="0064559E">
        <w:t xml:space="preserve"> x dissolved oxygen (DO) experiments on </w:t>
      </w:r>
      <w:proofErr w:type="spellStart"/>
      <w:r w:rsidRPr="0064559E">
        <w:rPr>
          <w:i/>
          <w:iCs/>
        </w:rPr>
        <w:t>Menidia</w:t>
      </w:r>
      <w:proofErr w:type="spellEnd"/>
      <w:r w:rsidRPr="0064559E">
        <w:rPr>
          <w:i/>
          <w:iCs/>
        </w:rPr>
        <w:t xml:space="preserve"> </w:t>
      </w:r>
      <w:proofErr w:type="spellStart"/>
      <w:r w:rsidRPr="0064559E">
        <w:rPr>
          <w:i/>
          <w:iCs/>
        </w:rPr>
        <w:t>menidia</w:t>
      </w:r>
      <w:proofErr w:type="spellEnd"/>
      <w:r w:rsidRPr="0064559E">
        <w:t>. Biological and Chemical Oceanography Data Management Office (BCO-DMO). (Version 1) Version Date 2019-09-20. doi:10.1575/1912/bco-dmo.777130.1 [</w:t>
      </w:r>
      <w:r>
        <w:t>accessed 2022-03-30</w:t>
      </w:r>
      <w:r w:rsidRPr="0064559E">
        <w:t>]</w:t>
      </w:r>
    </w:p>
    <w:p w14:paraId="58D16C3B" w14:textId="77777777" w:rsidR="00A64942" w:rsidRDefault="00A64942" w:rsidP="00104043">
      <w:pPr>
        <w:pStyle w:val="TS"/>
        <w:ind w:left="720" w:hanging="720"/>
      </w:pPr>
    </w:p>
    <w:p w14:paraId="7A25F427" w14:textId="2304ABC2" w:rsidR="00A64942" w:rsidRDefault="00A64942" w:rsidP="00A64942">
      <w:pPr>
        <w:pStyle w:val="TS"/>
        <w:ind w:left="720" w:hanging="720"/>
      </w:pPr>
      <w:r>
        <w:t>[dataset]</w:t>
      </w:r>
      <w:r w:rsidRPr="00A64942">
        <w:t xml:space="preserve"> </w:t>
      </w:r>
      <w:r w:rsidRPr="0064559E">
        <w:t xml:space="preserve">Baumann, H., Cross, E. (2019) </w:t>
      </w:r>
      <w:r>
        <w:t>Survival</w:t>
      </w:r>
      <w:r w:rsidRPr="0064559E">
        <w:t xml:space="preserve"> data from static and fluctuating pCO</w:t>
      </w:r>
      <w:r>
        <w:rPr>
          <w:vertAlign w:val="subscript"/>
        </w:rPr>
        <w:t>2</w:t>
      </w:r>
      <w:r w:rsidRPr="0064559E">
        <w:t xml:space="preserve"> x dissolved oxygen (DO) experiments on </w:t>
      </w:r>
      <w:proofErr w:type="spellStart"/>
      <w:r w:rsidRPr="0064559E">
        <w:rPr>
          <w:i/>
          <w:iCs/>
        </w:rPr>
        <w:t>Menidia</w:t>
      </w:r>
      <w:proofErr w:type="spellEnd"/>
      <w:r w:rsidRPr="0064559E">
        <w:rPr>
          <w:i/>
          <w:iCs/>
        </w:rPr>
        <w:t xml:space="preserve"> </w:t>
      </w:r>
      <w:proofErr w:type="spellStart"/>
      <w:r w:rsidRPr="0064559E">
        <w:rPr>
          <w:i/>
          <w:iCs/>
        </w:rPr>
        <w:t>menidia</w:t>
      </w:r>
      <w:proofErr w:type="spellEnd"/>
      <w:r w:rsidRPr="0064559E">
        <w:t>. Biological and Chemical Oceanography Data Management Office (BCO-DMO). (Version 1) Version Date 2019-09-20. doi:10.1575/1912/bco-dmo.7771</w:t>
      </w:r>
      <w:r>
        <w:t>17</w:t>
      </w:r>
      <w:r w:rsidRPr="0064559E">
        <w:t>.1 [</w:t>
      </w:r>
      <w:r>
        <w:t>accessed 2022-03-30</w:t>
      </w:r>
      <w:r w:rsidRPr="0064559E">
        <w:t>]</w:t>
      </w:r>
    </w:p>
    <w:p w14:paraId="5517CE9B" w14:textId="77777777" w:rsidR="00A64942" w:rsidRDefault="00A64942" w:rsidP="00A64942">
      <w:pPr>
        <w:pStyle w:val="TS"/>
        <w:ind w:left="720" w:hanging="720"/>
      </w:pPr>
    </w:p>
    <w:p w14:paraId="2F3A91BC" w14:textId="32B77DEF" w:rsidR="00A64942" w:rsidRDefault="00A64942" w:rsidP="00A64942">
      <w:pPr>
        <w:pStyle w:val="TS"/>
        <w:ind w:left="720" w:hanging="720"/>
      </w:pPr>
      <w:r>
        <w:t xml:space="preserve">[dataset] </w:t>
      </w:r>
      <w:r w:rsidRPr="00A64942">
        <w:t>Baumann, H., Nye, J. (2021) Data from the spawning trial in a study of CO</w:t>
      </w:r>
      <w:r>
        <w:rPr>
          <w:vertAlign w:val="subscript"/>
        </w:rPr>
        <w:t>2</w:t>
      </w:r>
      <w:r w:rsidRPr="00A64942">
        <w:t xml:space="preserve"> and temperature-specific reproductive traits in </w:t>
      </w:r>
      <w:proofErr w:type="spellStart"/>
      <w:r w:rsidRPr="00A64942">
        <w:rPr>
          <w:i/>
          <w:iCs/>
        </w:rPr>
        <w:t>Menidia</w:t>
      </w:r>
      <w:proofErr w:type="spellEnd"/>
      <w:r w:rsidRPr="00A64942">
        <w:rPr>
          <w:i/>
          <w:iCs/>
        </w:rPr>
        <w:t xml:space="preserve"> </w:t>
      </w:r>
      <w:proofErr w:type="spellStart"/>
      <w:r w:rsidRPr="00A64942">
        <w:rPr>
          <w:i/>
          <w:iCs/>
        </w:rPr>
        <w:t>menidia</w:t>
      </w:r>
      <w:proofErr w:type="spellEnd"/>
      <w:r w:rsidRPr="00A64942">
        <w:t>. Biological and Chemical Oceanography Data Management Office (BCO-DMO). (Version 1) Version Date 2021-04-23. doi:10.26008/1912/bco-dmo.845633.1 [access</w:t>
      </w:r>
      <w:r w:rsidR="00720FD4">
        <w:t>ed</w:t>
      </w:r>
      <w:r w:rsidRPr="00A64942">
        <w:t xml:space="preserve"> </w:t>
      </w:r>
      <w:r>
        <w:t>2022-03-30</w:t>
      </w:r>
      <w:r w:rsidRPr="00A64942">
        <w:t>]</w:t>
      </w:r>
    </w:p>
    <w:p w14:paraId="2078BFA6" w14:textId="77777777" w:rsidR="00720FD4" w:rsidRDefault="00720FD4" w:rsidP="00A64942">
      <w:pPr>
        <w:pStyle w:val="TS"/>
        <w:ind w:left="720" w:hanging="720"/>
      </w:pPr>
    </w:p>
    <w:p w14:paraId="30A9D030" w14:textId="0AF81082" w:rsidR="00720FD4" w:rsidRDefault="00720FD4" w:rsidP="00A64942">
      <w:pPr>
        <w:pStyle w:val="TS"/>
        <w:ind w:left="720" w:hanging="720"/>
      </w:pPr>
      <w:r>
        <w:t xml:space="preserve">[dataset] </w:t>
      </w:r>
      <w:r w:rsidRPr="00720FD4">
        <w:t>Baumann, H., Nye, J. (2021) Data from the fecundity trial in a study of CO</w:t>
      </w:r>
      <w:r>
        <w:rPr>
          <w:vertAlign w:val="subscript"/>
        </w:rPr>
        <w:t>2</w:t>
      </w:r>
      <w:r w:rsidRPr="00720FD4">
        <w:t xml:space="preserve"> and temperature-specific reproductive traits in </w:t>
      </w:r>
      <w:proofErr w:type="spellStart"/>
      <w:r w:rsidRPr="00720FD4">
        <w:rPr>
          <w:i/>
          <w:iCs/>
        </w:rPr>
        <w:t>Menidia</w:t>
      </w:r>
      <w:proofErr w:type="spellEnd"/>
      <w:r w:rsidRPr="00720FD4">
        <w:rPr>
          <w:i/>
          <w:iCs/>
        </w:rPr>
        <w:t xml:space="preserve"> </w:t>
      </w:r>
      <w:proofErr w:type="spellStart"/>
      <w:r w:rsidRPr="00720FD4">
        <w:rPr>
          <w:i/>
          <w:iCs/>
        </w:rPr>
        <w:t>menidia</w:t>
      </w:r>
      <w:proofErr w:type="spellEnd"/>
      <w:r w:rsidRPr="00720FD4">
        <w:t>. Biological and Chemical Oceanography Data Management Office (BCO-DMO). (Version 1) Version Date 2021-03-18. doi:10.26008/1912/bco-dmo.845906.1 [access</w:t>
      </w:r>
      <w:r>
        <w:t>ed 2022-03-30</w:t>
      </w:r>
      <w:r w:rsidRPr="00720FD4">
        <w:t>]</w:t>
      </w:r>
    </w:p>
    <w:p w14:paraId="4F8B114A" w14:textId="77777777" w:rsidR="00104043" w:rsidRPr="0081339F" w:rsidRDefault="00104043" w:rsidP="00720FD4">
      <w:pPr>
        <w:pStyle w:val="TS"/>
      </w:pPr>
    </w:p>
    <w:p w14:paraId="25232032" w14:textId="77777777" w:rsidR="00104043" w:rsidRDefault="00104043" w:rsidP="00104043">
      <w:pPr>
        <w:pStyle w:val="TS"/>
        <w:ind w:left="720" w:hanging="720"/>
        <w:rPr>
          <w:ins w:id="467" w:author="Schwemmer, Teresa" w:date="2024-07-18T23:25:00Z" w16du:dateUtc="2024-07-19T03:25:00Z"/>
        </w:rPr>
      </w:pPr>
      <w:r w:rsidRPr="0081339F">
        <w:lastRenderedPageBreak/>
        <w:t>Baumann, H., Wallace, R. B., Tagliaferri, T., and Gobler, C. J. 2015. Large Natural pH, CO</w:t>
      </w:r>
      <w:r w:rsidRPr="0081339F">
        <w:rPr>
          <w:vertAlign w:val="subscript"/>
        </w:rPr>
        <w:t>2</w:t>
      </w:r>
      <w:r w:rsidRPr="0081339F">
        <w:t xml:space="preserve"> and O</w:t>
      </w:r>
      <w:r w:rsidRPr="0081339F">
        <w:rPr>
          <w:vertAlign w:val="subscript"/>
        </w:rPr>
        <w:t>2</w:t>
      </w:r>
      <w:r w:rsidRPr="0081339F">
        <w:t xml:space="preserve"> Fluctuations in a Temperate Tidal Salt Marsh on Diel, Seasonal, and Interannual Time Scales. </w:t>
      </w:r>
      <w:r w:rsidRPr="0081339F">
        <w:rPr>
          <w:i/>
          <w:iCs/>
        </w:rPr>
        <w:t>Estuaries Coasts</w:t>
      </w:r>
      <w:r w:rsidRPr="0081339F">
        <w:t xml:space="preserve">, 38: 220-231. </w:t>
      </w:r>
      <w:proofErr w:type="spellStart"/>
      <w:r w:rsidRPr="0081339F">
        <w:t>doi</w:t>
      </w:r>
      <w:proofErr w:type="spellEnd"/>
      <w:r w:rsidRPr="0081339F">
        <w:t>: 10.1007/s12237-014-9800-y</w:t>
      </w:r>
    </w:p>
    <w:p w14:paraId="7AC324FA" w14:textId="77777777" w:rsidR="007C2953" w:rsidRDefault="007C2953" w:rsidP="00104043">
      <w:pPr>
        <w:pStyle w:val="TS"/>
        <w:ind w:left="720" w:hanging="720"/>
        <w:rPr>
          <w:ins w:id="468" w:author="Schwemmer, Teresa" w:date="2024-07-18T23:25:00Z" w16du:dateUtc="2024-07-19T03:25:00Z"/>
        </w:rPr>
      </w:pPr>
    </w:p>
    <w:p w14:paraId="3B0C7AA8" w14:textId="1339BDD2" w:rsidR="007C2953" w:rsidRPr="00A441B5" w:rsidRDefault="007C2953" w:rsidP="00104043">
      <w:pPr>
        <w:pStyle w:val="TS"/>
        <w:ind w:left="720" w:hanging="720"/>
      </w:pPr>
      <w:ins w:id="469" w:author="Schwemmer, Teresa" w:date="2024-07-18T23:25:00Z" w16du:dateUtc="2024-07-19T03:25:00Z">
        <w:r>
          <w:t xml:space="preserve">Bayliff, </w:t>
        </w:r>
      </w:ins>
      <w:ins w:id="470" w:author="Schwemmer, Teresa" w:date="2024-07-18T23:28:00Z" w16du:dateUtc="2024-07-19T03:28:00Z">
        <w:r w:rsidR="00A441B5">
          <w:t xml:space="preserve">W. H. </w:t>
        </w:r>
      </w:ins>
      <w:ins w:id="471" w:author="Schwemmer, Teresa" w:date="2024-07-18T23:29:00Z" w16du:dateUtc="2024-07-19T03:29:00Z">
        <w:r w:rsidR="00A441B5">
          <w:t>(</w:t>
        </w:r>
      </w:ins>
      <w:ins w:id="472" w:author="Schwemmer, Teresa" w:date="2024-07-18T23:28:00Z" w16du:dateUtc="2024-07-19T03:28:00Z">
        <w:r w:rsidR="00A441B5">
          <w:t>1950</w:t>
        </w:r>
      </w:ins>
      <w:ins w:id="473" w:author="Schwemmer, Teresa" w:date="2024-07-18T23:29:00Z" w16du:dateUtc="2024-07-19T03:29:00Z">
        <w:r w:rsidR="00A441B5">
          <w:t>)</w:t>
        </w:r>
      </w:ins>
      <w:ins w:id="474" w:author="Schwemmer, Teresa" w:date="2024-07-18T23:28:00Z" w16du:dateUtc="2024-07-19T03:28:00Z">
        <w:r w:rsidR="00A441B5">
          <w:t xml:space="preserve">. </w:t>
        </w:r>
        <w:r w:rsidR="00A441B5">
          <w:rPr>
            <w:i/>
            <w:iCs/>
          </w:rPr>
          <w:t xml:space="preserve">The life history of the silverside </w:t>
        </w:r>
        <w:proofErr w:type="spellStart"/>
        <w:r w:rsidR="00A441B5">
          <w:t>Menidia</w:t>
        </w:r>
        <w:proofErr w:type="spellEnd"/>
        <w:r w:rsidR="00A441B5">
          <w:t xml:space="preserve"> </w:t>
        </w:r>
        <w:proofErr w:type="spellStart"/>
        <w:r w:rsidR="00A441B5">
          <w:t>menidia</w:t>
        </w:r>
        <w:proofErr w:type="spellEnd"/>
        <w:r w:rsidR="00A441B5">
          <w:t xml:space="preserve"> </w:t>
        </w:r>
        <w:r w:rsidR="00A441B5">
          <w:rPr>
            <w:i/>
            <w:iCs/>
          </w:rPr>
          <w:t>(Li</w:t>
        </w:r>
      </w:ins>
      <w:ins w:id="475" w:author="Schwemmer, Teresa" w:date="2024-07-18T23:29:00Z" w16du:dateUtc="2024-07-19T03:29:00Z">
        <w:r w:rsidR="00A441B5">
          <w:rPr>
            <w:i/>
            <w:iCs/>
          </w:rPr>
          <w:t>nnaeus)</w:t>
        </w:r>
        <w:r w:rsidR="00A441B5">
          <w:t xml:space="preserve">. </w:t>
        </w:r>
      </w:ins>
      <w:ins w:id="476" w:author="Schwemmer, Teresa" w:date="2024-07-18T23:31:00Z" w16du:dateUtc="2024-07-19T03:31:00Z">
        <w:r w:rsidR="00C61185">
          <w:t xml:space="preserve">Chesapeake Bay Laboratory, </w:t>
        </w:r>
      </w:ins>
      <w:ins w:id="477" w:author="Schwemmer, Teresa" w:date="2024-07-18T23:29:00Z" w16du:dateUtc="2024-07-19T03:29:00Z">
        <w:r w:rsidR="00A441B5">
          <w:t xml:space="preserve">Solomons Island, Maryland: State of Maryland Board of Natural Resources, Department of Research and Education. </w:t>
        </w:r>
      </w:ins>
    </w:p>
    <w:p w14:paraId="4F96EF9C" w14:textId="77777777" w:rsidR="00104043" w:rsidRPr="0081339F" w:rsidRDefault="00104043" w:rsidP="00104043">
      <w:pPr>
        <w:pStyle w:val="TS"/>
        <w:ind w:left="720" w:hanging="720"/>
      </w:pPr>
    </w:p>
    <w:p w14:paraId="6C731E84" w14:textId="77777777" w:rsidR="00104043" w:rsidRPr="0081339F" w:rsidRDefault="00104043" w:rsidP="00104043">
      <w:pPr>
        <w:pStyle w:val="TS"/>
        <w:ind w:left="720" w:hanging="720"/>
      </w:pPr>
      <w:r w:rsidRPr="0081339F">
        <w:t xml:space="preserve">Bengtson, D. A. 1984. Resource partitioning by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and </w:t>
      </w:r>
      <w:proofErr w:type="spellStart"/>
      <w:r w:rsidRPr="0081339F">
        <w:rPr>
          <w:i/>
          <w:iCs/>
        </w:rPr>
        <w:t>Menidia</w:t>
      </w:r>
      <w:proofErr w:type="spellEnd"/>
      <w:r w:rsidRPr="0081339F">
        <w:rPr>
          <w:i/>
          <w:iCs/>
        </w:rPr>
        <w:t xml:space="preserve"> </w:t>
      </w:r>
      <w:proofErr w:type="spellStart"/>
      <w:r w:rsidRPr="0081339F">
        <w:rPr>
          <w:i/>
          <w:iCs/>
        </w:rPr>
        <w:t>beryllina</w:t>
      </w:r>
      <w:proofErr w:type="spellEnd"/>
      <w:r w:rsidRPr="0081339F">
        <w:t xml:space="preserve"> (Osteichthyes: Atherinidae). </w:t>
      </w:r>
      <w:r w:rsidRPr="0081339F">
        <w:rPr>
          <w:i/>
          <w:iCs/>
        </w:rPr>
        <w:t>Mar. Ecol. Prog. Ser.</w:t>
      </w:r>
      <w:r w:rsidRPr="0081339F">
        <w:t xml:space="preserve">, 18: 21-30. </w:t>
      </w:r>
    </w:p>
    <w:p w14:paraId="1766AEE8" w14:textId="77777777" w:rsidR="00104043" w:rsidRPr="0081339F" w:rsidRDefault="00104043" w:rsidP="00104043">
      <w:pPr>
        <w:pStyle w:val="TS"/>
        <w:ind w:left="720" w:hanging="720"/>
      </w:pPr>
    </w:p>
    <w:p w14:paraId="5950C4FC" w14:textId="7B73E6F7" w:rsidR="00104043" w:rsidRPr="0081339F" w:rsidRDefault="00104043" w:rsidP="00104043">
      <w:pPr>
        <w:pStyle w:val="TS"/>
        <w:ind w:left="720" w:hanging="720"/>
      </w:pPr>
      <w:r w:rsidRPr="0081339F">
        <w:t xml:space="preserve">Bianchini, K. and Wright, P. A. 2013. Hypoxia delays hematopoiesis: retention of embryonic hemoglobin and erythrocytes in larval rainbow trout, </w:t>
      </w:r>
      <w:r w:rsidRPr="0081339F">
        <w:rPr>
          <w:i/>
          <w:iCs/>
        </w:rPr>
        <w:t>Oncorhynchus mykiss</w:t>
      </w:r>
      <w:r w:rsidRPr="0081339F">
        <w:t xml:space="preserve">, during chronic hypoxia exposure. </w:t>
      </w:r>
      <w:r w:rsidRPr="0081339F">
        <w:rPr>
          <w:i/>
          <w:iCs/>
        </w:rPr>
        <w:t>J. Exp. Biol.</w:t>
      </w:r>
      <w:r w:rsidRPr="0081339F">
        <w:t xml:space="preserve">, 216(23): 4415-4425. </w:t>
      </w:r>
      <w:r w:rsidR="00377DF2">
        <w:t xml:space="preserve">https://doi.org/10.1242/jeb.083337 </w:t>
      </w:r>
    </w:p>
    <w:p w14:paraId="0AA1D510" w14:textId="77777777" w:rsidR="00104043" w:rsidRDefault="00104043" w:rsidP="00104043">
      <w:pPr>
        <w:pStyle w:val="TS"/>
        <w:ind w:left="720" w:hanging="720"/>
        <w:rPr>
          <w:ins w:id="478" w:author="Schwemmer, Teresa" w:date="2024-07-18T23:31:00Z" w16du:dateUtc="2024-07-19T03:31:00Z"/>
        </w:rPr>
      </w:pPr>
    </w:p>
    <w:p w14:paraId="6B45C3F8" w14:textId="58051228" w:rsidR="00C61185" w:rsidRPr="00C61185" w:rsidRDefault="00C61185" w:rsidP="00104043">
      <w:pPr>
        <w:pStyle w:val="TS"/>
        <w:ind w:left="720" w:hanging="720"/>
        <w:rPr>
          <w:ins w:id="479" w:author="Schwemmer, Teresa" w:date="2024-07-18T23:31:00Z" w16du:dateUtc="2024-07-19T03:31:00Z"/>
        </w:rPr>
      </w:pPr>
      <w:ins w:id="480" w:author="Schwemmer, Teresa" w:date="2024-07-18T23:31:00Z" w16du:dateUtc="2024-07-19T03:31:00Z">
        <w:r>
          <w:t>Bigelow, H. B</w:t>
        </w:r>
      </w:ins>
      <w:ins w:id="481" w:author="Schwemmer, Teresa" w:date="2024-07-18T23:32:00Z" w16du:dateUtc="2024-07-19T03:32:00Z">
        <w:r>
          <w:t xml:space="preserve">. and Schroeder, W. C. (1953). </w:t>
        </w:r>
        <w:r w:rsidRPr="00C61185">
          <w:rPr>
            <w:i/>
            <w:iCs/>
            <w:rPrChange w:id="482" w:author="Schwemmer, Teresa" w:date="2024-07-18T23:32:00Z" w16du:dateUtc="2024-07-19T03:32:00Z">
              <w:rPr/>
            </w:rPrChange>
          </w:rPr>
          <w:t>Fishes of the Gulf of Maine</w:t>
        </w:r>
        <w:r>
          <w:t xml:space="preserve">. U.S. Fish and Wildlife Service, </w:t>
        </w:r>
        <w:r>
          <w:rPr>
            <w:i/>
            <w:iCs/>
          </w:rPr>
          <w:t>Fish. Bull.</w:t>
        </w:r>
        <w:r>
          <w:t>, 53(74). 577 pp.</w:t>
        </w:r>
      </w:ins>
    </w:p>
    <w:p w14:paraId="25365317" w14:textId="77777777" w:rsidR="00C61185" w:rsidRPr="0081339F" w:rsidRDefault="00C61185" w:rsidP="00104043">
      <w:pPr>
        <w:pStyle w:val="TS"/>
        <w:ind w:left="720" w:hanging="720"/>
      </w:pPr>
    </w:p>
    <w:p w14:paraId="7D776E4C" w14:textId="7A8578EC" w:rsidR="00104043" w:rsidRPr="0081339F" w:rsidRDefault="00104043" w:rsidP="00104043">
      <w:pPr>
        <w:pStyle w:val="TS"/>
        <w:ind w:left="720" w:hanging="720"/>
      </w:pPr>
      <w:r w:rsidRPr="0081339F">
        <w:t xml:space="preserve">Boult, V. L. and Evans, L. C. 2021. Mechanisms matter: Predicting the ecological impacts of global change. </w:t>
      </w:r>
      <w:r w:rsidRPr="0081339F">
        <w:rPr>
          <w:i/>
          <w:iCs/>
        </w:rPr>
        <w:t>Glob. Change Biol.</w:t>
      </w:r>
      <w:r w:rsidRPr="0081339F">
        <w:t xml:space="preserve">, 27(9): 1689-1691. </w:t>
      </w:r>
      <w:r w:rsidR="00377DF2">
        <w:t>https://doi.org/10.1111/gcb.15527</w:t>
      </w:r>
    </w:p>
    <w:p w14:paraId="69CF4F3F" w14:textId="77777777" w:rsidR="00104043" w:rsidRPr="0081339F" w:rsidRDefault="00104043" w:rsidP="00104043">
      <w:pPr>
        <w:pStyle w:val="TS"/>
        <w:ind w:left="720" w:hanging="720"/>
      </w:pPr>
    </w:p>
    <w:p w14:paraId="5120049E" w14:textId="1D983161" w:rsidR="00104043" w:rsidRPr="0081339F" w:rsidRDefault="00104043" w:rsidP="00104043">
      <w:pPr>
        <w:pStyle w:val="TS"/>
        <w:ind w:left="720" w:hanging="720"/>
      </w:pPr>
      <w:r w:rsidRPr="0081339F">
        <w:t xml:space="preserve">Bouma, T. J., De Visser, R., Janssen, J. H. J. A., De Kock, M. J., Van Leeuwen, P. H., and Lambers, H. 1994. Respiratory energy requirements and rate of protein turnover in vivo </w:t>
      </w:r>
      <w:proofErr w:type="gramStart"/>
      <w:r w:rsidRPr="0081339F">
        <w:t>determined</w:t>
      </w:r>
      <w:proofErr w:type="gramEnd"/>
      <w:r w:rsidRPr="0081339F">
        <w:t xml:space="preserve"> </w:t>
      </w:r>
      <w:proofErr w:type="gramStart"/>
      <w:r w:rsidRPr="0081339F">
        <w:t>by the use of</w:t>
      </w:r>
      <w:proofErr w:type="gramEnd"/>
      <w:r w:rsidRPr="0081339F">
        <w:t xml:space="preserve"> an inhibitor of protein synthesis and a probe to assess its effect. </w:t>
      </w:r>
      <w:r w:rsidRPr="0081339F">
        <w:rPr>
          <w:i/>
          <w:iCs/>
        </w:rPr>
        <w:t>Physiol. Plant</w:t>
      </w:r>
      <w:r w:rsidRPr="0081339F">
        <w:t xml:space="preserve">., 92: 585-594. </w:t>
      </w:r>
      <w:r w:rsidR="00377DF2">
        <w:t>https://doi.org/10.1111/j.1399-3054.1994.tb03027.x</w:t>
      </w:r>
    </w:p>
    <w:p w14:paraId="545E0E58" w14:textId="1ADCD7F8" w:rsidR="00104043" w:rsidRPr="0081339F" w:rsidDel="006E3CF1" w:rsidRDefault="00104043" w:rsidP="00104043">
      <w:pPr>
        <w:pStyle w:val="TS"/>
        <w:ind w:left="720" w:hanging="720"/>
        <w:rPr>
          <w:del w:id="483" w:author="Schwemmer, Teresa" w:date="2024-07-19T00:10:00Z" w16du:dateUtc="2024-07-19T04:10:00Z"/>
        </w:rPr>
      </w:pPr>
    </w:p>
    <w:p w14:paraId="375923DB" w14:textId="7E2EEC25" w:rsidR="00104043" w:rsidRPr="0081339F" w:rsidDel="006E3CF1" w:rsidRDefault="00104043" w:rsidP="00104043">
      <w:pPr>
        <w:pStyle w:val="TS"/>
        <w:ind w:left="720" w:hanging="720"/>
        <w:rPr>
          <w:del w:id="484" w:author="Schwemmer, Teresa" w:date="2024-07-19T00:10:00Z" w16du:dateUtc="2024-07-19T04:10:00Z"/>
        </w:rPr>
      </w:pPr>
      <w:del w:id="485" w:author="Schwemmer, Teresa" w:date="2024-07-19T00:10:00Z" w16du:dateUtc="2024-07-19T04:10:00Z">
        <w:r w:rsidRPr="0081339F" w:rsidDel="006E3CF1">
          <w:delText>Brandt, S. B., Gerken, M., Hartman, K. J., and Demers, E. 2009. Effects of hypoxia on food consumption and growth of juvenile striped bass (</w:delText>
        </w:r>
        <w:r w:rsidRPr="0081339F" w:rsidDel="006E3CF1">
          <w:rPr>
            <w:i/>
            <w:iCs/>
          </w:rPr>
          <w:delText>Morone saxatilis</w:delText>
        </w:r>
        <w:r w:rsidRPr="0081339F" w:rsidDel="006E3CF1">
          <w:delText xml:space="preserve">). </w:delText>
        </w:r>
        <w:r w:rsidRPr="0081339F" w:rsidDel="006E3CF1">
          <w:rPr>
            <w:i/>
            <w:iCs/>
          </w:rPr>
          <w:delText>J. Exp. Mar. Biol. Ecol.</w:delText>
        </w:r>
        <w:r w:rsidRPr="0081339F" w:rsidDel="006E3CF1">
          <w:delText xml:space="preserve">, 381: S143-S149. doi: 10.1016/j.jembe.2009.07.028 </w:delText>
        </w:r>
      </w:del>
    </w:p>
    <w:p w14:paraId="71C152E2" w14:textId="77777777" w:rsidR="00104043" w:rsidRPr="0081339F" w:rsidRDefault="00104043" w:rsidP="00104043">
      <w:pPr>
        <w:pStyle w:val="TS"/>
        <w:ind w:left="720" w:hanging="720"/>
      </w:pPr>
    </w:p>
    <w:p w14:paraId="2095AF80" w14:textId="2374929C" w:rsidR="00104043" w:rsidRPr="0081339F" w:rsidRDefault="00104043" w:rsidP="00104043">
      <w:pPr>
        <w:pStyle w:val="TS"/>
        <w:ind w:left="720" w:hanging="720"/>
      </w:pPr>
      <w:proofErr w:type="spellStart"/>
      <w:r w:rsidRPr="0081339F">
        <w:t>Breitburg</w:t>
      </w:r>
      <w:proofErr w:type="spellEnd"/>
      <w:r w:rsidRPr="0081339F">
        <w:t xml:space="preserve">, D., Levin, L. A., </w:t>
      </w:r>
      <w:proofErr w:type="spellStart"/>
      <w:r w:rsidRPr="0081339F">
        <w:t>Oschlies</w:t>
      </w:r>
      <w:proofErr w:type="spellEnd"/>
      <w:r w:rsidRPr="0081339F">
        <w:t xml:space="preserve">, A., et al. 2018. Declining oxygen in the global ocean and coastal waters. </w:t>
      </w:r>
      <w:r w:rsidRPr="0081339F">
        <w:rPr>
          <w:i/>
          <w:iCs/>
        </w:rPr>
        <w:t>Science</w:t>
      </w:r>
      <w:r w:rsidRPr="0081339F">
        <w:t xml:space="preserve">, 359(6371): eaam7240. </w:t>
      </w:r>
      <w:proofErr w:type="spellStart"/>
      <w:r w:rsidR="00377DF2">
        <w:t>doi</w:t>
      </w:r>
      <w:proofErr w:type="spellEnd"/>
      <w:r w:rsidR="00377DF2">
        <w:t>: 10.1126/</w:t>
      </w:r>
      <w:proofErr w:type="gramStart"/>
      <w:r w:rsidR="00377DF2">
        <w:t>science.aam</w:t>
      </w:r>
      <w:proofErr w:type="gramEnd"/>
      <w:r w:rsidR="00377DF2">
        <w:t>7240</w:t>
      </w:r>
    </w:p>
    <w:p w14:paraId="297A7DAB" w14:textId="21B20270" w:rsidR="00104043" w:rsidRPr="0081339F" w:rsidDel="006E3CF1" w:rsidRDefault="00104043" w:rsidP="00104043">
      <w:pPr>
        <w:pStyle w:val="TS"/>
        <w:rPr>
          <w:del w:id="486" w:author="Schwemmer, Teresa" w:date="2024-07-19T00:10:00Z" w16du:dateUtc="2024-07-19T04:10:00Z"/>
        </w:rPr>
      </w:pPr>
    </w:p>
    <w:p w14:paraId="5B33DD7D" w14:textId="7BE2AA8C" w:rsidR="00104043" w:rsidRPr="0081339F" w:rsidDel="006E3CF1" w:rsidRDefault="00104043" w:rsidP="00104043">
      <w:pPr>
        <w:pStyle w:val="TS"/>
        <w:ind w:left="720" w:hanging="720"/>
        <w:rPr>
          <w:del w:id="487" w:author="Schwemmer, Teresa" w:date="2024-07-19T00:10:00Z" w16du:dateUtc="2024-07-19T04:10:00Z"/>
        </w:rPr>
      </w:pPr>
      <w:del w:id="488" w:author="Schwemmer, Teresa" w:date="2024-07-19T00:10:00Z" w16du:dateUtc="2024-07-19T04:10:00Z">
        <w:r w:rsidRPr="0081339F" w:rsidDel="006E3CF1">
          <w:delText xml:space="preserve">Chabot, D. and Dutil, J.-D. 1999. Reduced growth of Atlantic cod in non-lethal hypoxic conditions. </w:delText>
        </w:r>
        <w:r w:rsidRPr="0081339F" w:rsidDel="006E3CF1">
          <w:rPr>
            <w:i/>
            <w:iCs/>
          </w:rPr>
          <w:delText>J. Fish. Biol.</w:delText>
        </w:r>
        <w:r w:rsidRPr="0081339F" w:rsidDel="006E3CF1">
          <w:delText xml:space="preserve">, 55: 472-491. </w:delText>
        </w:r>
        <w:r w:rsidR="00377DF2" w:rsidDel="006E3CF1">
          <w:delText>https://doi.org/10.1111/j.1095-8649.1999.tb00693.x</w:delText>
        </w:r>
      </w:del>
    </w:p>
    <w:p w14:paraId="6FC4F27A" w14:textId="77777777" w:rsidR="00104043" w:rsidRPr="0081339F" w:rsidRDefault="00104043" w:rsidP="00104043">
      <w:pPr>
        <w:pStyle w:val="TS"/>
        <w:ind w:left="720" w:hanging="720"/>
      </w:pPr>
    </w:p>
    <w:p w14:paraId="71972C00" w14:textId="425C9788" w:rsidR="00104043" w:rsidRPr="0081339F" w:rsidRDefault="00104043" w:rsidP="00104043">
      <w:pPr>
        <w:pStyle w:val="TS"/>
        <w:ind w:left="720" w:hanging="720"/>
      </w:pPr>
      <w:r w:rsidRPr="0081339F">
        <w:t>Chambers, R. C. and Leggett, W. C. 1987. Size and age at metamorphosis in marine fishes – an analysis of laboratory-reared winter flounder (</w:t>
      </w:r>
      <w:r w:rsidRPr="0081339F">
        <w:rPr>
          <w:i/>
          <w:iCs/>
        </w:rPr>
        <w:t>Pseudopleuronectes americanus</w:t>
      </w:r>
      <w:r w:rsidRPr="0081339F">
        <w:t xml:space="preserve">) with a review of variation in other species. </w:t>
      </w:r>
      <w:r w:rsidRPr="0081339F">
        <w:rPr>
          <w:i/>
          <w:iCs/>
        </w:rPr>
        <w:t xml:space="preserve">Can. J. Fish. </w:t>
      </w:r>
      <w:proofErr w:type="spellStart"/>
      <w:r w:rsidRPr="0081339F">
        <w:rPr>
          <w:i/>
          <w:iCs/>
        </w:rPr>
        <w:t>Aquat</w:t>
      </w:r>
      <w:proofErr w:type="spellEnd"/>
      <w:r w:rsidRPr="0081339F">
        <w:rPr>
          <w:i/>
          <w:iCs/>
        </w:rPr>
        <w:t>. Sci.</w:t>
      </w:r>
      <w:r w:rsidRPr="0081339F">
        <w:t xml:space="preserve">, 44(11): 1936-1947. </w:t>
      </w:r>
      <w:r w:rsidR="00BF38F4">
        <w:t xml:space="preserve">https://doi.org/10.1139/f87-238 </w:t>
      </w:r>
    </w:p>
    <w:p w14:paraId="4F7FFB9A" w14:textId="77777777" w:rsidR="00104043" w:rsidRPr="0081339F" w:rsidRDefault="00104043" w:rsidP="00104043">
      <w:pPr>
        <w:pStyle w:val="TS"/>
      </w:pPr>
    </w:p>
    <w:p w14:paraId="7BE429AB" w14:textId="77777777" w:rsidR="00104043" w:rsidRPr="0081339F" w:rsidRDefault="00104043" w:rsidP="00104043">
      <w:pPr>
        <w:pStyle w:val="TS"/>
        <w:ind w:left="720" w:hanging="720"/>
      </w:pPr>
      <w:r w:rsidRPr="0081339F">
        <w:t xml:space="preserve">Chapman, L. J. and McKenzie, D. J. 2009. Behavioral responses and ecological consequences. In: </w:t>
      </w:r>
      <w:r w:rsidRPr="0081339F">
        <w:rPr>
          <w:i/>
          <w:iCs/>
        </w:rPr>
        <w:t>Fish Physiology, Vol. 27: Hypoxia</w:t>
      </w:r>
      <w:r w:rsidRPr="0081339F">
        <w:t xml:space="preserve">. (Ed. Jeffrey G. Richards, Anthony P. Farrell, and Colin J. Brauner), pp. 25-77. San Diego: Academic Press. </w:t>
      </w:r>
    </w:p>
    <w:p w14:paraId="7B1F8672" w14:textId="2EB02871" w:rsidR="00104043" w:rsidRPr="0081339F" w:rsidDel="006E3CF1" w:rsidRDefault="00104043" w:rsidP="00104043">
      <w:pPr>
        <w:pStyle w:val="TS"/>
        <w:ind w:left="720" w:hanging="720"/>
        <w:rPr>
          <w:del w:id="489" w:author="Schwemmer, Teresa" w:date="2024-07-19T00:11:00Z" w16du:dateUtc="2024-07-19T04:11:00Z"/>
        </w:rPr>
      </w:pPr>
    </w:p>
    <w:p w14:paraId="0375B10A" w14:textId="70111CCC" w:rsidR="00104043" w:rsidRPr="0081339F" w:rsidDel="006E3CF1" w:rsidRDefault="00104043" w:rsidP="00104043">
      <w:pPr>
        <w:pStyle w:val="TS"/>
        <w:ind w:left="720" w:hanging="720"/>
        <w:rPr>
          <w:del w:id="490" w:author="Schwemmer, Teresa" w:date="2024-07-19T00:11:00Z" w16du:dateUtc="2024-07-19T04:11:00Z"/>
        </w:rPr>
      </w:pPr>
      <w:del w:id="491" w:author="Schwemmer, Teresa" w:date="2024-07-19T00:11:00Z" w16du:dateUtc="2024-07-19T04:11:00Z">
        <w:r w:rsidRPr="0081339F" w:rsidDel="006E3CF1">
          <w:delText xml:space="preserve">Ciuhandu, C. S., Stevens, E. D., and Wright, P. A. 2005. The effect of oxygen on the growth of </w:delText>
        </w:r>
        <w:r w:rsidRPr="0081339F" w:rsidDel="006E3CF1">
          <w:rPr>
            <w:i/>
            <w:iCs/>
          </w:rPr>
          <w:delText>Oncorhynchus mykiss</w:delText>
        </w:r>
        <w:r w:rsidRPr="0081339F" w:rsidDel="006E3CF1">
          <w:delText xml:space="preserve"> embryos with and without a chorion. </w:delText>
        </w:r>
        <w:r w:rsidRPr="0081339F" w:rsidDel="006E3CF1">
          <w:rPr>
            <w:i/>
            <w:iCs/>
          </w:rPr>
          <w:delText>J. Fish. Biol.</w:delText>
        </w:r>
        <w:r w:rsidRPr="0081339F" w:rsidDel="006E3CF1">
          <w:delText xml:space="preserve">, 67: 1544-1551. </w:delText>
        </w:r>
        <w:r w:rsidR="00BF38F4" w:rsidDel="006E3CF1">
          <w:delText>https://doi.org/10.1111/j.1095-8649.2005.00856.x</w:delText>
        </w:r>
      </w:del>
    </w:p>
    <w:p w14:paraId="55157638" w14:textId="77777777" w:rsidR="00104043" w:rsidRPr="0081339F" w:rsidRDefault="00104043" w:rsidP="00104043">
      <w:pPr>
        <w:pStyle w:val="TS"/>
        <w:ind w:left="720" w:hanging="720"/>
      </w:pPr>
    </w:p>
    <w:p w14:paraId="336514EA" w14:textId="6822C45C" w:rsidR="00104043" w:rsidRPr="0081339F" w:rsidRDefault="00104043" w:rsidP="00104043">
      <w:pPr>
        <w:pStyle w:val="TS"/>
        <w:ind w:left="720" w:hanging="720"/>
      </w:pPr>
      <w:proofErr w:type="spellStart"/>
      <w:r w:rsidRPr="0081339F">
        <w:t>Claireaux</w:t>
      </w:r>
      <w:proofErr w:type="spellEnd"/>
      <w:r w:rsidRPr="0081339F">
        <w:t xml:space="preserve">, G. and Chabot, D. 2016. Responses by fishes to environmental hypoxia: integration through Fry’s concept of aerobic metabolic scope. </w:t>
      </w:r>
      <w:r w:rsidRPr="0081339F">
        <w:rPr>
          <w:i/>
          <w:iCs/>
        </w:rPr>
        <w:t>J. Fish Biol.</w:t>
      </w:r>
      <w:r w:rsidRPr="0081339F">
        <w:t xml:space="preserve">, 88: 232-251. </w:t>
      </w:r>
      <w:r w:rsidR="00BF38F4">
        <w:t>https://doi.org.10.1111/jfb.12833</w:t>
      </w:r>
    </w:p>
    <w:p w14:paraId="47E0354A" w14:textId="77777777" w:rsidR="00104043" w:rsidRPr="0081339F" w:rsidRDefault="00104043" w:rsidP="00104043">
      <w:pPr>
        <w:pStyle w:val="TS"/>
        <w:ind w:left="720" w:hanging="720"/>
      </w:pPr>
    </w:p>
    <w:p w14:paraId="7F694161" w14:textId="4C056338" w:rsidR="00104043" w:rsidRPr="0081339F" w:rsidRDefault="00104043" w:rsidP="00104043">
      <w:pPr>
        <w:pStyle w:val="TS"/>
        <w:ind w:left="720" w:hanging="720"/>
      </w:pPr>
      <w:bookmarkStart w:id="492" w:name="_Hlk172239281"/>
      <w:r w:rsidRPr="0081339F">
        <w:t xml:space="preserve">Concannon, C. A., Cross, E. L., Jones, L. F., Murray, C. S., Matassa, C. M., McBride, R. S., and Baumann, H. 2021. Temperature-dependent effects on fecundity in a serial broadcast </w:t>
      </w:r>
      <w:r w:rsidRPr="0081339F">
        <w:lastRenderedPageBreak/>
        <w:t>spawning fish after whole-life high CO</w:t>
      </w:r>
      <w:r w:rsidRPr="0081339F">
        <w:rPr>
          <w:vertAlign w:val="subscript"/>
        </w:rPr>
        <w:t>2</w:t>
      </w:r>
      <w:r w:rsidRPr="0081339F">
        <w:t xml:space="preserve"> exposure. </w:t>
      </w:r>
      <w:r w:rsidRPr="0081339F">
        <w:rPr>
          <w:i/>
          <w:iCs/>
        </w:rPr>
        <w:t>ICES J. Mar. Sci.</w:t>
      </w:r>
      <w:r w:rsidRPr="0081339F">
        <w:t xml:space="preserve">, 78(10): 3724-3734. </w:t>
      </w:r>
      <w:r w:rsidR="00BF38F4">
        <w:t>https://doi.org/10.1093/icesjms/fsab217</w:t>
      </w:r>
    </w:p>
    <w:bookmarkEnd w:id="492"/>
    <w:p w14:paraId="03FE1CDB" w14:textId="77777777" w:rsidR="00104043" w:rsidRPr="0081339F" w:rsidRDefault="00104043" w:rsidP="00104043">
      <w:pPr>
        <w:pStyle w:val="TS"/>
        <w:ind w:left="720" w:hanging="720"/>
      </w:pPr>
    </w:p>
    <w:p w14:paraId="46A59F5A" w14:textId="2E1BB661" w:rsidR="00104043" w:rsidRPr="0081339F" w:rsidRDefault="00104043" w:rsidP="00104043">
      <w:pPr>
        <w:pStyle w:val="TS"/>
        <w:ind w:left="720" w:hanging="720"/>
      </w:pPr>
      <w:bookmarkStart w:id="493" w:name="_Hlk172239268"/>
      <w:r w:rsidRPr="0081339F">
        <w:t xml:space="preserve">Cross, E. L., Murray, C. S., and Baumann, H. 2019. Diel and tidal </w:t>
      </w:r>
      <w:r w:rsidRPr="0081339F">
        <w:rPr>
          <w:i/>
          <w:iCs/>
        </w:rPr>
        <w:t>p</w:t>
      </w:r>
      <w:r w:rsidRPr="0081339F">
        <w:t>CO</w:t>
      </w:r>
      <w:r w:rsidRPr="0081339F">
        <w:rPr>
          <w:vertAlign w:val="subscript"/>
        </w:rPr>
        <w:t>2</w:t>
      </w:r>
      <w:r w:rsidRPr="0081339F">
        <w:t xml:space="preserve"> x O</w:t>
      </w:r>
      <w:r w:rsidRPr="0081339F">
        <w:rPr>
          <w:vertAlign w:val="subscript"/>
        </w:rPr>
        <w:t>2</w:t>
      </w:r>
      <w:r w:rsidRPr="0081339F">
        <w:t xml:space="preserve"> fluctuations provide physiological refuge to early life stages of a coastal forage fish. </w:t>
      </w:r>
      <w:r w:rsidRPr="0081339F">
        <w:rPr>
          <w:i/>
          <w:iCs/>
        </w:rPr>
        <w:t>Sci. Rep.</w:t>
      </w:r>
      <w:r w:rsidRPr="0081339F">
        <w:t xml:space="preserve">, 9: 18146. </w:t>
      </w:r>
      <w:r w:rsidR="00BF38F4">
        <w:t>https://doi.org/10.1038/s41598-019-53930-8</w:t>
      </w:r>
    </w:p>
    <w:bookmarkEnd w:id="493"/>
    <w:p w14:paraId="5ADF1676" w14:textId="77777777" w:rsidR="00104043" w:rsidRPr="0081339F" w:rsidRDefault="00104043" w:rsidP="00104043">
      <w:pPr>
        <w:pStyle w:val="TS"/>
        <w:ind w:left="720" w:hanging="720"/>
      </w:pPr>
    </w:p>
    <w:p w14:paraId="3B6D93BF" w14:textId="77777777" w:rsidR="00104043" w:rsidRPr="0081339F" w:rsidRDefault="00104043" w:rsidP="00104043">
      <w:pPr>
        <w:pStyle w:val="TS"/>
        <w:ind w:left="720" w:hanging="720"/>
      </w:pPr>
      <w:r w:rsidRPr="0081339F">
        <w:t xml:space="preserve">Del Rio, A. M., Davis, B. E., Fangue, N. A., and </w:t>
      </w:r>
      <w:proofErr w:type="spellStart"/>
      <w:r w:rsidRPr="0081339F">
        <w:t>Todgham</w:t>
      </w:r>
      <w:proofErr w:type="spellEnd"/>
      <w:r w:rsidRPr="0081339F">
        <w:t xml:space="preserve">, A. E. 2019. Combined effects of warming and hypoxia on early life stage Chinook salmon physiology and development. </w:t>
      </w:r>
      <w:proofErr w:type="spellStart"/>
      <w:r w:rsidRPr="0081339F">
        <w:rPr>
          <w:i/>
          <w:iCs/>
        </w:rPr>
        <w:t>Conserv</w:t>
      </w:r>
      <w:proofErr w:type="spellEnd"/>
      <w:r w:rsidRPr="0081339F">
        <w:rPr>
          <w:i/>
          <w:iCs/>
        </w:rPr>
        <w:t>. Physiol.</w:t>
      </w:r>
      <w:r w:rsidRPr="0081339F">
        <w:t xml:space="preserve">, 7(1): coy078. </w:t>
      </w:r>
      <w:proofErr w:type="spellStart"/>
      <w:r w:rsidRPr="0081339F">
        <w:t>doi</w:t>
      </w:r>
      <w:proofErr w:type="spellEnd"/>
      <w:r w:rsidRPr="0081339F">
        <w:t>: 10.1093/</w:t>
      </w:r>
      <w:proofErr w:type="spellStart"/>
      <w:r w:rsidRPr="0081339F">
        <w:t>conphys</w:t>
      </w:r>
      <w:proofErr w:type="spellEnd"/>
      <w:r w:rsidRPr="0081339F">
        <w:t xml:space="preserve">/coy078 </w:t>
      </w:r>
    </w:p>
    <w:p w14:paraId="75C9C8EC" w14:textId="77777777" w:rsidR="00104043" w:rsidRPr="0081339F" w:rsidRDefault="00104043" w:rsidP="00104043">
      <w:pPr>
        <w:pStyle w:val="TS"/>
        <w:ind w:left="720" w:hanging="720"/>
      </w:pPr>
    </w:p>
    <w:p w14:paraId="592DEAF6" w14:textId="77777777" w:rsidR="00104043" w:rsidRPr="0081339F" w:rsidRDefault="00104043" w:rsidP="00104043">
      <w:pPr>
        <w:pStyle w:val="TS"/>
        <w:ind w:left="720" w:hanging="720"/>
      </w:pPr>
      <w:r w:rsidRPr="0081339F">
        <w:t xml:space="preserve">DePasquale, E., Baumann, H., and Gobler, C. J. 2015. </w:t>
      </w:r>
      <w:proofErr w:type="gramStart"/>
      <w:r w:rsidRPr="0081339F">
        <w:t>Vulnerability</w:t>
      </w:r>
      <w:proofErr w:type="gramEnd"/>
      <w:r w:rsidRPr="0081339F">
        <w:t xml:space="preserve"> of early life stage Northwest Atlantic forage fish to ocean acidification and low oxygen. </w:t>
      </w:r>
      <w:r w:rsidRPr="0081339F">
        <w:rPr>
          <w:i/>
          <w:iCs/>
        </w:rPr>
        <w:t>Mar. Ecol. Prog. Ser.</w:t>
      </w:r>
      <w:r w:rsidRPr="0081339F">
        <w:t xml:space="preserve">, 523: 145-156. </w:t>
      </w:r>
      <w:proofErr w:type="spellStart"/>
      <w:r w:rsidRPr="0081339F">
        <w:t>doi</w:t>
      </w:r>
      <w:proofErr w:type="spellEnd"/>
      <w:r w:rsidRPr="0081339F">
        <w:t xml:space="preserve">: 10.3354/meps11142 </w:t>
      </w:r>
    </w:p>
    <w:p w14:paraId="519BC87E" w14:textId="77777777" w:rsidR="00104043" w:rsidRPr="0081339F" w:rsidRDefault="00104043" w:rsidP="00104043">
      <w:pPr>
        <w:pStyle w:val="TS"/>
        <w:ind w:left="720" w:hanging="720"/>
      </w:pPr>
    </w:p>
    <w:p w14:paraId="60675D8B" w14:textId="77777777" w:rsidR="00104043" w:rsidRPr="0081339F" w:rsidRDefault="00104043" w:rsidP="00104043">
      <w:pPr>
        <w:pStyle w:val="TS"/>
        <w:ind w:left="720" w:hanging="720"/>
      </w:pPr>
      <w:r w:rsidRPr="0081339F">
        <w:t xml:space="preserve">Desforges, J.-P. W., Sonne, C., and Dietz, R. 2017. Using energy budgets to combine ecology and toxicology in a mammalian sentinel species. </w:t>
      </w:r>
      <w:r w:rsidRPr="0081339F">
        <w:rPr>
          <w:i/>
          <w:iCs/>
        </w:rPr>
        <w:t>Sci. Rep.</w:t>
      </w:r>
      <w:r w:rsidRPr="0081339F">
        <w:t xml:space="preserve">, 7: 46267. </w:t>
      </w:r>
      <w:proofErr w:type="spellStart"/>
      <w:r w:rsidRPr="0081339F">
        <w:t>doi</w:t>
      </w:r>
      <w:proofErr w:type="spellEnd"/>
      <w:r w:rsidRPr="0081339F">
        <w:t xml:space="preserve">: 10.1038/srep46267 </w:t>
      </w:r>
    </w:p>
    <w:p w14:paraId="787C7A2E" w14:textId="77777777" w:rsidR="00104043" w:rsidRPr="0081339F" w:rsidRDefault="00104043" w:rsidP="00104043">
      <w:pPr>
        <w:pStyle w:val="TS"/>
        <w:ind w:left="720" w:hanging="720"/>
      </w:pPr>
    </w:p>
    <w:p w14:paraId="5A682B00" w14:textId="51D6EDD8" w:rsidR="00104043" w:rsidRPr="0081339F" w:rsidRDefault="00104043" w:rsidP="00104043">
      <w:pPr>
        <w:pStyle w:val="TS"/>
        <w:ind w:left="720" w:hanging="720"/>
      </w:pPr>
      <w:r w:rsidRPr="0081339F">
        <w:t xml:space="preserve">Di Santo, V., </w:t>
      </w:r>
      <w:proofErr w:type="spellStart"/>
      <w:r w:rsidRPr="0081339F">
        <w:t>Kenaley</w:t>
      </w:r>
      <w:proofErr w:type="spellEnd"/>
      <w:r w:rsidRPr="0081339F">
        <w:t xml:space="preserve">, C. P., and Lauder, G. V. 2017. High postural costs and anaerobic metabolism during swimming support the hypothesis of a U-shaped metabolism–speed curve in fishes. </w:t>
      </w:r>
      <w:r w:rsidRPr="0081339F">
        <w:rPr>
          <w:i/>
          <w:iCs/>
        </w:rPr>
        <w:t>Proc. Nat. Acad. Sci.</w:t>
      </w:r>
      <w:r w:rsidRPr="0081339F">
        <w:t xml:space="preserve">, 114(49): 13048-13053. </w:t>
      </w:r>
      <w:r w:rsidR="00BF38F4">
        <w:t xml:space="preserve">https://doi.org/10.1073/pnas.1715141114 </w:t>
      </w:r>
    </w:p>
    <w:p w14:paraId="6946753E" w14:textId="77777777" w:rsidR="00104043" w:rsidRPr="0081339F" w:rsidRDefault="00104043" w:rsidP="00104043">
      <w:pPr>
        <w:pStyle w:val="TS"/>
        <w:ind w:left="720" w:hanging="720"/>
      </w:pPr>
    </w:p>
    <w:p w14:paraId="4F0CA7FC" w14:textId="66B50969" w:rsidR="00104043" w:rsidRPr="0081339F" w:rsidRDefault="00104043" w:rsidP="00104043">
      <w:pPr>
        <w:pStyle w:val="TS"/>
        <w:ind w:left="720" w:hanging="720"/>
      </w:pPr>
      <w:r w:rsidRPr="0081339F">
        <w:t xml:space="preserve">Diaz, R. J. and Rosenberg, R. 2008. Spreading Dead Zones and Consequences for Marine Ecosystems. </w:t>
      </w:r>
      <w:r w:rsidRPr="0081339F">
        <w:rPr>
          <w:i/>
          <w:iCs/>
        </w:rPr>
        <w:t>Science</w:t>
      </w:r>
      <w:r w:rsidRPr="0081339F">
        <w:t xml:space="preserve">, 321: 926-929. </w:t>
      </w:r>
      <w:proofErr w:type="spellStart"/>
      <w:r w:rsidR="00BF38F4">
        <w:t>doi</w:t>
      </w:r>
      <w:proofErr w:type="spellEnd"/>
      <w:r w:rsidR="00BF38F4">
        <w:t>: 10.1126/science.1156401</w:t>
      </w:r>
    </w:p>
    <w:p w14:paraId="33954DEF" w14:textId="77777777" w:rsidR="00104043" w:rsidRPr="0081339F" w:rsidRDefault="00104043" w:rsidP="00104043">
      <w:pPr>
        <w:pStyle w:val="TS"/>
        <w:ind w:left="720" w:hanging="720"/>
      </w:pPr>
    </w:p>
    <w:p w14:paraId="01DB8612" w14:textId="6E76D311" w:rsidR="00104043" w:rsidRPr="0081339F" w:rsidDel="006E3CF1" w:rsidRDefault="00104043" w:rsidP="00104043">
      <w:pPr>
        <w:pStyle w:val="TS"/>
        <w:ind w:left="720" w:hanging="720"/>
        <w:rPr>
          <w:del w:id="494" w:author="Schwemmer, Teresa" w:date="2024-07-19T00:11:00Z" w16du:dateUtc="2024-07-19T04:11:00Z"/>
        </w:rPr>
      </w:pPr>
      <w:del w:id="495" w:author="Schwemmer, Teresa" w:date="2024-07-19T00:11:00Z" w16du:dateUtc="2024-07-19T04:11:00Z">
        <w:r w:rsidRPr="0081339F" w:rsidDel="006E3CF1">
          <w:delText xml:space="preserve">Earhart, M. L., Blanchard, T. S., Harman, A. A., and Schulte, P. M. 2022. Hypoxia and High Temperature as Interacting Stressors: Will Plasticity Promote Resilience of Fishes in a Changing World? </w:delText>
        </w:r>
        <w:r w:rsidRPr="0081339F" w:rsidDel="006E3CF1">
          <w:rPr>
            <w:i/>
            <w:iCs/>
          </w:rPr>
          <w:delText>Biol. Bull.</w:delText>
        </w:r>
        <w:r w:rsidRPr="0081339F" w:rsidDel="006E3CF1">
          <w:delText xml:space="preserve">, 243: 149-170. </w:delText>
        </w:r>
        <w:r w:rsidR="00BF38F4" w:rsidDel="006E3CF1">
          <w:delText>https://doi.org/10.1086/722115</w:delText>
        </w:r>
      </w:del>
    </w:p>
    <w:p w14:paraId="5DB31583" w14:textId="5F8C14CE" w:rsidR="00104043" w:rsidRPr="0081339F" w:rsidDel="006E3CF1" w:rsidRDefault="00104043" w:rsidP="00104043">
      <w:pPr>
        <w:pStyle w:val="TS"/>
        <w:ind w:left="720" w:hanging="720"/>
        <w:rPr>
          <w:del w:id="496" w:author="Schwemmer, Teresa" w:date="2024-07-19T00:11:00Z" w16du:dateUtc="2024-07-19T04:11:00Z"/>
        </w:rPr>
      </w:pPr>
    </w:p>
    <w:p w14:paraId="3A4D2C8B" w14:textId="01155E40" w:rsidR="00104043" w:rsidRPr="0081339F" w:rsidRDefault="00104043" w:rsidP="00104043">
      <w:pPr>
        <w:pStyle w:val="TS"/>
        <w:ind w:left="720" w:hanging="720"/>
      </w:pPr>
      <w:r w:rsidRPr="0081339F">
        <w:t xml:space="preserve">Evans, M. R., Grimm, V., </w:t>
      </w:r>
      <w:proofErr w:type="spellStart"/>
      <w:r w:rsidRPr="0081339F">
        <w:t>Johst</w:t>
      </w:r>
      <w:proofErr w:type="spellEnd"/>
      <w:r w:rsidRPr="0081339F">
        <w:t xml:space="preserve">, K., et al. 2013. Do simple models lead to generality in ecology? </w:t>
      </w:r>
      <w:r w:rsidRPr="0081339F">
        <w:rPr>
          <w:i/>
          <w:iCs/>
        </w:rPr>
        <w:t>Trends in Ecology &amp; Evolution</w:t>
      </w:r>
      <w:r w:rsidRPr="0081339F">
        <w:t xml:space="preserve">, 28(10): 578-583. </w:t>
      </w:r>
      <w:r w:rsidR="00BF38F4">
        <w:t>https://doi.org/10.1016/j.tree.2013.05.022</w:t>
      </w:r>
    </w:p>
    <w:p w14:paraId="3DB294D5" w14:textId="77777777" w:rsidR="00104043" w:rsidRPr="0081339F" w:rsidRDefault="00104043" w:rsidP="00104043">
      <w:pPr>
        <w:pStyle w:val="TS"/>
        <w:ind w:left="720" w:hanging="720"/>
      </w:pPr>
    </w:p>
    <w:p w14:paraId="07047C09" w14:textId="77777777" w:rsidR="00104043" w:rsidRPr="0081339F" w:rsidRDefault="00104043" w:rsidP="00104043">
      <w:pPr>
        <w:pStyle w:val="TS"/>
        <w:ind w:left="720" w:hanging="720"/>
      </w:pPr>
      <w:r w:rsidRPr="0081339F">
        <w:t xml:space="preserve">Farrell, A. P. and Brauner, C. J. 2009. Fish Physiology, Vol. 27: Hypoxia. Academic Press, London. </w:t>
      </w:r>
    </w:p>
    <w:p w14:paraId="521711C7" w14:textId="77777777" w:rsidR="00104043" w:rsidRPr="0081339F" w:rsidDel="007D5536" w:rsidRDefault="00104043" w:rsidP="00104043">
      <w:pPr>
        <w:pStyle w:val="TS"/>
        <w:ind w:left="720" w:hanging="720"/>
        <w:rPr>
          <w:del w:id="497" w:author="Schwemmer, Teresa" w:date="2024-07-19T00:38:00Z" w16du:dateUtc="2024-07-19T04:38:00Z"/>
        </w:rPr>
      </w:pPr>
    </w:p>
    <w:p w14:paraId="5A11D516" w14:textId="488D08F3" w:rsidR="00104043" w:rsidRPr="0081339F" w:rsidDel="006E3CF1" w:rsidRDefault="00104043" w:rsidP="00104043">
      <w:pPr>
        <w:pStyle w:val="TS"/>
        <w:ind w:left="720" w:hanging="720"/>
        <w:rPr>
          <w:del w:id="498" w:author="Schwemmer, Teresa" w:date="2024-07-19T00:12:00Z" w16du:dateUtc="2024-07-19T04:12:00Z"/>
        </w:rPr>
      </w:pPr>
      <w:del w:id="499" w:author="Schwemmer, Teresa" w:date="2024-07-19T00:12:00Z" w16du:dateUtc="2024-07-19T04:12:00Z">
        <w:r w:rsidRPr="0081339F" w:rsidDel="006E3CF1">
          <w:delText>Finn, R. N., Fyhn, H. J., and Evjen, M. S. 1995. Physiological energetics of developing embryos and yolk-sac larvae of Atlantic cod (</w:delText>
        </w:r>
        <w:r w:rsidRPr="0081339F" w:rsidDel="006E3CF1">
          <w:rPr>
            <w:i/>
            <w:iCs/>
          </w:rPr>
          <w:delText>Gadus morhua</w:delText>
        </w:r>
        <w:r w:rsidRPr="0081339F" w:rsidDel="006E3CF1">
          <w:delText xml:space="preserve">). I. Respiration and nitrogen metabolism. </w:delText>
        </w:r>
        <w:r w:rsidRPr="0081339F" w:rsidDel="006E3CF1">
          <w:rPr>
            <w:i/>
            <w:iCs/>
          </w:rPr>
          <w:delText>Mar. Biol.</w:delText>
        </w:r>
        <w:r w:rsidRPr="0081339F" w:rsidDel="006E3CF1">
          <w:delText xml:space="preserve">, 124: 355-369. </w:delText>
        </w:r>
        <w:r w:rsidR="00BF38F4" w:rsidDel="006E3CF1">
          <w:delText>https://doi.org/10.1007/BF00363909</w:delText>
        </w:r>
      </w:del>
    </w:p>
    <w:p w14:paraId="79288601" w14:textId="77777777" w:rsidR="00104043" w:rsidRPr="0081339F" w:rsidRDefault="00104043" w:rsidP="00104043">
      <w:pPr>
        <w:pStyle w:val="TS"/>
      </w:pPr>
    </w:p>
    <w:p w14:paraId="22A9CC7A" w14:textId="554AD1A8" w:rsidR="00104043" w:rsidRPr="0081339F" w:rsidRDefault="00104043" w:rsidP="00104043">
      <w:pPr>
        <w:pStyle w:val="TS"/>
        <w:ind w:left="720" w:hanging="720"/>
      </w:pPr>
      <w:proofErr w:type="spellStart"/>
      <w:r w:rsidRPr="0081339F">
        <w:t>Goussen</w:t>
      </w:r>
      <w:proofErr w:type="spellEnd"/>
      <w:r w:rsidRPr="0081339F">
        <w:t xml:space="preserve">, B., Rendal, C., Sheffield, D., Butler, E., Price, O. R., and Ashauer, R. 2020. Bioenergetics modelling to analyze and predict the joint effects of multiple stressors: Meta-analysis and model corroboration. </w:t>
      </w:r>
      <w:r w:rsidRPr="0081339F">
        <w:rPr>
          <w:i/>
          <w:iCs/>
        </w:rPr>
        <w:t>Sci. Total. Environ.</w:t>
      </w:r>
      <w:r w:rsidRPr="0081339F">
        <w:t xml:space="preserve">, 749: 141509. </w:t>
      </w:r>
      <w:r w:rsidR="00BF38F4">
        <w:t>https://doi.org/10.1016/j.scitotenv.2020.141509</w:t>
      </w:r>
    </w:p>
    <w:p w14:paraId="67161E63" w14:textId="77777777" w:rsidR="00104043" w:rsidRPr="0081339F" w:rsidRDefault="00104043" w:rsidP="00104043">
      <w:pPr>
        <w:pStyle w:val="TS"/>
        <w:ind w:left="720" w:hanging="720"/>
      </w:pPr>
    </w:p>
    <w:p w14:paraId="5698B366" w14:textId="2ED7F5E0" w:rsidR="00104043" w:rsidRPr="0081339F" w:rsidRDefault="00104043" w:rsidP="00104043">
      <w:pPr>
        <w:pStyle w:val="TS"/>
        <w:ind w:left="720" w:hanging="720"/>
      </w:pPr>
      <w:r w:rsidRPr="0081339F">
        <w:t xml:space="preserve">Grear, J. S., O’Leary, C. A., Nye, J. A., </w:t>
      </w:r>
      <w:proofErr w:type="spellStart"/>
      <w:r w:rsidRPr="0081339F">
        <w:t>Tettelbach</w:t>
      </w:r>
      <w:proofErr w:type="spellEnd"/>
      <w:r w:rsidRPr="0081339F">
        <w:t xml:space="preserve">, S. T., and Gobler, C. J. 2020. Effects of coastal acidification on North Atlantic bivalves: interpreting laboratory responses in the context of </w:t>
      </w:r>
      <w:r w:rsidRPr="0081339F">
        <w:rPr>
          <w:i/>
          <w:iCs/>
        </w:rPr>
        <w:t>in situ</w:t>
      </w:r>
      <w:r w:rsidRPr="0081339F">
        <w:t xml:space="preserve"> populations. </w:t>
      </w:r>
      <w:r w:rsidRPr="0081339F">
        <w:rPr>
          <w:i/>
          <w:iCs/>
        </w:rPr>
        <w:t>Mar. Ecol. Prog. Ser.</w:t>
      </w:r>
      <w:r w:rsidRPr="0081339F">
        <w:t xml:space="preserve">, 633: 89-104. </w:t>
      </w:r>
      <w:r w:rsidR="00BF38F4">
        <w:t>https://doi.org/10.3354/meps13140</w:t>
      </w:r>
    </w:p>
    <w:p w14:paraId="3B273E6D" w14:textId="77777777" w:rsidR="00104043" w:rsidRPr="0081339F" w:rsidRDefault="00104043" w:rsidP="00104043">
      <w:pPr>
        <w:pStyle w:val="TS"/>
        <w:ind w:left="720" w:hanging="720"/>
      </w:pPr>
    </w:p>
    <w:p w14:paraId="6B92A46D" w14:textId="7F94CEF6" w:rsidR="00104043" w:rsidRPr="0081339F" w:rsidRDefault="00104043" w:rsidP="00104043">
      <w:pPr>
        <w:pStyle w:val="TS"/>
        <w:ind w:left="720" w:hanging="720"/>
      </w:pPr>
      <w:r w:rsidRPr="0081339F">
        <w:t xml:space="preserve">Gruber, J. 2011. Warming up, turning sour, losing breath: ocean biogeochemistry under global change. </w:t>
      </w:r>
      <w:r w:rsidRPr="0081339F">
        <w:rPr>
          <w:i/>
          <w:iCs/>
        </w:rPr>
        <w:t>Phil. Trans. R. Soc. A</w:t>
      </w:r>
      <w:r w:rsidRPr="0081339F">
        <w:t xml:space="preserve">, 369: 1980-1996. </w:t>
      </w:r>
      <w:r w:rsidR="00BF38F4">
        <w:t>https://doi.org/10.1098/rsta.2011.0003</w:t>
      </w:r>
    </w:p>
    <w:p w14:paraId="73BAD8B7" w14:textId="77777777" w:rsidR="00104043" w:rsidRPr="0081339F" w:rsidRDefault="00104043" w:rsidP="00104043">
      <w:pPr>
        <w:pStyle w:val="TS"/>
        <w:ind w:left="720" w:hanging="720"/>
      </w:pPr>
    </w:p>
    <w:p w14:paraId="6218CCB4" w14:textId="410862B5" w:rsidR="00104043" w:rsidRPr="0081339F" w:rsidRDefault="00104043" w:rsidP="00104043">
      <w:pPr>
        <w:pStyle w:val="TS"/>
        <w:ind w:left="720" w:hanging="720"/>
      </w:pPr>
      <w:r w:rsidRPr="0081339F">
        <w:t xml:space="preserve">Hamda, N. T., Martin, B., Poletto, J. B., Cocherell, D. E., Fangue, N. A., Van </w:t>
      </w:r>
      <w:proofErr w:type="spellStart"/>
      <w:r w:rsidRPr="0081339F">
        <w:t>Eenennaam</w:t>
      </w:r>
      <w:proofErr w:type="spellEnd"/>
      <w:r w:rsidRPr="0081339F">
        <w:t>, J., Mora, E. A., and Danner, E. 2019. Applying a simplified energy-budget model to explore the effects of temperature and food availability on the life history of green sturgeon (</w:t>
      </w:r>
      <w:r w:rsidRPr="0081339F">
        <w:rPr>
          <w:i/>
          <w:iCs/>
        </w:rPr>
        <w:t xml:space="preserve">Acipenser </w:t>
      </w:r>
      <w:proofErr w:type="spellStart"/>
      <w:r w:rsidRPr="0081339F">
        <w:rPr>
          <w:i/>
          <w:iCs/>
        </w:rPr>
        <w:t>medirostris</w:t>
      </w:r>
      <w:proofErr w:type="spellEnd"/>
      <w:r w:rsidRPr="0081339F">
        <w:t xml:space="preserve">). </w:t>
      </w:r>
      <w:r w:rsidRPr="0081339F">
        <w:rPr>
          <w:i/>
          <w:iCs/>
        </w:rPr>
        <w:t>Ecol. Modell.</w:t>
      </w:r>
      <w:r w:rsidRPr="0081339F">
        <w:t xml:space="preserve">, 395: 1-10. </w:t>
      </w:r>
      <w:r w:rsidR="00BF38F4">
        <w:t>https://doi.org/10.1016/j.ecolmodel.2019.01.005</w:t>
      </w:r>
    </w:p>
    <w:p w14:paraId="6C7208B4" w14:textId="41D27FC9" w:rsidR="00104043" w:rsidRPr="0081339F" w:rsidDel="006E3CF1" w:rsidRDefault="00104043" w:rsidP="00104043">
      <w:pPr>
        <w:pStyle w:val="TS"/>
        <w:ind w:left="720" w:hanging="720"/>
        <w:rPr>
          <w:del w:id="500" w:author="Schwemmer, Teresa" w:date="2024-07-19T00:13:00Z" w16du:dateUtc="2024-07-19T04:13:00Z"/>
        </w:rPr>
      </w:pPr>
    </w:p>
    <w:p w14:paraId="6DC4D022" w14:textId="712473D1" w:rsidR="00104043" w:rsidRPr="0081339F" w:rsidDel="006E3CF1" w:rsidRDefault="00104043" w:rsidP="00104043">
      <w:pPr>
        <w:pStyle w:val="TS"/>
        <w:ind w:left="720" w:hanging="720"/>
        <w:rPr>
          <w:del w:id="501" w:author="Schwemmer, Teresa" w:date="2024-07-19T00:13:00Z" w16du:dateUtc="2024-07-19T04:13:00Z"/>
        </w:rPr>
      </w:pPr>
      <w:del w:id="502" w:author="Schwemmer, Teresa" w:date="2024-07-19T00:13:00Z" w16du:dateUtc="2024-07-19T04:13:00Z">
        <w:r w:rsidRPr="0081339F" w:rsidDel="006E3CF1">
          <w:delText xml:space="preserve">Hancock, J. R. and Place, S. P. 2016. Impact of ocean acidification on the hypoxia tolerance of the woolly sculpin, </w:delText>
        </w:r>
        <w:r w:rsidRPr="0081339F" w:rsidDel="006E3CF1">
          <w:rPr>
            <w:i/>
            <w:iCs/>
          </w:rPr>
          <w:delText>Clinocottus analis. Conserv. Physiol</w:delText>
        </w:r>
        <w:r w:rsidRPr="0081339F" w:rsidDel="006E3CF1">
          <w:delText>. 4, cow040. doi:10.1093/conphys/cow040</w:delText>
        </w:r>
      </w:del>
    </w:p>
    <w:p w14:paraId="3271942D" w14:textId="77777777" w:rsidR="00104043" w:rsidRPr="0081339F" w:rsidRDefault="00104043" w:rsidP="00104043">
      <w:pPr>
        <w:pStyle w:val="TS"/>
        <w:ind w:left="720" w:hanging="720"/>
      </w:pPr>
    </w:p>
    <w:p w14:paraId="4A4E4482" w14:textId="29B6E48A" w:rsidR="00104043" w:rsidRPr="0081339F" w:rsidRDefault="00104043" w:rsidP="00104043">
      <w:pPr>
        <w:pStyle w:val="TS"/>
        <w:ind w:left="720" w:hanging="720"/>
      </w:pPr>
      <w:r w:rsidRPr="0081339F">
        <w:t xml:space="preserve">Heath, A. G. and Pritchard, A. W. 1965. Effects of severe hypoxia on carbohydrate energy stores and metabolism in two species of fresh-water fish. </w:t>
      </w:r>
      <w:r w:rsidRPr="0081339F">
        <w:rPr>
          <w:i/>
          <w:iCs/>
        </w:rPr>
        <w:t>Physiol. Zool.</w:t>
      </w:r>
      <w:r w:rsidRPr="0081339F">
        <w:t xml:space="preserve">, 38(4): 325-334. </w:t>
      </w:r>
      <w:r w:rsidR="00BF38F4">
        <w:t>https://doi.org/10.1086/physzool.38.4.30152409</w:t>
      </w:r>
    </w:p>
    <w:p w14:paraId="37A717FA" w14:textId="77777777" w:rsidR="00104043" w:rsidRPr="0081339F" w:rsidRDefault="00104043" w:rsidP="00104043">
      <w:pPr>
        <w:pStyle w:val="TS"/>
        <w:ind w:left="720" w:hanging="720"/>
      </w:pPr>
    </w:p>
    <w:p w14:paraId="204FA91D" w14:textId="77777777" w:rsidR="00104043" w:rsidRPr="0081339F" w:rsidRDefault="00104043" w:rsidP="00104043">
      <w:pPr>
        <w:pStyle w:val="TS"/>
        <w:ind w:left="720" w:hanging="720"/>
      </w:pPr>
      <w:r w:rsidRPr="0081339F">
        <w:t xml:space="preserve">Holling, C. S. 1966. The strategy of building models of complex ecological systems. In: Systems Analysis in Ecology. (K. E. F. Watt, Ed.) Academic Press. Pp. 195-214. </w:t>
      </w:r>
    </w:p>
    <w:p w14:paraId="2B178877" w14:textId="77777777" w:rsidR="00104043" w:rsidRPr="0081339F" w:rsidRDefault="00104043" w:rsidP="00104043">
      <w:pPr>
        <w:pStyle w:val="TS"/>
        <w:ind w:left="720" w:hanging="720"/>
      </w:pPr>
    </w:p>
    <w:p w14:paraId="40DB0948" w14:textId="3AF9B0F1" w:rsidR="00104043" w:rsidRPr="0081339F" w:rsidDel="006E3CF1" w:rsidRDefault="00104043" w:rsidP="00104043">
      <w:pPr>
        <w:pStyle w:val="TS"/>
        <w:ind w:left="720" w:hanging="720"/>
        <w:rPr>
          <w:del w:id="503" w:author="Schwemmer, Teresa" w:date="2024-07-19T00:13:00Z" w16du:dateUtc="2024-07-19T04:13:00Z"/>
        </w:rPr>
      </w:pPr>
      <w:del w:id="504" w:author="Schwemmer, Teresa" w:date="2024-07-19T00:13:00Z" w16du:dateUtc="2024-07-19T04:13:00Z">
        <w:r w:rsidRPr="0081339F" w:rsidDel="006E3CF1">
          <w:delText xml:space="preserve">Howarth, R., Chan, F., Conley, D. J., Garnier, J., Doney, S. C., Marino, R., and Billen, G. 2011. Coupled biogeochemical cycles: eutrophication and hypoxia in temperate estuaries and coastal marine ecosystems. </w:delText>
        </w:r>
        <w:r w:rsidRPr="0081339F" w:rsidDel="006E3CF1">
          <w:rPr>
            <w:i/>
            <w:iCs/>
          </w:rPr>
          <w:delText>Front. Ecol. Environ.</w:delText>
        </w:r>
        <w:r w:rsidRPr="0081339F" w:rsidDel="006E3CF1">
          <w:delText xml:space="preserve">, 9(1): 18-26. doi: 10.1890/100008 </w:delText>
        </w:r>
      </w:del>
    </w:p>
    <w:p w14:paraId="2DFFF702" w14:textId="1805CE11" w:rsidR="00104043" w:rsidRPr="0081339F" w:rsidDel="006E3CF1" w:rsidRDefault="00104043" w:rsidP="00104043">
      <w:pPr>
        <w:pStyle w:val="TS"/>
        <w:ind w:left="720" w:hanging="720"/>
        <w:rPr>
          <w:del w:id="505" w:author="Schwemmer, Teresa" w:date="2024-07-19T00:13:00Z" w16du:dateUtc="2024-07-19T04:13:00Z"/>
        </w:rPr>
      </w:pPr>
    </w:p>
    <w:p w14:paraId="4FB3D820" w14:textId="77777777" w:rsidR="00104043" w:rsidRPr="0081339F" w:rsidRDefault="00104043" w:rsidP="00104043">
      <w:pPr>
        <w:pStyle w:val="TS"/>
        <w:ind w:left="720" w:hanging="720"/>
      </w:pPr>
      <w:bookmarkStart w:id="506" w:name="_Hlk172239190"/>
      <w:r w:rsidRPr="0081339F">
        <w:t xml:space="preserve">Jager, T. 2018. </w:t>
      </w:r>
      <w:proofErr w:type="spellStart"/>
      <w:r w:rsidRPr="0081339F">
        <w:t>DEBkiss</w:t>
      </w:r>
      <w:proofErr w:type="spellEnd"/>
      <w:r w:rsidRPr="0081339F">
        <w:t xml:space="preserve">: A Simple Framework for Animal Energy Budgets. Version 2.0. </w:t>
      </w:r>
      <w:proofErr w:type="spellStart"/>
      <w:r w:rsidRPr="0081339F">
        <w:t>Leanpub</w:t>
      </w:r>
      <w:proofErr w:type="spellEnd"/>
      <w:r w:rsidRPr="0081339F">
        <w:t xml:space="preserve">: https://leanpub.com/debkiss_book. </w:t>
      </w:r>
    </w:p>
    <w:bookmarkEnd w:id="506"/>
    <w:p w14:paraId="417719A5" w14:textId="77777777" w:rsidR="00104043" w:rsidRPr="0081339F" w:rsidRDefault="00104043" w:rsidP="00104043">
      <w:pPr>
        <w:pStyle w:val="TS"/>
        <w:ind w:left="720" w:hanging="720"/>
      </w:pPr>
    </w:p>
    <w:p w14:paraId="111F9680" w14:textId="06660421" w:rsidR="00104043" w:rsidRPr="0081339F" w:rsidRDefault="00104043" w:rsidP="00104043">
      <w:pPr>
        <w:pStyle w:val="TS"/>
        <w:ind w:left="720" w:hanging="720"/>
      </w:pPr>
      <w:r w:rsidRPr="0081339F">
        <w:t xml:space="preserve">Jager, T., Martin, B. T., and Zimmer, E. I. 2013. </w:t>
      </w:r>
      <w:proofErr w:type="spellStart"/>
      <w:r w:rsidRPr="0081339F">
        <w:t>DEBkiss</w:t>
      </w:r>
      <w:proofErr w:type="spellEnd"/>
      <w:r w:rsidRPr="0081339F">
        <w:t xml:space="preserve"> or the quest for the simplest generic model of animal life history. </w:t>
      </w:r>
      <w:r w:rsidRPr="0081339F">
        <w:rPr>
          <w:i/>
          <w:iCs/>
        </w:rPr>
        <w:t>J. Theor. Biol.</w:t>
      </w:r>
      <w:r w:rsidRPr="0081339F">
        <w:t xml:space="preserve">, 328: 9-18. </w:t>
      </w:r>
      <w:r w:rsidR="00BF38F4">
        <w:t>https://doi.org/10.1016/j.</w:t>
      </w:r>
      <w:r w:rsidR="00CC21E1">
        <w:t>jtbi.2013.03.011</w:t>
      </w:r>
    </w:p>
    <w:p w14:paraId="03DD71E3" w14:textId="77777777" w:rsidR="00104043" w:rsidRPr="0081339F" w:rsidRDefault="00104043" w:rsidP="00104043">
      <w:pPr>
        <w:pStyle w:val="TS"/>
        <w:ind w:left="720" w:hanging="720"/>
      </w:pPr>
    </w:p>
    <w:p w14:paraId="6166CC95" w14:textId="08F8B74E" w:rsidR="00104043" w:rsidRPr="0081339F" w:rsidRDefault="00104043" w:rsidP="00104043">
      <w:pPr>
        <w:pStyle w:val="TS"/>
        <w:ind w:left="720" w:hanging="720"/>
      </w:pPr>
      <w:r w:rsidRPr="0081339F">
        <w:t xml:space="preserve">Jager, T., </w:t>
      </w:r>
      <w:proofErr w:type="spellStart"/>
      <w:r w:rsidRPr="0081339F">
        <w:t>Ravagnan</w:t>
      </w:r>
      <w:proofErr w:type="spellEnd"/>
      <w:r w:rsidRPr="0081339F">
        <w:t xml:space="preserve">, E., and Dupont, S. 2016. Near-future ocean acidification impacts maintenance costs in sea-urchin larvae: Identification of stress factors and tipping points using a DEB modelling approach. </w:t>
      </w:r>
      <w:r w:rsidRPr="0081339F">
        <w:rPr>
          <w:i/>
          <w:iCs/>
        </w:rPr>
        <w:t>J. Exp. Mar. Biol. Ecol.</w:t>
      </w:r>
      <w:r w:rsidRPr="0081339F">
        <w:t xml:space="preserve">, 474: 11-17. </w:t>
      </w:r>
      <w:r w:rsidR="00CC21E1">
        <w:t>https://doi.org/10.1016/j.jembe.2015.09.016</w:t>
      </w:r>
    </w:p>
    <w:p w14:paraId="3FC35608" w14:textId="77777777" w:rsidR="00104043" w:rsidRPr="0081339F" w:rsidRDefault="00104043" w:rsidP="00104043">
      <w:pPr>
        <w:pStyle w:val="TS"/>
        <w:ind w:left="720" w:hanging="720"/>
      </w:pPr>
    </w:p>
    <w:p w14:paraId="43C84BF2" w14:textId="79B05DA9" w:rsidR="00104043" w:rsidRPr="0081339F" w:rsidRDefault="00104043" w:rsidP="00104043">
      <w:pPr>
        <w:pStyle w:val="TS"/>
        <w:ind w:left="720" w:hanging="720"/>
      </w:pPr>
      <w:r w:rsidRPr="0081339F">
        <w:t>Jager, T., Nepstad, R., Hansen, B. H., and Farkas, J. 2018. Simple energy-budget model for yolk-feeding stages of Atlantic cod (</w:t>
      </w:r>
      <w:r w:rsidRPr="0081339F">
        <w:rPr>
          <w:i/>
          <w:iCs/>
        </w:rPr>
        <w:t xml:space="preserve">Gadus </w:t>
      </w:r>
      <w:proofErr w:type="spellStart"/>
      <w:r w:rsidRPr="0081339F">
        <w:rPr>
          <w:i/>
          <w:iCs/>
        </w:rPr>
        <w:t>morhua</w:t>
      </w:r>
      <w:proofErr w:type="spellEnd"/>
      <w:r w:rsidRPr="0081339F">
        <w:t xml:space="preserve">). </w:t>
      </w:r>
      <w:r w:rsidRPr="0081339F">
        <w:rPr>
          <w:i/>
          <w:iCs/>
        </w:rPr>
        <w:t>Ecol. Modell.</w:t>
      </w:r>
      <w:r w:rsidRPr="0081339F">
        <w:t xml:space="preserve">, 385: 213-219. </w:t>
      </w:r>
      <w:r w:rsidR="00CC21E1">
        <w:t>https://doi.org/10.1016/j.ecolmodel.2018.08.003</w:t>
      </w:r>
    </w:p>
    <w:p w14:paraId="761650FD" w14:textId="77777777" w:rsidR="00104043" w:rsidRDefault="00104043" w:rsidP="00104043">
      <w:pPr>
        <w:pStyle w:val="TS"/>
        <w:ind w:left="720" w:hanging="720"/>
        <w:rPr>
          <w:ins w:id="507" w:author="Schwemmer, Teresa" w:date="2024-07-18T23:19:00Z" w16du:dateUtc="2024-07-19T03:19:00Z"/>
        </w:rPr>
      </w:pPr>
    </w:p>
    <w:p w14:paraId="2A626D4C" w14:textId="7CDD0C09" w:rsidR="00EE7824" w:rsidRPr="00EE7824" w:rsidRDefault="00EE7824" w:rsidP="00104043">
      <w:pPr>
        <w:pStyle w:val="TS"/>
        <w:ind w:left="720" w:hanging="720"/>
        <w:rPr>
          <w:ins w:id="508" w:author="Schwemmer, Teresa" w:date="2024-07-18T23:20:00Z" w16du:dateUtc="2024-07-19T03:20:00Z"/>
        </w:rPr>
      </w:pPr>
      <w:bookmarkStart w:id="509" w:name="_Hlk172239556"/>
      <w:ins w:id="510" w:author="Schwemmer, Teresa" w:date="2024-07-18T23:20:00Z" w16du:dateUtc="2024-07-19T03:20:00Z">
        <w:r>
          <w:t xml:space="preserve">Jager, T., </w:t>
        </w:r>
      </w:ins>
      <w:ins w:id="511" w:author="Schwemmer, Teresa" w:date="2024-07-18T23:21:00Z" w16du:dateUtc="2024-07-19T03:21:00Z">
        <w:r>
          <w:t>Malzahn, A. M., Hagemann, A., and H</w:t>
        </w:r>
      </w:ins>
      <w:ins w:id="512" w:author="Schwemmer, Teresa" w:date="2024-07-18T23:22:00Z" w16du:dateUtc="2024-07-19T03:22:00Z">
        <w:r>
          <w:t xml:space="preserve">ansen, B. H. 2022. Testing a simple energy-budget model for yolk-feeding stages of cleaner fish. </w:t>
        </w:r>
        <w:r>
          <w:rPr>
            <w:i/>
            <w:iCs/>
          </w:rPr>
          <w:t>Ecol. Modell.</w:t>
        </w:r>
        <w:r>
          <w:t>, 469: 110005. https://doi.org/10.1016/j.ecolmodel.2022.110005</w:t>
        </w:r>
      </w:ins>
    </w:p>
    <w:bookmarkEnd w:id="509"/>
    <w:p w14:paraId="6D9D44EF" w14:textId="77777777" w:rsidR="00EE7824" w:rsidRPr="0081339F" w:rsidRDefault="00EE7824" w:rsidP="00104043">
      <w:pPr>
        <w:pStyle w:val="TS"/>
        <w:ind w:left="720" w:hanging="720"/>
      </w:pPr>
    </w:p>
    <w:p w14:paraId="512DDE17" w14:textId="3470D942" w:rsidR="00104043" w:rsidRPr="0081339F" w:rsidRDefault="00104043" w:rsidP="00104043">
      <w:pPr>
        <w:pStyle w:val="TS"/>
        <w:ind w:left="720" w:hanging="720"/>
      </w:pPr>
      <w:proofErr w:type="spellStart"/>
      <w:r w:rsidRPr="0081339F">
        <w:t>Jusup</w:t>
      </w:r>
      <w:proofErr w:type="spellEnd"/>
      <w:r w:rsidRPr="0081339F">
        <w:t xml:space="preserve">, M., Sousa, T., Domingos, T., </w:t>
      </w:r>
      <w:proofErr w:type="spellStart"/>
      <w:r w:rsidRPr="0081339F">
        <w:t>Labinac</w:t>
      </w:r>
      <w:proofErr w:type="spellEnd"/>
      <w:r w:rsidRPr="0081339F">
        <w:t xml:space="preserve">, V., Marn, N., Wang, Z., and </w:t>
      </w:r>
      <w:proofErr w:type="spellStart"/>
      <w:r w:rsidRPr="0081339F">
        <w:t>Klanj</w:t>
      </w:r>
      <w:r w:rsidRPr="0081339F">
        <w:rPr>
          <w:rFonts w:cs="Times New Roman"/>
        </w:rPr>
        <w:t>šč</w:t>
      </w:r>
      <w:r w:rsidRPr="0081339F">
        <w:t>ek</w:t>
      </w:r>
      <w:proofErr w:type="spellEnd"/>
      <w:r w:rsidRPr="0081339F">
        <w:t xml:space="preserve">, T. 2017. Physics of metabolic organization. </w:t>
      </w:r>
      <w:r w:rsidRPr="0081339F">
        <w:rPr>
          <w:i/>
          <w:iCs/>
        </w:rPr>
        <w:t>Physics of Life Reviews</w:t>
      </w:r>
      <w:r w:rsidRPr="0081339F">
        <w:t xml:space="preserve">, 20: 1-39. </w:t>
      </w:r>
      <w:r w:rsidR="00CC21E1">
        <w:t>https://doi.org/10.1016/j.plrev.2016.09.001</w:t>
      </w:r>
    </w:p>
    <w:p w14:paraId="67ADECA6" w14:textId="77777777" w:rsidR="00104043" w:rsidRPr="0081339F" w:rsidRDefault="00104043" w:rsidP="00104043">
      <w:pPr>
        <w:pStyle w:val="TS"/>
        <w:ind w:left="720" w:hanging="720"/>
      </w:pPr>
    </w:p>
    <w:p w14:paraId="165C8369" w14:textId="63A2BAE5" w:rsidR="00104043" w:rsidRPr="0081339F" w:rsidDel="006E3CF1" w:rsidRDefault="00104043" w:rsidP="00104043">
      <w:pPr>
        <w:pStyle w:val="TS"/>
        <w:ind w:left="720" w:hanging="720"/>
        <w:rPr>
          <w:del w:id="513" w:author="Schwemmer, Teresa" w:date="2024-07-19T00:13:00Z" w16du:dateUtc="2024-07-19T04:13:00Z"/>
        </w:rPr>
      </w:pPr>
      <w:del w:id="514" w:author="Schwemmer, Teresa" w:date="2024-07-19T00:13:00Z" w16du:dateUtc="2024-07-19T04:13:00Z">
        <w:r w:rsidRPr="0081339F" w:rsidDel="006E3CF1">
          <w:delText xml:space="preserve">Kajimura, S., Aida, K., and Duan, C. 2005. Insulin-like growth factor-binding protein-1 (IGFBP-1) mediates hypoxia-induced embryonic growth and developmental retardation. </w:delText>
        </w:r>
        <w:r w:rsidRPr="0081339F" w:rsidDel="006E3CF1">
          <w:rPr>
            <w:i/>
            <w:iCs/>
          </w:rPr>
          <w:delText>Proc. Nat. Acad. Sci.</w:delText>
        </w:r>
        <w:r w:rsidRPr="0081339F" w:rsidDel="006E3CF1">
          <w:delText xml:space="preserve">, 102(4): 1240-1245. </w:delText>
        </w:r>
        <w:r w:rsidR="00CC21E1" w:rsidDel="006E3CF1">
          <w:delText>https://doi.org/10.1073/pnas.0407443102</w:delText>
        </w:r>
      </w:del>
    </w:p>
    <w:p w14:paraId="762A0438" w14:textId="74E8C0A0" w:rsidR="00104043" w:rsidRPr="0081339F" w:rsidDel="006E3CF1" w:rsidRDefault="00104043" w:rsidP="00104043">
      <w:pPr>
        <w:pStyle w:val="TS"/>
        <w:ind w:left="720" w:hanging="720"/>
        <w:rPr>
          <w:del w:id="515" w:author="Schwemmer, Teresa" w:date="2024-07-19T00:13:00Z" w16du:dateUtc="2024-07-19T04:13:00Z"/>
        </w:rPr>
      </w:pPr>
    </w:p>
    <w:p w14:paraId="44F0D792" w14:textId="20DA0154" w:rsidR="00104043" w:rsidRPr="0081339F" w:rsidDel="006E3CF1" w:rsidRDefault="00104043" w:rsidP="00104043">
      <w:pPr>
        <w:pStyle w:val="TS"/>
        <w:ind w:left="720" w:hanging="720"/>
        <w:rPr>
          <w:del w:id="516" w:author="Schwemmer, Teresa" w:date="2024-07-19T00:13:00Z" w16du:dateUtc="2024-07-19T04:13:00Z"/>
        </w:rPr>
      </w:pPr>
      <w:del w:id="517" w:author="Schwemmer, Teresa" w:date="2024-07-19T00:13:00Z" w16du:dateUtc="2024-07-19T04:13:00Z">
        <w:r w:rsidRPr="0081339F" w:rsidDel="006E3CF1">
          <w:delText xml:space="preserve">Kajimura, S., Aida, K., and Duan, C. 2006. Understanding Hypoxia-Induced Gene Expression in Early Development: In Vitro and In Vivo Analysis of Hypoxia-Inducible Factor 1-Regulated Zebra Fish Insulin-Like Growth Factor Binding Protein 1 Gene Expression. </w:delText>
        </w:r>
        <w:r w:rsidRPr="0081339F" w:rsidDel="006E3CF1">
          <w:rPr>
            <w:i/>
            <w:iCs/>
          </w:rPr>
          <w:delText>Mol. Cell. Biol.</w:delText>
        </w:r>
        <w:r w:rsidRPr="0081339F" w:rsidDel="006E3CF1">
          <w:delText xml:space="preserve">, 26(3): 1142-1155. </w:delText>
        </w:r>
        <w:r w:rsidR="00CC21E1" w:rsidDel="006E3CF1">
          <w:delText>https://doi.org/10.1128/MCB.26.3.1142-1155.2006</w:delText>
        </w:r>
      </w:del>
    </w:p>
    <w:p w14:paraId="668AE65C" w14:textId="6671B42D" w:rsidR="00104043" w:rsidRPr="0081339F" w:rsidDel="006E3CF1" w:rsidRDefault="00104043" w:rsidP="00104043">
      <w:pPr>
        <w:pStyle w:val="TS"/>
        <w:ind w:left="720" w:hanging="720"/>
        <w:rPr>
          <w:del w:id="518" w:author="Schwemmer, Teresa" w:date="2024-07-19T00:13:00Z" w16du:dateUtc="2024-07-19T04:13:00Z"/>
        </w:rPr>
      </w:pPr>
    </w:p>
    <w:p w14:paraId="79B44DF5" w14:textId="5123DE19" w:rsidR="00104043" w:rsidRPr="0081339F" w:rsidRDefault="00104043" w:rsidP="00104043">
      <w:pPr>
        <w:pStyle w:val="TS"/>
        <w:ind w:left="720" w:hanging="720"/>
      </w:pPr>
      <w:r w:rsidRPr="0081339F">
        <w:t xml:space="preserve">Kamler, E. 2008. Resource allocation in yolk-feeding fish. </w:t>
      </w:r>
      <w:r w:rsidRPr="0081339F">
        <w:rPr>
          <w:i/>
          <w:iCs/>
        </w:rPr>
        <w:t>Rev. Fish. Biol. Fisheries</w:t>
      </w:r>
      <w:r w:rsidRPr="0081339F">
        <w:t xml:space="preserve">, 18: 143-200. </w:t>
      </w:r>
      <w:r w:rsidR="00CC21E1">
        <w:t>https://doi.org/10.1007/s11160-007-9070-x</w:t>
      </w:r>
    </w:p>
    <w:p w14:paraId="151F977C" w14:textId="77777777" w:rsidR="00104043" w:rsidRPr="0081339F" w:rsidRDefault="00104043" w:rsidP="00104043">
      <w:pPr>
        <w:pStyle w:val="TS"/>
        <w:ind w:left="720" w:hanging="720"/>
      </w:pPr>
    </w:p>
    <w:p w14:paraId="78031DAD" w14:textId="77777777" w:rsidR="00104043" w:rsidRDefault="00104043" w:rsidP="00104043">
      <w:pPr>
        <w:pStyle w:val="TS"/>
        <w:ind w:left="720" w:hanging="720"/>
        <w:rPr>
          <w:ins w:id="519" w:author="Schwemmer, Teresa" w:date="2024-07-18T23:16:00Z" w16du:dateUtc="2024-07-19T03:16:00Z"/>
        </w:rPr>
      </w:pPr>
      <w:bookmarkStart w:id="520" w:name="_Hlk172239302"/>
      <w:r w:rsidRPr="0081339F">
        <w:t xml:space="preserve">Klahre, L. E. 1997. </w:t>
      </w:r>
      <w:proofErr w:type="spellStart"/>
      <w:r w:rsidRPr="0081339F">
        <w:t>Countergradient</w:t>
      </w:r>
      <w:proofErr w:type="spellEnd"/>
      <w:r w:rsidRPr="0081339F">
        <w:t xml:space="preserve"> Variation in Egg Production Rate of the Atlantic Silverside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[Master’s thesis]. Stony Brook University. </w:t>
      </w:r>
    </w:p>
    <w:bookmarkEnd w:id="520"/>
    <w:p w14:paraId="31B0F156" w14:textId="77777777" w:rsidR="009668FF" w:rsidRDefault="009668FF" w:rsidP="00104043">
      <w:pPr>
        <w:pStyle w:val="TS"/>
        <w:ind w:left="720" w:hanging="720"/>
        <w:rPr>
          <w:ins w:id="521" w:author="Schwemmer, Teresa" w:date="2024-07-18T23:16:00Z" w16du:dateUtc="2024-07-19T03:16:00Z"/>
        </w:rPr>
      </w:pPr>
    </w:p>
    <w:p w14:paraId="024A8B13" w14:textId="17FCC578" w:rsidR="009668FF" w:rsidRPr="009668FF" w:rsidRDefault="009668FF" w:rsidP="00104043">
      <w:pPr>
        <w:pStyle w:val="TS"/>
        <w:ind w:left="720" w:hanging="720"/>
      </w:pPr>
      <w:proofErr w:type="spellStart"/>
      <w:ins w:id="522" w:author="Schwemmer, Teresa" w:date="2024-07-18T23:16:00Z" w16du:dateUtc="2024-07-19T03:16:00Z">
        <w:r>
          <w:lastRenderedPageBreak/>
          <w:t>Kooijman</w:t>
        </w:r>
        <w:proofErr w:type="spellEnd"/>
        <w:r>
          <w:t xml:space="preserve">, S. A. </w:t>
        </w:r>
      </w:ins>
      <w:ins w:id="523" w:author="Schwemmer, Teresa" w:date="2024-07-18T23:17:00Z" w16du:dateUtc="2024-07-19T03:17:00Z">
        <w:r>
          <w:t xml:space="preserve">L. M. 1998. The Synthesizing Unit </w:t>
        </w:r>
        <w:proofErr w:type="gramStart"/>
        <w:r>
          <w:t>as</w:t>
        </w:r>
        <w:proofErr w:type="gramEnd"/>
        <w:r>
          <w:t xml:space="preserve"> model for the stoichiometric fusion and branching of metabolic fluxes. </w:t>
        </w:r>
        <w:proofErr w:type="spellStart"/>
        <w:r>
          <w:rPr>
            <w:i/>
            <w:iCs/>
          </w:rPr>
          <w:t>Biophys</w:t>
        </w:r>
        <w:proofErr w:type="spellEnd"/>
        <w:r>
          <w:rPr>
            <w:i/>
            <w:iCs/>
          </w:rPr>
          <w:t>. Chem.</w:t>
        </w:r>
        <w:r>
          <w:t xml:space="preserve">, 73: 179-188. </w:t>
        </w:r>
      </w:ins>
      <w:ins w:id="524" w:author="Schwemmer, Teresa" w:date="2024-07-18T23:18:00Z" w16du:dateUtc="2024-07-19T03:18:00Z">
        <w:r>
          <w:t>https://doi.org/10.1016/S0301-4622(98)00162-8</w:t>
        </w:r>
      </w:ins>
    </w:p>
    <w:p w14:paraId="2A966771" w14:textId="77777777" w:rsidR="00104043" w:rsidRPr="0081339F" w:rsidRDefault="00104043" w:rsidP="00104043">
      <w:pPr>
        <w:pStyle w:val="TS"/>
        <w:ind w:left="720" w:hanging="720"/>
      </w:pPr>
    </w:p>
    <w:p w14:paraId="670B1B9C" w14:textId="77777777" w:rsidR="00104043" w:rsidRPr="0081339F" w:rsidRDefault="00104043" w:rsidP="00104043">
      <w:pPr>
        <w:pStyle w:val="TS"/>
        <w:ind w:left="720" w:hanging="720"/>
      </w:pPr>
      <w:proofErr w:type="spellStart"/>
      <w:r w:rsidRPr="0081339F">
        <w:t>Kooijman</w:t>
      </w:r>
      <w:proofErr w:type="spellEnd"/>
      <w:r w:rsidRPr="0081339F">
        <w:t xml:space="preserve">, S. A. L. M. 2010a. Dynamic Energy Budget Theory for Metabolic </w:t>
      </w:r>
      <w:proofErr w:type="spellStart"/>
      <w:r w:rsidRPr="0081339F">
        <w:t>Organisation</w:t>
      </w:r>
      <w:proofErr w:type="spellEnd"/>
      <w:r w:rsidRPr="0081339F">
        <w:t xml:space="preserve">. Cambridge University Press, Cambridge. </w:t>
      </w:r>
    </w:p>
    <w:p w14:paraId="302F2D67" w14:textId="77777777" w:rsidR="00104043" w:rsidRPr="0081339F" w:rsidRDefault="00104043" w:rsidP="00104043">
      <w:pPr>
        <w:pStyle w:val="TS"/>
        <w:ind w:left="720" w:hanging="720"/>
      </w:pPr>
    </w:p>
    <w:p w14:paraId="1CED9A51" w14:textId="77777777" w:rsidR="00104043" w:rsidRPr="0081339F" w:rsidRDefault="00104043" w:rsidP="00104043">
      <w:pPr>
        <w:pStyle w:val="TS"/>
        <w:ind w:left="720" w:hanging="720"/>
      </w:pPr>
      <w:proofErr w:type="spellStart"/>
      <w:r w:rsidRPr="0081339F">
        <w:t>Kooijman</w:t>
      </w:r>
      <w:proofErr w:type="spellEnd"/>
      <w:r w:rsidRPr="0081339F">
        <w:t xml:space="preserve">, S. A. L. M. 2010b. Comments on Dynamic Energy Budget Theory for Metabolic </w:t>
      </w:r>
      <w:proofErr w:type="spellStart"/>
      <w:r w:rsidRPr="0081339F">
        <w:t>Organisation</w:t>
      </w:r>
      <w:proofErr w:type="spellEnd"/>
      <w:r w:rsidRPr="0081339F">
        <w:t xml:space="preserve">. Cambridge University Press, Cambridge. </w:t>
      </w:r>
    </w:p>
    <w:p w14:paraId="6245DD5B" w14:textId="77777777" w:rsidR="00104043" w:rsidRPr="0081339F" w:rsidRDefault="00104043" w:rsidP="00104043">
      <w:pPr>
        <w:pStyle w:val="TS"/>
        <w:ind w:left="720" w:hanging="720"/>
      </w:pPr>
    </w:p>
    <w:p w14:paraId="2D49D449" w14:textId="2803839F" w:rsidR="00104043" w:rsidRPr="0081339F" w:rsidRDefault="00104043" w:rsidP="00104043">
      <w:pPr>
        <w:pStyle w:val="TS"/>
        <w:ind w:left="720" w:hanging="720"/>
      </w:pPr>
      <w:proofErr w:type="spellStart"/>
      <w:r w:rsidRPr="0081339F">
        <w:t>Kooijman</w:t>
      </w:r>
      <w:proofErr w:type="spellEnd"/>
      <w:r w:rsidRPr="0081339F">
        <w:t xml:space="preserve">, S. A. L. M. 2018. Models in stress research. </w:t>
      </w:r>
      <w:r w:rsidRPr="0081339F">
        <w:rPr>
          <w:i/>
          <w:iCs/>
        </w:rPr>
        <w:t>Ecol. Complex.</w:t>
      </w:r>
      <w:r w:rsidRPr="0081339F">
        <w:t xml:space="preserve">, 34: 161-177. </w:t>
      </w:r>
      <w:r w:rsidR="00CC21E1">
        <w:t>https://doi.org/10.1016/j.ecocom.2017.07.006</w:t>
      </w:r>
    </w:p>
    <w:p w14:paraId="0461C166" w14:textId="77777777" w:rsidR="00104043" w:rsidRPr="0081339F" w:rsidRDefault="00104043" w:rsidP="00104043">
      <w:pPr>
        <w:pStyle w:val="TS"/>
        <w:ind w:left="720" w:hanging="720"/>
      </w:pPr>
    </w:p>
    <w:p w14:paraId="35452778" w14:textId="1502BC2A" w:rsidR="00104043" w:rsidRPr="0081339F" w:rsidRDefault="00104043" w:rsidP="00104043">
      <w:pPr>
        <w:pStyle w:val="TS"/>
        <w:ind w:left="720" w:hanging="720"/>
      </w:pPr>
      <w:proofErr w:type="spellStart"/>
      <w:r w:rsidRPr="0081339F">
        <w:t>Kooijman</w:t>
      </w:r>
      <w:proofErr w:type="spellEnd"/>
      <w:r w:rsidRPr="0081339F">
        <w:t xml:space="preserve">, S. A. L. M., and Metz, J. A. J. 1984. On the dynamics of chemically stressed populations: The deduction of population consequences from effects on individuals. </w:t>
      </w:r>
      <w:r w:rsidRPr="0081339F">
        <w:rPr>
          <w:i/>
          <w:iCs/>
        </w:rPr>
        <w:t>Ecotoxicology and Environmental Safety</w:t>
      </w:r>
      <w:r w:rsidRPr="0081339F">
        <w:t xml:space="preserve">, 8(3): 254-274. </w:t>
      </w:r>
      <w:r w:rsidR="00CC21E1" w:rsidRPr="00CC21E1">
        <w:t>https://doi.org/10.1016/0147-6513(84)90029-0</w:t>
      </w:r>
    </w:p>
    <w:p w14:paraId="3907F006" w14:textId="77777777" w:rsidR="00104043" w:rsidRPr="0081339F" w:rsidRDefault="00104043" w:rsidP="00104043">
      <w:pPr>
        <w:pStyle w:val="TS"/>
        <w:ind w:left="720" w:hanging="720"/>
      </w:pPr>
    </w:p>
    <w:p w14:paraId="008FF053" w14:textId="3200F7E5" w:rsidR="00104043" w:rsidRPr="0081339F" w:rsidRDefault="00104043" w:rsidP="00104043">
      <w:pPr>
        <w:pStyle w:val="TS"/>
        <w:ind w:left="720" w:hanging="720"/>
      </w:pPr>
      <w:proofErr w:type="spellStart"/>
      <w:r w:rsidRPr="0081339F">
        <w:t>Kooijman</w:t>
      </w:r>
      <w:proofErr w:type="spellEnd"/>
      <w:r w:rsidRPr="0081339F">
        <w:t xml:space="preserve">, S. A. L. M., Baas, J., Bontje, D., </w:t>
      </w:r>
      <w:proofErr w:type="spellStart"/>
      <w:r w:rsidRPr="0081339F">
        <w:t>Broerse</w:t>
      </w:r>
      <w:proofErr w:type="spellEnd"/>
      <w:r w:rsidRPr="0081339F">
        <w:t xml:space="preserve">, M., van </w:t>
      </w:r>
      <w:proofErr w:type="spellStart"/>
      <w:r w:rsidRPr="0081339F">
        <w:t>Gestel</w:t>
      </w:r>
      <w:proofErr w:type="spellEnd"/>
      <w:r w:rsidRPr="0081339F">
        <w:t xml:space="preserve">, C. A. M., and Jager, T. 2009. Ecotoxicological Applications of Dynamic Energy Budget Theory. In: </w:t>
      </w:r>
      <w:r w:rsidRPr="0081339F">
        <w:rPr>
          <w:i/>
          <w:iCs/>
        </w:rPr>
        <w:t>Emerging Topics in Ecotoxicology, Vol. 2: Ecotoxicology Modeling</w:t>
      </w:r>
      <w:r w:rsidRPr="0081339F">
        <w:t xml:space="preserve"> (Ed. Devillers, J.), pp. 237-259. Boston, MA: Springer. </w:t>
      </w:r>
      <w:r w:rsidR="00CC21E1" w:rsidRPr="00CC21E1">
        <w:t>https://doi.org/10.1007/978-1-4419-0197-2_9</w:t>
      </w:r>
    </w:p>
    <w:p w14:paraId="2D0340F9" w14:textId="77777777" w:rsidR="00104043" w:rsidRPr="0081339F" w:rsidRDefault="00104043" w:rsidP="00104043">
      <w:pPr>
        <w:pStyle w:val="TS"/>
        <w:ind w:left="720" w:hanging="720"/>
      </w:pPr>
    </w:p>
    <w:p w14:paraId="70E0595C" w14:textId="2A9454E7" w:rsidR="00104043" w:rsidRPr="0081339F" w:rsidRDefault="00104043" w:rsidP="00104043">
      <w:pPr>
        <w:pStyle w:val="TS"/>
        <w:ind w:left="720" w:hanging="720"/>
      </w:pPr>
      <w:proofErr w:type="spellStart"/>
      <w:r w:rsidRPr="0081339F">
        <w:t>Kooijman</w:t>
      </w:r>
      <w:proofErr w:type="spellEnd"/>
      <w:r w:rsidRPr="0081339F">
        <w:t xml:space="preserve">, S. A. L. M., Lika, K., Augustine, S., Marn, N., and Kooi, B. W. 2020. The energetic basis of population growth in animal kingdom. </w:t>
      </w:r>
      <w:r w:rsidRPr="0081339F">
        <w:rPr>
          <w:i/>
          <w:iCs/>
        </w:rPr>
        <w:t>Ecol. Modell.</w:t>
      </w:r>
      <w:r w:rsidRPr="0081339F">
        <w:t xml:space="preserve">, 428: 109055. </w:t>
      </w:r>
      <w:r w:rsidR="00CC21E1" w:rsidRPr="00CC21E1">
        <w:t>https://doi.org/10.1016/j.ecolmodel.2020.109055</w:t>
      </w:r>
    </w:p>
    <w:p w14:paraId="69D12002" w14:textId="5A53AE76" w:rsidR="00104043" w:rsidRPr="0081339F" w:rsidDel="006E3CF1" w:rsidRDefault="00104043" w:rsidP="00104043">
      <w:pPr>
        <w:pStyle w:val="TS"/>
        <w:ind w:left="720" w:hanging="720"/>
        <w:rPr>
          <w:del w:id="525" w:author="Schwemmer, Teresa" w:date="2024-07-19T00:14:00Z" w16du:dateUtc="2024-07-19T04:14:00Z"/>
        </w:rPr>
      </w:pPr>
    </w:p>
    <w:p w14:paraId="16C5DF72" w14:textId="3AC5D92F" w:rsidR="00104043" w:rsidRPr="0081339F" w:rsidDel="006E3CF1" w:rsidRDefault="00104043" w:rsidP="00104043">
      <w:pPr>
        <w:pStyle w:val="TS"/>
        <w:ind w:left="720" w:hanging="720"/>
        <w:rPr>
          <w:del w:id="526" w:author="Schwemmer, Teresa" w:date="2024-07-19T00:14:00Z" w16du:dateUtc="2024-07-19T04:14:00Z"/>
        </w:rPr>
      </w:pPr>
      <w:del w:id="527" w:author="Schwemmer, Teresa" w:date="2024-07-19T00:14:00Z" w16du:dateUtc="2024-07-19T04:14:00Z">
        <w:r w:rsidRPr="0081339F" w:rsidDel="006E3CF1">
          <w:delText xml:space="preserve">Kramer, D. L. 1987. Dissolved oxygen and fish behavior. </w:delText>
        </w:r>
        <w:r w:rsidRPr="0081339F" w:rsidDel="006E3CF1">
          <w:rPr>
            <w:i/>
            <w:iCs/>
          </w:rPr>
          <w:delText>Environmental Biology of Fishes</w:delText>
        </w:r>
        <w:r w:rsidRPr="0081339F" w:rsidDel="006E3CF1">
          <w:delText xml:space="preserve">, 18: 81-92. </w:delText>
        </w:r>
        <w:r w:rsidR="00CC21E1" w:rsidRPr="00CC21E1" w:rsidDel="006E3CF1">
          <w:delText>https://doi.org/10.1007/BF00002597</w:delText>
        </w:r>
      </w:del>
    </w:p>
    <w:p w14:paraId="4019CF69" w14:textId="77777777" w:rsidR="00104043" w:rsidRPr="0081339F" w:rsidRDefault="00104043" w:rsidP="00104043">
      <w:pPr>
        <w:pStyle w:val="TS"/>
        <w:ind w:left="720" w:hanging="720"/>
      </w:pPr>
    </w:p>
    <w:p w14:paraId="3936D56C" w14:textId="3EC98C07" w:rsidR="00104043" w:rsidRPr="0081339F" w:rsidRDefault="00104043" w:rsidP="00104043">
      <w:pPr>
        <w:pStyle w:val="TS"/>
        <w:ind w:left="720" w:hanging="720"/>
      </w:pPr>
      <w:r w:rsidRPr="0081339F">
        <w:t xml:space="preserve">Landry, C. A., Steele, S. L., Manning, S., and Cheek, A. O. 2007. Long term hypoxia suppresses reproductive capacity in the estuarine fish, </w:t>
      </w:r>
      <w:proofErr w:type="spellStart"/>
      <w:r w:rsidRPr="0081339F">
        <w:rPr>
          <w:i/>
          <w:iCs/>
        </w:rPr>
        <w:t>Fundulus</w:t>
      </w:r>
      <w:proofErr w:type="spellEnd"/>
      <w:r w:rsidRPr="0081339F">
        <w:rPr>
          <w:i/>
          <w:iCs/>
        </w:rPr>
        <w:t xml:space="preserve"> grandis</w:t>
      </w:r>
      <w:r w:rsidRPr="0081339F">
        <w:t xml:space="preserve">. </w:t>
      </w:r>
      <w:r w:rsidRPr="0081339F">
        <w:rPr>
          <w:i/>
          <w:iCs/>
        </w:rPr>
        <w:t xml:space="preserve">Comp. </w:t>
      </w:r>
      <w:proofErr w:type="spellStart"/>
      <w:r w:rsidRPr="0081339F">
        <w:rPr>
          <w:i/>
          <w:iCs/>
        </w:rPr>
        <w:t>Biochem</w:t>
      </w:r>
      <w:proofErr w:type="spellEnd"/>
      <w:r w:rsidRPr="0081339F">
        <w:rPr>
          <w:i/>
          <w:iCs/>
        </w:rPr>
        <w:t xml:space="preserve">. Physiol. Part A: Mol. </w:t>
      </w:r>
      <w:proofErr w:type="spellStart"/>
      <w:r w:rsidRPr="0081339F">
        <w:rPr>
          <w:i/>
          <w:iCs/>
        </w:rPr>
        <w:t>Integr</w:t>
      </w:r>
      <w:proofErr w:type="spellEnd"/>
      <w:r w:rsidRPr="0081339F">
        <w:rPr>
          <w:i/>
          <w:iCs/>
        </w:rPr>
        <w:t>. Physiol.</w:t>
      </w:r>
      <w:r w:rsidRPr="0081339F">
        <w:t xml:space="preserve">, 148(2): 317-323. </w:t>
      </w:r>
      <w:r w:rsidR="00CC21E1" w:rsidRPr="00CC21E1">
        <w:t>https://doi.org/10.1016/j.cbpa.2007.04.023</w:t>
      </w:r>
    </w:p>
    <w:p w14:paraId="07A667C1" w14:textId="77777777" w:rsidR="00104043" w:rsidRPr="0081339F" w:rsidRDefault="00104043" w:rsidP="00104043">
      <w:pPr>
        <w:pStyle w:val="TS"/>
        <w:ind w:left="720" w:hanging="720"/>
      </w:pPr>
    </w:p>
    <w:p w14:paraId="15E71096" w14:textId="5B40ABE1" w:rsidR="00104043" w:rsidRPr="0081339F" w:rsidRDefault="00104043" w:rsidP="00104043">
      <w:pPr>
        <w:pStyle w:val="TS"/>
        <w:ind w:left="720" w:hanging="720"/>
      </w:pPr>
      <w:r w:rsidRPr="0081339F">
        <w:t xml:space="preserve">Lankford, T. E., Billerbeck, J. M., and Conover, D. O. 2001. Evolution of intrinsic growth and energy acquisition rates. II. Trade-offs with vulnerability to predation in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w:t>
      </w:r>
      <w:r w:rsidRPr="0081339F">
        <w:rPr>
          <w:i/>
          <w:iCs/>
        </w:rPr>
        <w:t>Evolution</w:t>
      </w:r>
      <w:r w:rsidRPr="0081339F">
        <w:t>, 55(9): 1873-1881.</w:t>
      </w:r>
      <w:r w:rsidR="00CC21E1" w:rsidRPr="00CC21E1">
        <w:t xml:space="preserve"> https://doi.org/10.1111/j.0014-3820.2001.tb00836.x</w:t>
      </w:r>
    </w:p>
    <w:p w14:paraId="5C740A2E" w14:textId="77777777" w:rsidR="00104043" w:rsidRPr="0081339F" w:rsidRDefault="00104043" w:rsidP="00104043">
      <w:pPr>
        <w:pStyle w:val="TS"/>
        <w:ind w:left="720" w:hanging="720"/>
      </w:pPr>
    </w:p>
    <w:p w14:paraId="6AB76FAF" w14:textId="77777777" w:rsidR="00104043" w:rsidRPr="0081339F" w:rsidRDefault="00104043" w:rsidP="00104043">
      <w:pPr>
        <w:pStyle w:val="TS"/>
        <w:ind w:left="720" w:hanging="720"/>
      </w:pPr>
      <w:r w:rsidRPr="0081339F">
        <w:t xml:space="preserve">Lavaud, R., </w:t>
      </w:r>
      <w:proofErr w:type="spellStart"/>
      <w:r w:rsidRPr="0081339F">
        <w:t>Filgueira</w:t>
      </w:r>
      <w:proofErr w:type="spellEnd"/>
      <w:r w:rsidRPr="0081339F">
        <w:t xml:space="preserve">, R., and Augustine, S. 2019. The role of Dynamic Energy Budgets in conservation physiology. </w:t>
      </w:r>
      <w:proofErr w:type="spellStart"/>
      <w:r w:rsidRPr="0081339F">
        <w:rPr>
          <w:i/>
          <w:iCs/>
        </w:rPr>
        <w:t>Conserv</w:t>
      </w:r>
      <w:proofErr w:type="spellEnd"/>
      <w:r w:rsidRPr="0081339F">
        <w:rPr>
          <w:i/>
          <w:iCs/>
        </w:rPr>
        <w:t>. Physiol.</w:t>
      </w:r>
      <w:r w:rsidRPr="0081339F">
        <w:t xml:space="preserve">, 9(1): coab083. </w:t>
      </w:r>
      <w:proofErr w:type="spellStart"/>
      <w:r w:rsidRPr="0081339F">
        <w:t>doi</w:t>
      </w:r>
      <w:proofErr w:type="spellEnd"/>
      <w:r w:rsidRPr="0081339F">
        <w:t>: 10.1093/</w:t>
      </w:r>
      <w:proofErr w:type="spellStart"/>
      <w:r w:rsidRPr="0081339F">
        <w:t>conphys</w:t>
      </w:r>
      <w:proofErr w:type="spellEnd"/>
      <w:r w:rsidRPr="0081339F">
        <w:t xml:space="preserve">/coab083 </w:t>
      </w:r>
    </w:p>
    <w:p w14:paraId="1A4478C6" w14:textId="77777777" w:rsidR="00104043" w:rsidRPr="0081339F" w:rsidRDefault="00104043" w:rsidP="00104043">
      <w:pPr>
        <w:pStyle w:val="TS"/>
        <w:ind w:left="720" w:hanging="720"/>
      </w:pPr>
    </w:p>
    <w:p w14:paraId="4FDA027F" w14:textId="77777777" w:rsidR="00104043" w:rsidRPr="0081339F" w:rsidRDefault="00104043" w:rsidP="00104043">
      <w:pPr>
        <w:pStyle w:val="TS"/>
        <w:ind w:left="720" w:hanging="720"/>
      </w:pPr>
      <w:r w:rsidRPr="0081339F">
        <w:t xml:space="preserve">Lavaud, R., </w:t>
      </w:r>
      <w:proofErr w:type="spellStart"/>
      <w:r w:rsidRPr="0081339F">
        <w:t>Filgueira</w:t>
      </w:r>
      <w:proofErr w:type="spellEnd"/>
      <w:r w:rsidRPr="0081339F">
        <w:t xml:space="preserve">, R., and Augustine, S. 2021. The role of Dynamic Energy Budgets in conservation physiology. </w:t>
      </w:r>
      <w:proofErr w:type="spellStart"/>
      <w:r w:rsidRPr="0081339F">
        <w:rPr>
          <w:i/>
          <w:iCs/>
        </w:rPr>
        <w:t>Conserv</w:t>
      </w:r>
      <w:proofErr w:type="spellEnd"/>
      <w:r w:rsidRPr="0081339F">
        <w:rPr>
          <w:i/>
          <w:iCs/>
        </w:rPr>
        <w:t>. Physiol.</w:t>
      </w:r>
      <w:r w:rsidRPr="0081339F">
        <w:t xml:space="preserve">, 9(1): coab083. </w:t>
      </w:r>
      <w:proofErr w:type="spellStart"/>
      <w:r w:rsidRPr="0081339F">
        <w:t>doi</w:t>
      </w:r>
      <w:proofErr w:type="spellEnd"/>
      <w:r w:rsidRPr="0081339F">
        <w:t>: 10.1093/</w:t>
      </w:r>
      <w:proofErr w:type="spellStart"/>
      <w:r w:rsidRPr="0081339F">
        <w:t>conphys</w:t>
      </w:r>
      <w:proofErr w:type="spellEnd"/>
      <w:r w:rsidRPr="0081339F">
        <w:t xml:space="preserve">/coab083. </w:t>
      </w:r>
    </w:p>
    <w:p w14:paraId="799E8F4F" w14:textId="77777777" w:rsidR="00104043" w:rsidRPr="0081339F" w:rsidRDefault="00104043" w:rsidP="00104043">
      <w:pPr>
        <w:pStyle w:val="TS"/>
        <w:ind w:left="720" w:hanging="720"/>
      </w:pPr>
    </w:p>
    <w:p w14:paraId="52ECCD59" w14:textId="6DBEF2EF" w:rsidR="00104043" w:rsidRPr="0081339F" w:rsidRDefault="00104043" w:rsidP="00104043">
      <w:pPr>
        <w:pStyle w:val="TS"/>
        <w:ind w:left="720" w:hanging="720"/>
      </w:pPr>
      <w:bookmarkStart w:id="528" w:name="_Hlk172239216"/>
      <w:r w:rsidRPr="0081339F">
        <w:lastRenderedPageBreak/>
        <w:t>Letcher, B. H. and Bengtson, D. A. 1993. Effects of food density and temperature on feeding and growth of young inland silversides (</w:t>
      </w:r>
      <w:proofErr w:type="spellStart"/>
      <w:r w:rsidRPr="0081339F">
        <w:rPr>
          <w:i/>
          <w:iCs/>
        </w:rPr>
        <w:t>Menidia</w:t>
      </w:r>
      <w:proofErr w:type="spellEnd"/>
      <w:r w:rsidRPr="0081339F">
        <w:rPr>
          <w:i/>
          <w:iCs/>
        </w:rPr>
        <w:t xml:space="preserve"> </w:t>
      </w:r>
      <w:proofErr w:type="spellStart"/>
      <w:r w:rsidRPr="0081339F">
        <w:rPr>
          <w:i/>
          <w:iCs/>
        </w:rPr>
        <w:t>beryllina</w:t>
      </w:r>
      <w:proofErr w:type="spellEnd"/>
      <w:r w:rsidRPr="0081339F">
        <w:t xml:space="preserve">). </w:t>
      </w:r>
      <w:r w:rsidRPr="0081339F">
        <w:rPr>
          <w:i/>
          <w:iCs/>
        </w:rPr>
        <w:t>J. Fish Biol.</w:t>
      </w:r>
      <w:r w:rsidRPr="0081339F">
        <w:t>, 43: 671-686.</w:t>
      </w:r>
      <w:r w:rsidR="00CC21E1" w:rsidRPr="00CC21E1">
        <w:t xml:space="preserve"> https://doi.org/10.1111/j.1095-8649.1993.tb01145.x</w:t>
      </w:r>
    </w:p>
    <w:bookmarkEnd w:id="528"/>
    <w:p w14:paraId="618EAEB7" w14:textId="77777777" w:rsidR="00104043" w:rsidRPr="0081339F" w:rsidRDefault="00104043" w:rsidP="00104043">
      <w:pPr>
        <w:pStyle w:val="TS"/>
        <w:ind w:left="720" w:hanging="720"/>
      </w:pPr>
    </w:p>
    <w:p w14:paraId="39D18516" w14:textId="5E781227" w:rsidR="00104043" w:rsidRPr="0081339F" w:rsidRDefault="00104043" w:rsidP="00104043">
      <w:pPr>
        <w:pStyle w:val="TS"/>
        <w:ind w:left="720" w:hanging="720"/>
      </w:pPr>
      <w:r w:rsidRPr="0081339F">
        <w:t xml:space="preserve">Lika, K., Kearney, M. R., Freitas, V., van der Veer, H. W., van der Meer, J., </w:t>
      </w:r>
      <w:proofErr w:type="spellStart"/>
      <w:r w:rsidRPr="0081339F">
        <w:t>Mijsman</w:t>
      </w:r>
      <w:proofErr w:type="spellEnd"/>
      <w:r w:rsidRPr="0081339F">
        <w:t xml:space="preserve">, J. W. M., </w:t>
      </w:r>
      <w:proofErr w:type="spellStart"/>
      <w:r w:rsidRPr="0081339F">
        <w:t>Pecqueries</w:t>
      </w:r>
      <w:proofErr w:type="spellEnd"/>
      <w:r w:rsidRPr="0081339F">
        <w:t xml:space="preserve">, L., and </w:t>
      </w:r>
      <w:proofErr w:type="spellStart"/>
      <w:r w:rsidRPr="0081339F">
        <w:t>Kooijman</w:t>
      </w:r>
      <w:proofErr w:type="spellEnd"/>
      <w:r w:rsidRPr="0081339F">
        <w:t xml:space="preserve">, S. A. L. M. 2011. The “covariation method” for estimating the parameters of the standard Dynamic Energy Budget model I: Philosophy and approach. </w:t>
      </w:r>
      <w:r w:rsidRPr="0081339F">
        <w:rPr>
          <w:i/>
          <w:iCs/>
        </w:rPr>
        <w:t>J. Sea Res.</w:t>
      </w:r>
      <w:r w:rsidRPr="0081339F">
        <w:t xml:space="preserve">, 66(4): 270-277. </w:t>
      </w:r>
      <w:r w:rsidR="00CC21E1" w:rsidRPr="00CC21E1">
        <w:t>https://doi.org/10.1016/j.seares.2011.07.010</w:t>
      </w:r>
    </w:p>
    <w:p w14:paraId="35EB7855" w14:textId="77777777" w:rsidR="00104043" w:rsidRPr="0081339F" w:rsidRDefault="00104043" w:rsidP="00104043">
      <w:pPr>
        <w:pStyle w:val="TS"/>
        <w:ind w:left="720" w:hanging="720"/>
      </w:pPr>
    </w:p>
    <w:p w14:paraId="25741877" w14:textId="77777777" w:rsidR="00104043" w:rsidRPr="0081339F" w:rsidRDefault="00104043" w:rsidP="00104043">
      <w:pPr>
        <w:pStyle w:val="TS"/>
        <w:ind w:left="720" w:hanging="720"/>
      </w:pPr>
      <w:r w:rsidRPr="0081339F">
        <w:t xml:space="preserve">Marques, G. M., Augustine, S., Lika, K., </w:t>
      </w:r>
      <w:proofErr w:type="spellStart"/>
      <w:r w:rsidRPr="0081339F">
        <w:t>Pecquerie</w:t>
      </w:r>
      <w:proofErr w:type="spellEnd"/>
      <w:r w:rsidRPr="0081339F">
        <w:t xml:space="preserve">, L., Domingos, T., and </w:t>
      </w:r>
      <w:proofErr w:type="spellStart"/>
      <w:r w:rsidRPr="0081339F">
        <w:t>Kooijman</w:t>
      </w:r>
      <w:proofErr w:type="spellEnd"/>
      <w:r w:rsidRPr="0081339F">
        <w:t xml:space="preserve">, S. A. L. M. 2018. The </w:t>
      </w:r>
      <w:proofErr w:type="spellStart"/>
      <w:r w:rsidRPr="0081339F">
        <w:t>AmP</w:t>
      </w:r>
      <w:proofErr w:type="spellEnd"/>
      <w:r w:rsidRPr="0081339F">
        <w:t xml:space="preserve"> project: Comparing species </w:t>
      </w:r>
      <w:proofErr w:type="gramStart"/>
      <w:r w:rsidRPr="0081339F">
        <w:t>on the basis of</w:t>
      </w:r>
      <w:proofErr w:type="gramEnd"/>
      <w:r w:rsidRPr="0081339F">
        <w:t xml:space="preserve"> dynamic energy budget parameters. </w:t>
      </w:r>
      <w:proofErr w:type="spellStart"/>
      <w:r w:rsidRPr="0081339F">
        <w:rPr>
          <w:i/>
          <w:iCs/>
        </w:rPr>
        <w:t>PLoS</w:t>
      </w:r>
      <w:proofErr w:type="spellEnd"/>
      <w:r w:rsidRPr="0081339F">
        <w:rPr>
          <w:i/>
          <w:iCs/>
        </w:rPr>
        <w:t xml:space="preserve"> </w:t>
      </w:r>
      <w:proofErr w:type="spellStart"/>
      <w:r w:rsidRPr="0081339F">
        <w:rPr>
          <w:i/>
          <w:iCs/>
        </w:rPr>
        <w:t>Comput</w:t>
      </w:r>
      <w:proofErr w:type="spellEnd"/>
      <w:r w:rsidRPr="0081339F">
        <w:rPr>
          <w:i/>
          <w:iCs/>
        </w:rPr>
        <w:t>. Biol.</w:t>
      </w:r>
      <w:r w:rsidRPr="0081339F">
        <w:t xml:space="preserve">, 14(5): e1006100. https://doi.org/10.1371/journal.pcbi.1006100 </w:t>
      </w:r>
    </w:p>
    <w:p w14:paraId="71DB60EC" w14:textId="77777777" w:rsidR="00104043" w:rsidRPr="0081339F" w:rsidRDefault="00104043" w:rsidP="00104043">
      <w:pPr>
        <w:pStyle w:val="TS"/>
        <w:ind w:left="720" w:hanging="720"/>
      </w:pPr>
    </w:p>
    <w:p w14:paraId="082239D2" w14:textId="2A6F010A" w:rsidR="00104043" w:rsidRPr="0081339F" w:rsidRDefault="00104043" w:rsidP="00104043">
      <w:pPr>
        <w:pStyle w:val="TS"/>
        <w:ind w:left="720" w:hanging="720"/>
      </w:pPr>
      <w:r w:rsidRPr="0081339F">
        <w:t xml:space="preserve">Martin, B. T., Jager, T., Nisbet, R. M., Preuss, T. G., and Grimm, V. 2013. Predicting Population Dynamics from the Properties of Individuals: A Cross-Level Test of Dynamic Energy Budget Theory. </w:t>
      </w:r>
      <w:r w:rsidRPr="0081339F">
        <w:rPr>
          <w:i/>
          <w:iCs/>
        </w:rPr>
        <w:t>The American Naturalist</w:t>
      </w:r>
      <w:r w:rsidRPr="0081339F">
        <w:t xml:space="preserve">, 181(4): 506-519. </w:t>
      </w:r>
      <w:r w:rsidR="00CC21E1" w:rsidRPr="00CC21E1">
        <w:t>https://doi.org/10.1086/669904</w:t>
      </w:r>
    </w:p>
    <w:p w14:paraId="2410D8F9" w14:textId="77777777" w:rsidR="00104043" w:rsidRPr="0081339F" w:rsidRDefault="00104043" w:rsidP="00104043">
      <w:pPr>
        <w:pStyle w:val="TS"/>
        <w:ind w:left="720" w:hanging="720"/>
      </w:pPr>
    </w:p>
    <w:p w14:paraId="35609E53" w14:textId="05943A51" w:rsidR="00104043" w:rsidRPr="0081339F" w:rsidRDefault="00104043" w:rsidP="00104043">
      <w:pPr>
        <w:pStyle w:val="TS"/>
        <w:ind w:left="720" w:hanging="720"/>
      </w:pPr>
      <w:r w:rsidRPr="0081339F">
        <w:t xml:space="preserve">Martin, B. T., Heintz, R., Danner, E. M., and Nisbet, R. M. 2017. Integrating lipid storage into general representations of fish energetics. </w:t>
      </w:r>
      <w:r w:rsidRPr="0081339F">
        <w:rPr>
          <w:i/>
          <w:iCs/>
        </w:rPr>
        <w:t>Journal of Animal Ecology</w:t>
      </w:r>
      <w:r w:rsidRPr="0081339F">
        <w:t>, 86: 812-825.</w:t>
      </w:r>
      <w:r w:rsidR="00CC21E1" w:rsidRPr="00CC21E1">
        <w:t xml:space="preserve"> https://doi.org/10.1111/1365-2656.12667</w:t>
      </w:r>
    </w:p>
    <w:p w14:paraId="56A6B622" w14:textId="77777777" w:rsidR="00104043" w:rsidRPr="0081339F" w:rsidDel="007D5536" w:rsidRDefault="00104043" w:rsidP="00104043">
      <w:pPr>
        <w:pStyle w:val="TS"/>
        <w:ind w:left="720" w:hanging="720"/>
        <w:rPr>
          <w:del w:id="529" w:author="Schwemmer, Teresa" w:date="2024-07-19T00:37:00Z" w16du:dateUtc="2024-07-19T04:37:00Z"/>
        </w:rPr>
      </w:pPr>
    </w:p>
    <w:p w14:paraId="54A62A57" w14:textId="0EBB8BD6" w:rsidR="00104043" w:rsidRPr="0081339F" w:rsidDel="006E3CF1" w:rsidRDefault="00104043" w:rsidP="007D5536">
      <w:pPr>
        <w:pStyle w:val="TS"/>
        <w:rPr>
          <w:del w:id="530" w:author="Schwemmer, Teresa" w:date="2024-07-19T00:14:00Z" w16du:dateUtc="2024-07-19T04:14:00Z"/>
        </w:rPr>
        <w:pPrChange w:id="531" w:author="Schwemmer, Teresa" w:date="2024-07-19T00:37:00Z" w16du:dateUtc="2024-07-19T04:37:00Z">
          <w:pPr>
            <w:pStyle w:val="TS"/>
            <w:ind w:left="720" w:hanging="720"/>
          </w:pPr>
        </w:pPrChange>
      </w:pPr>
      <w:del w:id="532" w:author="Schwemmer, Teresa" w:date="2024-07-19T00:14:00Z" w16du:dateUtc="2024-07-19T04:14:00Z">
        <w:r w:rsidRPr="0081339F" w:rsidDel="006E3CF1">
          <w:delText xml:space="preserve">Maury, O., Poggiale, J.-C., and Aumont, O. 2019. Damage-related protein turnover explains inter-specific patterns of maintenance rate and suggest modifications of the DEB theory. </w:delText>
        </w:r>
        <w:r w:rsidRPr="0081339F" w:rsidDel="006E3CF1">
          <w:rPr>
            <w:i/>
            <w:iCs/>
          </w:rPr>
          <w:delText>J. Sea Res.</w:delText>
        </w:r>
        <w:r w:rsidRPr="0081339F" w:rsidDel="006E3CF1">
          <w:delText xml:space="preserve">, 143: 35-47. </w:delText>
        </w:r>
        <w:r w:rsidR="00CC21E1" w:rsidRPr="00CC21E1" w:rsidDel="006E3CF1">
          <w:delText>https://doi.org/10.1016/j.seares.2018.09.021</w:delText>
        </w:r>
      </w:del>
    </w:p>
    <w:p w14:paraId="05B32C57" w14:textId="77777777" w:rsidR="00104043" w:rsidRPr="0081339F" w:rsidRDefault="00104043" w:rsidP="007D5536">
      <w:pPr>
        <w:pStyle w:val="TS"/>
        <w:pPrChange w:id="533" w:author="Schwemmer, Teresa" w:date="2024-07-19T00:37:00Z" w16du:dateUtc="2024-07-19T04:37:00Z">
          <w:pPr>
            <w:pStyle w:val="TS"/>
            <w:ind w:left="720" w:hanging="720"/>
          </w:pPr>
        </w:pPrChange>
      </w:pPr>
    </w:p>
    <w:p w14:paraId="45B8CC30" w14:textId="72E584A0" w:rsidR="00104043" w:rsidRPr="0081339F" w:rsidRDefault="00104043" w:rsidP="00104043">
      <w:pPr>
        <w:pStyle w:val="TS"/>
        <w:ind w:left="720" w:hanging="720"/>
      </w:pPr>
      <w:r w:rsidRPr="0081339F">
        <w:t xml:space="preserve">Maxime, V., </w:t>
      </w:r>
      <w:proofErr w:type="spellStart"/>
      <w:r w:rsidRPr="0081339F">
        <w:t>Pichavant</w:t>
      </w:r>
      <w:proofErr w:type="spellEnd"/>
      <w:r w:rsidRPr="0081339F">
        <w:t xml:space="preserve">, K., Boeuf, G., and </w:t>
      </w:r>
      <w:proofErr w:type="spellStart"/>
      <w:r w:rsidRPr="0081339F">
        <w:t>Nonnotte</w:t>
      </w:r>
      <w:proofErr w:type="spellEnd"/>
      <w:r w:rsidRPr="0081339F">
        <w:t xml:space="preserve">, G. 2000. Effects of hypoxia on respiratory physiology of turbot, </w:t>
      </w:r>
      <w:r w:rsidRPr="0081339F">
        <w:rPr>
          <w:i/>
          <w:iCs/>
        </w:rPr>
        <w:t>Scophthalmus maximus</w:t>
      </w:r>
      <w:r w:rsidRPr="0081339F">
        <w:t xml:space="preserve">. </w:t>
      </w:r>
      <w:r w:rsidRPr="0081339F">
        <w:rPr>
          <w:i/>
          <w:iCs/>
        </w:rPr>
        <w:t>Fish Physiology and Biochemistry</w:t>
      </w:r>
      <w:r w:rsidRPr="0081339F">
        <w:t xml:space="preserve">, 22: 51-59. </w:t>
      </w:r>
      <w:r w:rsidR="00CC21E1" w:rsidRPr="00CC21E1">
        <w:t>https://doi.org/10.1023/A:1007829214826</w:t>
      </w:r>
    </w:p>
    <w:p w14:paraId="5D7E2B52" w14:textId="5D9AFF57" w:rsidR="00104043" w:rsidRPr="0081339F" w:rsidDel="006E3CF1" w:rsidRDefault="00104043" w:rsidP="00104043">
      <w:pPr>
        <w:pStyle w:val="TS"/>
        <w:ind w:left="720" w:hanging="720"/>
        <w:rPr>
          <w:del w:id="534" w:author="Schwemmer, Teresa" w:date="2024-07-19T00:15:00Z" w16du:dateUtc="2024-07-19T04:15:00Z"/>
        </w:rPr>
      </w:pPr>
    </w:p>
    <w:p w14:paraId="4C50D97B" w14:textId="51AF9FC6" w:rsidR="00104043" w:rsidRPr="0081339F" w:rsidDel="006E3CF1" w:rsidRDefault="00104043" w:rsidP="00104043">
      <w:pPr>
        <w:pStyle w:val="TS"/>
        <w:ind w:left="720" w:hanging="720"/>
        <w:rPr>
          <w:del w:id="535" w:author="Schwemmer, Teresa" w:date="2024-07-19T00:15:00Z" w16du:dateUtc="2024-07-19T04:15:00Z"/>
        </w:rPr>
      </w:pPr>
      <w:del w:id="536" w:author="Schwemmer, Teresa" w:date="2024-07-19T00:15:00Z" w16du:dateUtc="2024-07-19T04:15:00Z">
        <w:r w:rsidRPr="0081339F" w:rsidDel="006E3CF1">
          <w:delText>May, R. M. 2001. Stability and Complexity in Model Ecosystems. 2</w:delText>
        </w:r>
        <w:r w:rsidRPr="0081339F" w:rsidDel="006E3CF1">
          <w:rPr>
            <w:vertAlign w:val="superscript"/>
          </w:rPr>
          <w:delText>nd</w:delText>
        </w:r>
        <w:r w:rsidRPr="0081339F" w:rsidDel="006E3CF1">
          <w:delText xml:space="preserve"> Edition. Princeton University Press. </w:delText>
        </w:r>
      </w:del>
    </w:p>
    <w:p w14:paraId="54B424B7" w14:textId="77777777" w:rsidR="00104043" w:rsidRPr="0081339F" w:rsidDel="007D5536" w:rsidRDefault="00104043" w:rsidP="00104043">
      <w:pPr>
        <w:pStyle w:val="TS"/>
        <w:ind w:left="720" w:hanging="720"/>
        <w:rPr>
          <w:del w:id="537" w:author="Schwemmer, Teresa" w:date="2024-07-19T00:37:00Z" w16du:dateUtc="2024-07-19T04:37:00Z"/>
        </w:rPr>
      </w:pPr>
    </w:p>
    <w:p w14:paraId="1DF162F0" w14:textId="5C1A34AF" w:rsidR="00104043" w:rsidRPr="0081339F" w:rsidDel="006E3CF1" w:rsidRDefault="00104043" w:rsidP="007D5536">
      <w:pPr>
        <w:pStyle w:val="TS"/>
        <w:rPr>
          <w:del w:id="538" w:author="Schwemmer, Teresa" w:date="2024-07-19T00:15:00Z" w16du:dateUtc="2024-07-19T04:15:00Z"/>
        </w:rPr>
        <w:pPrChange w:id="539" w:author="Schwemmer, Teresa" w:date="2024-07-19T00:37:00Z" w16du:dateUtc="2024-07-19T04:37:00Z">
          <w:pPr>
            <w:pStyle w:val="TS"/>
            <w:ind w:left="720" w:hanging="720"/>
          </w:pPr>
        </w:pPrChange>
      </w:pPr>
      <w:del w:id="540" w:author="Schwemmer, Teresa" w:date="2024-07-19T00:15:00Z" w16du:dateUtc="2024-07-19T04:15:00Z">
        <w:r w:rsidRPr="0081339F" w:rsidDel="006E3CF1">
          <w:delText xml:space="preserve">McBryan, T. L., Anttila, K., Healy, T. M., and Schulte, P. M. 2013. Responses to temperature and hypoxia as interacting stressors in fish: implications for adaptation to environmental change. </w:delText>
        </w:r>
        <w:r w:rsidRPr="0081339F" w:rsidDel="006E3CF1">
          <w:rPr>
            <w:i/>
            <w:iCs/>
          </w:rPr>
          <w:delText>Integr. Comp. Biol.</w:delText>
        </w:r>
        <w:r w:rsidRPr="0081339F" w:rsidDel="006E3CF1">
          <w:delText xml:space="preserve">, 53: 648-659. doi: 10.1093/icb/ict066 </w:delText>
        </w:r>
      </w:del>
    </w:p>
    <w:p w14:paraId="506D5E96" w14:textId="77777777" w:rsidR="00104043" w:rsidRPr="0081339F" w:rsidRDefault="00104043" w:rsidP="007D5536">
      <w:pPr>
        <w:pStyle w:val="TS"/>
        <w:pPrChange w:id="541" w:author="Schwemmer, Teresa" w:date="2024-07-19T00:37:00Z" w16du:dateUtc="2024-07-19T04:37:00Z">
          <w:pPr>
            <w:pStyle w:val="TS"/>
            <w:ind w:left="720" w:hanging="720"/>
          </w:pPr>
        </w:pPrChange>
      </w:pPr>
    </w:p>
    <w:p w14:paraId="0ED292B0" w14:textId="6348AC60" w:rsidR="00104043" w:rsidRPr="0081339F" w:rsidRDefault="00104043" w:rsidP="00104043">
      <w:pPr>
        <w:pStyle w:val="TS"/>
        <w:ind w:left="720" w:hanging="720"/>
      </w:pPr>
      <w:r w:rsidRPr="0081339F">
        <w:t xml:space="preserve">Middaugh, D. P. 1981. Reproductive Ecology and Spawning Periodicity of the Atlantic Silverside,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(Pisces: Atherinidae). </w:t>
      </w:r>
      <w:proofErr w:type="spellStart"/>
      <w:r w:rsidRPr="0081339F">
        <w:rPr>
          <w:i/>
          <w:iCs/>
        </w:rPr>
        <w:t>Copeia</w:t>
      </w:r>
      <w:proofErr w:type="spellEnd"/>
      <w:r w:rsidRPr="0081339F">
        <w:t xml:space="preserve">, 1981(4): 766-776. </w:t>
      </w:r>
      <w:r w:rsidR="00CC21E1" w:rsidRPr="00CC21E1">
        <w:t>https://doi.org/10.2307/1444176</w:t>
      </w:r>
    </w:p>
    <w:p w14:paraId="3F521685" w14:textId="77777777" w:rsidR="00104043" w:rsidRPr="0081339F" w:rsidRDefault="00104043" w:rsidP="00104043">
      <w:pPr>
        <w:pStyle w:val="TS"/>
      </w:pPr>
    </w:p>
    <w:p w14:paraId="4B36C914" w14:textId="173FDE4E" w:rsidR="00104043" w:rsidRPr="0081339F" w:rsidRDefault="00104043" w:rsidP="00104043">
      <w:pPr>
        <w:pStyle w:val="TS"/>
        <w:ind w:left="720" w:hanging="720"/>
      </w:pPr>
      <w:r w:rsidRPr="0081339F">
        <w:t xml:space="preserve">Middaugh, D. P. and </w:t>
      </w:r>
      <w:proofErr w:type="spellStart"/>
      <w:r w:rsidRPr="0081339F">
        <w:t>Lempesis</w:t>
      </w:r>
      <w:proofErr w:type="spellEnd"/>
      <w:r w:rsidRPr="0081339F">
        <w:t xml:space="preserve">, P. W. 1976. Laboratory spawning and rearing of a marine fish, the silverside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w:t>
      </w:r>
      <w:r w:rsidRPr="0081339F">
        <w:rPr>
          <w:i/>
          <w:iCs/>
        </w:rPr>
        <w:t>Mar. Biol.</w:t>
      </w:r>
      <w:r w:rsidRPr="0081339F">
        <w:t xml:space="preserve">, 35: 295-300. </w:t>
      </w:r>
      <w:r w:rsidR="00C026EC" w:rsidRPr="00C026EC">
        <w:t>https://doi.org/10.1007/BF00386640</w:t>
      </w:r>
    </w:p>
    <w:p w14:paraId="0FCCD92A" w14:textId="77777777" w:rsidR="00104043" w:rsidRPr="0081339F" w:rsidRDefault="00104043" w:rsidP="00104043">
      <w:pPr>
        <w:pStyle w:val="TS"/>
        <w:ind w:left="720" w:hanging="720"/>
      </w:pPr>
    </w:p>
    <w:p w14:paraId="40B3CC04" w14:textId="687C51F1" w:rsidR="00104043" w:rsidRPr="0081339F" w:rsidRDefault="00104043" w:rsidP="00104043">
      <w:pPr>
        <w:pStyle w:val="TS"/>
        <w:ind w:left="720" w:hanging="720"/>
      </w:pPr>
      <w:r w:rsidRPr="0081339F">
        <w:t xml:space="preserve">Middaugh, D. P. and Hemmer, M. J. 1992. Reproductive Ecology of the Inland Silverside, </w:t>
      </w:r>
      <w:proofErr w:type="spellStart"/>
      <w:r w:rsidRPr="0081339F">
        <w:rPr>
          <w:i/>
          <w:iCs/>
        </w:rPr>
        <w:t>Menidia</w:t>
      </w:r>
      <w:proofErr w:type="spellEnd"/>
      <w:r w:rsidRPr="0081339F">
        <w:rPr>
          <w:i/>
          <w:iCs/>
        </w:rPr>
        <w:t xml:space="preserve"> </w:t>
      </w:r>
      <w:proofErr w:type="spellStart"/>
      <w:r w:rsidRPr="0081339F">
        <w:rPr>
          <w:i/>
          <w:iCs/>
        </w:rPr>
        <w:t>beryllina</w:t>
      </w:r>
      <w:proofErr w:type="spellEnd"/>
      <w:r w:rsidRPr="0081339F">
        <w:t xml:space="preserve">, (Pisces: Atherinidae) from Blackwater Bay, Florida. </w:t>
      </w:r>
      <w:proofErr w:type="spellStart"/>
      <w:r w:rsidRPr="0081339F">
        <w:rPr>
          <w:i/>
          <w:iCs/>
        </w:rPr>
        <w:t>Copeia</w:t>
      </w:r>
      <w:proofErr w:type="spellEnd"/>
      <w:r w:rsidRPr="0081339F">
        <w:t xml:space="preserve">, 1992(1): 53-61. </w:t>
      </w:r>
      <w:r w:rsidR="00C026EC" w:rsidRPr="00C026EC">
        <w:t>https://doi.org/10.2307/1446535</w:t>
      </w:r>
    </w:p>
    <w:p w14:paraId="4CA6924A" w14:textId="77777777" w:rsidR="00104043" w:rsidRPr="0081339F" w:rsidRDefault="00104043" w:rsidP="00104043">
      <w:pPr>
        <w:pStyle w:val="TS"/>
        <w:ind w:left="720" w:hanging="720"/>
      </w:pPr>
    </w:p>
    <w:p w14:paraId="2D46FCBF" w14:textId="39A88B0F" w:rsidR="00104043" w:rsidRDefault="00104043" w:rsidP="00104043">
      <w:pPr>
        <w:pStyle w:val="TS"/>
        <w:ind w:left="720" w:hanging="720"/>
      </w:pPr>
      <w:r w:rsidRPr="0081339F">
        <w:t xml:space="preserve">Miller, S. H., </w:t>
      </w:r>
      <w:proofErr w:type="spellStart"/>
      <w:r w:rsidRPr="0081339F">
        <w:t>Breitburg</w:t>
      </w:r>
      <w:proofErr w:type="spellEnd"/>
      <w:r w:rsidRPr="0081339F">
        <w:t xml:space="preserve">, D. L., Burrell, R. B., Keppel, A. G. 2016. Acidification increases sensitivity to hypoxia in important forage fishes. </w:t>
      </w:r>
      <w:r w:rsidRPr="0081339F">
        <w:rPr>
          <w:i/>
          <w:iCs/>
        </w:rPr>
        <w:t>Mar. Ecol. Prog. Ser.</w:t>
      </w:r>
      <w:r w:rsidRPr="0081339F">
        <w:t xml:space="preserve">, 549: 1-8. </w:t>
      </w:r>
      <w:r w:rsidR="00C026EC" w:rsidRPr="00C026EC">
        <w:t>https://doi.org/10.3354/meps11695</w:t>
      </w:r>
    </w:p>
    <w:p w14:paraId="1161F824" w14:textId="77777777" w:rsidR="002D1023" w:rsidRDefault="002D1023" w:rsidP="00104043">
      <w:pPr>
        <w:pStyle w:val="TS"/>
        <w:ind w:left="720" w:hanging="720"/>
      </w:pPr>
    </w:p>
    <w:p w14:paraId="6555F872" w14:textId="74ADD2A5" w:rsidR="002D1023" w:rsidRPr="002514B2" w:rsidRDefault="002D1023" w:rsidP="00104043">
      <w:pPr>
        <w:pStyle w:val="TS"/>
        <w:ind w:left="720" w:hanging="720"/>
      </w:pPr>
      <w:r>
        <w:t xml:space="preserve">Moreira, J. M., Candeias Mendes, A., </w:t>
      </w:r>
      <w:proofErr w:type="spellStart"/>
      <w:r>
        <w:t>Maulvault</w:t>
      </w:r>
      <w:proofErr w:type="spellEnd"/>
      <w:r>
        <w:t xml:space="preserve">, A. L., Marques, A., Rosa, R., </w:t>
      </w:r>
      <w:proofErr w:type="spellStart"/>
      <w:r>
        <w:t>Pous</w:t>
      </w:r>
      <w:r>
        <w:rPr>
          <w:rFonts w:cs="Times New Roman"/>
        </w:rPr>
        <w:t>ã</w:t>
      </w:r>
      <w:r>
        <w:t>o</w:t>
      </w:r>
      <w:proofErr w:type="spellEnd"/>
      <w:r>
        <w:t xml:space="preserve">-Ferreira, P., Sousa, T., Anacleto, P., and Marques, G. M. 2022. </w:t>
      </w:r>
      <w:r w:rsidR="002514B2">
        <w:t xml:space="preserve">Impacts of ocean warming and </w:t>
      </w:r>
      <w:r w:rsidR="002514B2">
        <w:lastRenderedPageBreak/>
        <w:t xml:space="preserve">acidification on the energy budget of three commercially important fish species. </w:t>
      </w:r>
      <w:proofErr w:type="spellStart"/>
      <w:r w:rsidR="002514B2">
        <w:rPr>
          <w:i/>
          <w:iCs/>
        </w:rPr>
        <w:t>Conserv</w:t>
      </w:r>
      <w:proofErr w:type="spellEnd"/>
      <w:r w:rsidR="002514B2">
        <w:rPr>
          <w:i/>
          <w:iCs/>
        </w:rPr>
        <w:t>. Physiol.</w:t>
      </w:r>
      <w:r w:rsidR="002514B2">
        <w:t xml:space="preserve">, 10(1): coac048. https://doi.org/10.1093/conphys/coac048 </w:t>
      </w:r>
    </w:p>
    <w:p w14:paraId="175AF964" w14:textId="77777777" w:rsidR="00104043" w:rsidRPr="0081339F" w:rsidRDefault="00104043" w:rsidP="00104043">
      <w:pPr>
        <w:pStyle w:val="TS"/>
        <w:ind w:left="720" w:hanging="720"/>
      </w:pPr>
    </w:p>
    <w:p w14:paraId="181E282E" w14:textId="77777777" w:rsidR="00104043" w:rsidRPr="0081339F" w:rsidRDefault="00104043" w:rsidP="00104043">
      <w:pPr>
        <w:pStyle w:val="TS"/>
        <w:ind w:left="720" w:hanging="720"/>
      </w:pPr>
      <w:r w:rsidRPr="0081339F">
        <w:t xml:space="preserve">Morrell, B. K. and Gobler, C. J. 2020. Negative Effects of Diurnal Changes in Acidification and Hypoxia on Early-Life Stage Estuarine Fishes. </w:t>
      </w:r>
      <w:r w:rsidRPr="0081339F">
        <w:rPr>
          <w:i/>
          <w:iCs/>
        </w:rPr>
        <w:t>Diversity</w:t>
      </w:r>
      <w:r w:rsidRPr="0081339F">
        <w:t xml:space="preserve">, 12: 25. </w:t>
      </w:r>
      <w:proofErr w:type="spellStart"/>
      <w:r w:rsidRPr="0081339F">
        <w:t>doi</w:t>
      </w:r>
      <w:proofErr w:type="spellEnd"/>
      <w:r w:rsidRPr="0081339F">
        <w:t>: 10.3390/d12010025</w:t>
      </w:r>
    </w:p>
    <w:p w14:paraId="57F81EB0" w14:textId="77777777" w:rsidR="00104043" w:rsidRPr="0081339F" w:rsidRDefault="00104043" w:rsidP="00104043">
      <w:pPr>
        <w:pStyle w:val="TS"/>
        <w:ind w:left="720" w:hanging="720"/>
      </w:pPr>
    </w:p>
    <w:p w14:paraId="64BE25B2" w14:textId="7844F92B" w:rsidR="00104043" w:rsidRPr="0081339F" w:rsidRDefault="00104043" w:rsidP="00104043">
      <w:pPr>
        <w:pStyle w:val="TS"/>
        <w:ind w:left="720" w:hanging="720"/>
      </w:pPr>
      <w:r w:rsidRPr="0081339F">
        <w:t xml:space="preserve">Muller, E. B., Nisbet, R. M., and Berkley, H. A. 2010. Sublethal toxicant effects with dynamic energy budget theory: model formulation. </w:t>
      </w:r>
      <w:r w:rsidRPr="0081339F">
        <w:rPr>
          <w:i/>
          <w:iCs/>
        </w:rPr>
        <w:t>Ecotoxicology</w:t>
      </w:r>
      <w:r w:rsidRPr="0081339F">
        <w:t xml:space="preserve">, 19: 48-60. </w:t>
      </w:r>
      <w:r w:rsidR="00C026EC" w:rsidRPr="00C026EC">
        <w:t>https://doi.org/10.1007/s10646-009-0385-3</w:t>
      </w:r>
    </w:p>
    <w:p w14:paraId="6DB8FCBF" w14:textId="77777777" w:rsidR="00104043" w:rsidRPr="0081339F" w:rsidRDefault="00104043" w:rsidP="00104043">
      <w:pPr>
        <w:pStyle w:val="TS"/>
        <w:ind w:left="720" w:hanging="720"/>
      </w:pPr>
    </w:p>
    <w:p w14:paraId="6CC5187B" w14:textId="7FCE919C" w:rsidR="00104043" w:rsidRPr="0081339F" w:rsidRDefault="00104043" w:rsidP="00104043">
      <w:pPr>
        <w:pStyle w:val="TS"/>
        <w:ind w:left="720" w:hanging="720"/>
      </w:pPr>
      <w:r w:rsidRPr="0081339F">
        <w:t xml:space="preserve">Muller, E. B., </w:t>
      </w:r>
      <w:proofErr w:type="spellStart"/>
      <w:r w:rsidRPr="0081339F">
        <w:t>Klanj</w:t>
      </w:r>
      <w:r w:rsidRPr="0081339F">
        <w:rPr>
          <w:rFonts w:cs="Times New Roman"/>
        </w:rPr>
        <w:t>šč</w:t>
      </w:r>
      <w:r w:rsidRPr="0081339F">
        <w:t>ek</w:t>
      </w:r>
      <w:proofErr w:type="spellEnd"/>
      <w:r w:rsidRPr="0081339F">
        <w:t xml:space="preserve">, T., and Nisbet, R. M. 2019. Inhibition and damage schemes within the synthesizing unit concept of dynamic energy budget theory. </w:t>
      </w:r>
      <w:r w:rsidRPr="0081339F">
        <w:rPr>
          <w:i/>
          <w:iCs/>
        </w:rPr>
        <w:t>J. Sea Res.</w:t>
      </w:r>
      <w:r w:rsidRPr="0081339F">
        <w:t xml:space="preserve">, 143: 165-172. </w:t>
      </w:r>
      <w:r w:rsidR="00C026EC" w:rsidRPr="00C026EC">
        <w:t>https://doi.org/10.1016/j.seares.2018.05.006</w:t>
      </w:r>
    </w:p>
    <w:p w14:paraId="60491281" w14:textId="77777777" w:rsidR="00104043" w:rsidRPr="0081339F" w:rsidRDefault="00104043" w:rsidP="00104043">
      <w:pPr>
        <w:pStyle w:val="TS"/>
        <w:ind w:left="720" w:hanging="720"/>
      </w:pPr>
    </w:p>
    <w:p w14:paraId="6E57C763" w14:textId="77777777" w:rsidR="00104043" w:rsidRPr="0081339F" w:rsidRDefault="00104043" w:rsidP="00104043">
      <w:pPr>
        <w:pStyle w:val="TS"/>
        <w:ind w:left="720" w:hanging="720"/>
      </w:pPr>
      <w:r w:rsidRPr="0081339F">
        <w:t>Murphy, C. A., Nisbet, R. M., Antczak, P., Garcia-</w:t>
      </w:r>
      <w:proofErr w:type="spellStart"/>
      <w:r w:rsidRPr="0081339F">
        <w:t>Reyero</w:t>
      </w:r>
      <w:proofErr w:type="spellEnd"/>
      <w:r w:rsidRPr="0081339F">
        <w:t xml:space="preserve">, N., </w:t>
      </w:r>
      <w:proofErr w:type="spellStart"/>
      <w:r w:rsidRPr="0081339F">
        <w:t>Gergs</w:t>
      </w:r>
      <w:proofErr w:type="spellEnd"/>
      <w:r w:rsidRPr="0081339F">
        <w:t xml:space="preserve">, A., Lika, K., Mathews, T., Muller, E. B., Nacci, D., Peace, A., Remien, C. H., Schultz, I. R., Stevenson, L. M., and Watanabe, K. H. 2018. Incorporating </w:t>
      </w:r>
      <w:proofErr w:type="spellStart"/>
      <w:r w:rsidRPr="0081339F">
        <w:t>Suborganismal</w:t>
      </w:r>
      <w:proofErr w:type="spellEnd"/>
      <w:r w:rsidRPr="0081339F">
        <w:t xml:space="preserve"> Processes into Dynamic Energy Budget Models for Ecological Risk Assessment. </w:t>
      </w:r>
      <w:proofErr w:type="spellStart"/>
      <w:r w:rsidRPr="0081339F">
        <w:rPr>
          <w:i/>
          <w:iCs/>
        </w:rPr>
        <w:t>Integr</w:t>
      </w:r>
      <w:proofErr w:type="spellEnd"/>
      <w:r w:rsidRPr="0081339F">
        <w:rPr>
          <w:i/>
          <w:iCs/>
        </w:rPr>
        <w:t>. Environ. Assess. Manag.</w:t>
      </w:r>
      <w:r w:rsidRPr="0081339F">
        <w:t xml:space="preserve">, 14(5): 615-624. </w:t>
      </w:r>
      <w:proofErr w:type="spellStart"/>
      <w:r w:rsidRPr="0081339F">
        <w:t>doi</w:t>
      </w:r>
      <w:proofErr w:type="spellEnd"/>
      <w:r w:rsidRPr="0081339F">
        <w:t>: 10.1002/ieam.4063</w:t>
      </w:r>
    </w:p>
    <w:p w14:paraId="388909B7" w14:textId="77777777" w:rsidR="00104043" w:rsidRPr="0081339F" w:rsidRDefault="00104043" w:rsidP="00104043">
      <w:pPr>
        <w:pStyle w:val="TS"/>
        <w:ind w:left="720" w:hanging="720"/>
      </w:pPr>
    </w:p>
    <w:p w14:paraId="7C4688EB" w14:textId="77777777" w:rsidR="00104043" w:rsidRDefault="00104043" w:rsidP="00104043">
      <w:pPr>
        <w:pStyle w:val="TS"/>
        <w:ind w:left="720" w:hanging="720"/>
      </w:pPr>
      <w:r w:rsidRPr="0081339F">
        <w:t>Murray, C. S. and Baumann, H. 2018. You Better Repeat It: Complex CO</w:t>
      </w:r>
      <w:r w:rsidRPr="0081339F">
        <w:rPr>
          <w:vertAlign w:val="subscript"/>
        </w:rPr>
        <w:t>2</w:t>
      </w:r>
      <w:r w:rsidRPr="0081339F">
        <w:t xml:space="preserve"> </w:t>
      </w:r>
      <w:r w:rsidRPr="0081339F">
        <w:rPr>
          <w:rFonts w:cs="Times New Roman"/>
        </w:rPr>
        <w:t>×</w:t>
      </w:r>
      <w:r w:rsidRPr="0081339F">
        <w:t xml:space="preserve"> Temperature Effects in Atlantic Silverside Offspring Revealed by Serial Experimentation. </w:t>
      </w:r>
      <w:r w:rsidRPr="0081339F">
        <w:rPr>
          <w:i/>
          <w:iCs/>
        </w:rPr>
        <w:t>Diversity</w:t>
      </w:r>
      <w:r w:rsidRPr="0081339F">
        <w:t xml:space="preserve">, 10: 69. </w:t>
      </w:r>
      <w:proofErr w:type="spellStart"/>
      <w:r w:rsidRPr="0081339F">
        <w:t>doi</w:t>
      </w:r>
      <w:proofErr w:type="spellEnd"/>
      <w:r w:rsidRPr="0081339F">
        <w:t xml:space="preserve">: 10.3390/d10030069 </w:t>
      </w:r>
    </w:p>
    <w:p w14:paraId="0E5C2EA4" w14:textId="77777777" w:rsidR="0064559E" w:rsidRDefault="0064559E" w:rsidP="00104043">
      <w:pPr>
        <w:pStyle w:val="TS"/>
        <w:ind w:left="720" w:hanging="720"/>
      </w:pPr>
    </w:p>
    <w:p w14:paraId="31AA0798" w14:textId="0A31277C" w:rsidR="0064559E" w:rsidRPr="0081339F" w:rsidRDefault="0064559E" w:rsidP="00104043">
      <w:pPr>
        <w:pStyle w:val="TS"/>
        <w:ind w:left="720" w:hanging="720"/>
      </w:pPr>
      <w:r>
        <w:t xml:space="preserve">[dataset] </w:t>
      </w:r>
      <w:r w:rsidRPr="0064559E">
        <w:t>Murray, C., Baumann, H. (2018) CO</w:t>
      </w:r>
      <w:r>
        <w:rPr>
          <w:vertAlign w:val="subscript"/>
        </w:rPr>
        <w:t>2</w:t>
      </w:r>
      <w:r w:rsidRPr="0064559E">
        <w:t xml:space="preserve"> × temperature specific early life survival and growth of </w:t>
      </w:r>
      <w:proofErr w:type="spellStart"/>
      <w:r w:rsidRPr="0064559E">
        <w:rPr>
          <w:i/>
          <w:iCs/>
        </w:rPr>
        <w:t>Menidia</w:t>
      </w:r>
      <w:proofErr w:type="spellEnd"/>
      <w:r w:rsidRPr="0064559E">
        <w:rPr>
          <w:i/>
          <w:iCs/>
        </w:rPr>
        <w:t xml:space="preserve"> </w:t>
      </w:r>
      <w:proofErr w:type="spellStart"/>
      <w:r w:rsidRPr="0064559E">
        <w:rPr>
          <w:i/>
          <w:iCs/>
        </w:rPr>
        <w:t>menidia</w:t>
      </w:r>
      <w:proofErr w:type="spellEnd"/>
      <w:r w:rsidRPr="0064559E">
        <w:t xml:space="preserve"> assessed by 5 factorial experiments. Biological and Chemical Oceanography Data Management Office (BCO-DMO). (Version 05 April 2018) Version Date 2018-04-05. doi:10.1575/1912/bco-dmo.742200 [</w:t>
      </w:r>
      <w:r>
        <w:t>accessed 2022-03-30</w:t>
      </w:r>
      <w:r w:rsidRPr="0064559E">
        <w:t>]</w:t>
      </w:r>
    </w:p>
    <w:p w14:paraId="38FF9E9A" w14:textId="77777777" w:rsidR="00104043" w:rsidRPr="0081339F" w:rsidRDefault="00104043" w:rsidP="00104043">
      <w:pPr>
        <w:pStyle w:val="TS"/>
        <w:ind w:left="720" w:hanging="720"/>
      </w:pPr>
    </w:p>
    <w:p w14:paraId="41743DE8" w14:textId="5377E977" w:rsidR="00104043" w:rsidRPr="0081339F" w:rsidRDefault="00104043" w:rsidP="00104043">
      <w:pPr>
        <w:pStyle w:val="TS"/>
        <w:ind w:left="720" w:hanging="720"/>
      </w:pPr>
      <w:r w:rsidRPr="0081339F">
        <w:t xml:space="preserve">Murray, C. S. and Baumann, H. 2020. Are long-term growth responses to elevated </w:t>
      </w:r>
      <w:r w:rsidRPr="0081339F">
        <w:rPr>
          <w:i/>
          <w:iCs/>
        </w:rPr>
        <w:t>p</w:t>
      </w:r>
      <w:r w:rsidRPr="0081339F">
        <w:t>CO</w:t>
      </w:r>
      <w:r w:rsidRPr="0081339F">
        <w:rPr>
          <w:vertAlign w:val="subscript"/>
        </w:rPr>
        <w:t>2</w:t>
      </w:r>
      <w:r w:rsidRPr="0081339F">
        <w:t xml:space="preserve"> sex-specific in fish? </w:t>
      </w:r>
      <w:proofErr w:type="spellStart"/>
      <w:r w:rsidRPr="0081339F">
        <w:rPr>
          <w:i/>
          <w:iCs/>
        </w:rPr>
        <w:t>PLoS</w:t>
      </w:r>
      <w:proofErr w:type="spellEnd"/>
      <w:r w:rsidRPr="0081339F">
        <w:rPr>
          <w:i/>
          <w:iCs/>
        </w:rPr>
        <w:t xml:space="preserve"> ONE</w:t>
      </w:r>
      <w:r w:rsidRPr="0081339F">
        <w:t xml:space="preserve">, 15(7): e0235817. </w:t>
      </w:r>
      <w:r w:rsidR="00C026EC" w:rsidRPr="00C026EC">
        <w:t>https://doi.org/10.1371/journal.pone.0235817</w:t>
      </w:r>
    </w:p>
    <w:p w14:paraId="2377BD75" w14:textId="77777777" w:rsidR="00104043" w:rsidRPr="0081339F" w:rsidRDefault="00104043" w:rsidP="00104043">
      <w:pPr>
        <w:pStyle w:val="TS"/>
        <w:ind w:left="720" w:hanging="720"/>
      </w:pPr>
    </w:p>
    <w:p w14:paraId="43ABF29E" w14:textId="77777777" w:rsidR="00104043" w:rsidRPr="0081339F" w:rsidRDefault="00104043" w:rsidP="00104043">
      <w:pPr>
        <w:pStyle w:val="TS"/>
        <w:ind w:left="720" w:hanging="720"/>
      </w:pPr>
      <w:r w:rsidRPr="0081339F">
        <w:t xml:space="preserve">Murray, C. S., </w:t>
      </w:r>
      <w:proofErr w:type="spellStart"/>
      <w:r w:rsidRPr="0081339F">
        <w:t>Fuiman</w:t>
      </w:r>
      <w:proofErr w:type="spellEnd"/>
      <w:r w:rsidRPr="0081339F">
        <w:t>, L. A., and Baumann, H. 2017. Consequences of elevated CO</w:t>
      </w:r>
      <w:r w:rsidRPr="0081339F">
        <w:rPr>
          <w:vertAlign w:val="subscript"/>
        </w:rPr>
        <w:t>2</w:t>
      </w:r>
      <w:r w:rsidRPr="0081339F">
        <w:t xml:space="preserve"> exposure across multiple life stages in a coastal forage fish. </w:t>
      </w:r>
      <w:r w:rsidRPr="0081339F">
        <w:rPr>
          <w:i/>
          <w:iCs/>
        </w:rPr>
        <w:t>ICES J. Mar. Sci.</w:t>
      </w:r>
      <w:r w:rsidRPr="0081339F">
        <w:t xml:space="preserve">, 74(4): 1051-1061. </w:t>
      </w:r>
      <w:proofErr w:type="spellStart"/>
      <w:r w:rsidRPr="0081339F">
        <w:t>doi</w:t>
      </w:r>
      <w:proofErr w:type="spellEnd"/>
      <w:r w:rsidRPr="0081339F">
        <w:t>: 10.1093/</w:t>
      </w:r>
      <w:proofErr w:type="spellStart"/>
      <w:r w:rsidRPr="0081339F">
        <w:t>icesjms</w:t>
      </w:r>
      <w:proofErr w:type="spellEnd"/>
      <w:r w:rsidRPr="0081339F">
        <w:t xml:space="preserve">/fsw179 </w:t>
      </w:r>
    </w:p>
    <w:p w14:paraId="36876B52" w14:textId="77777777" w:rsidR="00104043" w:rsidRPr="0081339F" w:rsidRDefault="00104043" w:rsidP="00104043">
      <w:pPr>
        <w:pStyle w:val="TS"/>
        <w:ind w:left="720" w:hanging="720"/>
      </w:pPr>
    </w:p>
    <w:p w14:paraId="042CED0D" w14:textId="5BC1EF1C" w:rsidR="00104043" w:rsidRPr="0081339F" w:rsidDel="006E3CF1" w:rsidRDefault="00104043" w:rsidP="00104043">
      <w:pPr>
        <w:pStyle w:val="TS"/>
        <w:ind w:left="720" w:hanging="720"/>
        <w:rPr>
          <w:del w:id="542" w:author="Schwemmer, Teresa" w:date="2024-07-19T00:15:00Z" w16du:dateUtc="2024-07-19T04:15:00Z"/>
        </w:rPr>
      </w:pPr>
      <w:del w:id="543" w:author="Schwemmer, Teresa" w:date="2024-07-19T00:15:00Z" w16du:dateUtc="2024-07-19T04:15:00Z">
        <w:r w:rsidRPr="0081339F" w:rsidDel="006E3CF1">
          <w:delText xml:space="preserve">Nicieza, A. G. and Metcalfe, N. B. 1997. Growth compensation in juvenile Atlantic salmon: Responses to depressed temperature and food availability. </w:delText>
        </w:r>
        <w:r w:rsidRPr="0081339F" w:rsidDel="006E3CF1">
          <w:rPr>
            <w:i/>
            <w:iCs/>
          </w:rPr>
          <w:delText>Ecology</w:delText>
        </w:r>
        <w:r w:rsidRPr="0081339F" w:rsidDel="006E3CF1">
          <w:delText xml:space="preserve">, 78(8): 2385-2400. </w:delText>
        </w:r>
        <w:r w:rsidR="006E360E" w:rsidRPr="006E360E" w:rsidDel="006E3CF1">
          <w:delText>https://doi.org/10.1890/0012-9658(1997)078[2385:GCIJAS]2.0.CO;2</w:delText>
        </w:r>
      </w:del>
    </w:p>
    <w:p w14:paraId="4A8ED168" w14:textId="39FEE275" w:rsidR="00104043" w:rsidRPr="0081339F" w:rsidDel="006E3CF1" w:rsidRDefault="00104043" w:rsidP="00104043">
      <w:pPr>
        <w:pStyle w:val="TS"/>
        <w:ind w:left="720" w:hanging="720"/>
        <w:rPr>
          <w:del w:id="544" w:author="Schwemmer, Teresa" w:date="2024-07-19T00:15:00Z" w16du:dateUtc="2024-07-19T04:15:00Z"/>
        </w:rPr>
      </w:pPr>
    </w:p>
    <w:p w14:paraId="640459C5" w14:textId="7085BE39" w:rsidR="00104043" w:rsidRPr="0081339F" w:rsidRDefault="00104043" w:rsidP="00104043">
      <w:pPr>
        <w:pStyle w:val="TS"/>
        <w:ind w:left="720" w:hanging="720"/>
      </w:pPr>
      <w:proofErr w:type="spellStart"/>
      <w:r w:rsidRPr="0081339F">
        <w:t>Niklitschek</w:t>
      </w:r>
      <w:proofErr w:type="spellEnd"/>
      <w:r w:rsidRPr="0081339F">
        <w:t xml:space="preserve">, E. J. and Secor, D. H. 2005. Modeling spatial and temporal variation of suitable nursery habitats for Atlantic sturgeon in </w:t>
      </w:r>
      <w:proofErr w:type="gramStart"/>
      <w:r w:rsidRPr="0081339F">
        <w:t>the Chesapeake</w:t>
      </w:r>
      <w:proofErr w:type="gramEnd"/>
      <w:r w:rsidRPr="0081339F">
        <w:t xml:space="preserve"> Bay. </w:t>
      </w:r>
      <w:proofErr w:type="spellStart"/>
      <w:r w:rsidRPr="0081339F">
        <w:rPr>
          <w:i/>
          <w:iCs/>
        </w:rPr>
        <w:t>Estuar</w:t>
      </w:r>
      <w:proofErr w:type="spellEnd"/>
      <w:r w:rsidRPr="0081339F">
        <w:rPr>
          <w:i/>
          <w:iCs/>
        </w:rPr>
        <w:t>. Coast. Shelf Sci.</w:t>
      </w:r>
      <w:r w:rsidRPr="0081339F">
        <w:t xml:space="preserve">, 64: 135-148. </w:t>
      </w:r>
      <w:r w:rsidR="006E360E" w:rsidRPr="006E360E">
        <w:t>https://doi.org/10.1016/j.ecss.2005.02.012</w:t>
      </w:r>
    </w:p>
    <w:p w14:paraId="15F4D65A" w14:textId="77777777" w:rsidR="00104043" w:rsidRPr="0081339F" w:rsidDel="007D5536" w:rsidRDefault="00104043" w:rsidP="00104043">
      <w:pPr>
        <w:pStyle w:val="TS"/>
        <w:ind w:left="720" w:hanging="720"/>
        <w:rPr>
          <w:del w:id="545" w:author="Schwemmer, Teresa" w:date="2024-07-19T00:37:00Z" w16du:dateUtc="2024-07-19T04:37:00Z"/>
        </w:rPr>
      </w:pPr>
    </w:p>
    <w:p w14:paraId="6CCFF0DE" w14:textId="4838B733" w:rsidR="00104043" w:rsidRPr="0081339F" w:rsidDel="006E3CF1" w:rsidRDefault="00104043" w:rsidP="00104043">
      <w:pPr>
        <w:pStyle w:val="TS"/>
        <w:ind w:left="720" w:hanging="720"/>
        <w:rPr>
          <w:del w:id="546" w:author="Schwemmer, Teresa" w:date="2024-07-19T00:16:00Z" w16du:dateUtc="2024-07-19T04:16:00Z"/>
        </w:rPr>
      </w:pPr>
      <w:del w:id="547" w:author="Schwemmer, Teresa" w:date="2024-07-19T00:16:00Z" w16du:dateUtc="2024-07-19T04:16:00Z">
        <w:r w:rsidRPr="0081339F" w:rsidDel="006E3CF1">
          <w:delText xml:space="preserve">Nilsson, G. E. and </w:delText>
        </w:r>
        <w:r w:rsidRPr="0081339F" w:rsidDel="006E3CF1">
          <w:rPr>
            <w:rFonts w:cs="Times New Roman"/>
          </w:rPr>
          <w:delText>Ö</w:delText>
        </w:r>
        <w:r w:rsidRPr="0081339F" w:rsidDel="006E3CF1">
          <w:delText xml:space="preserve">stlund-Nilsson, S. 2008. Does size matter for hypoxia tolerance in fish? </w:delText>
        </w:r>
        <w:r w:rsidRPr="0081339F" w:rsidDel="006E3CF1">
          <w:rPr>
            <w:i/>
            <w:iCs/>
          </w:rPr>
          <w:delText>Biol. Rev.</w:delText>
        </w:r>
        <w:r w:rsidRPr="0081339F" w:rsidDel="006E3CF1">
          <w:delText xml:space="preserve">, 83: 173-189. </w:delText>
        </w:r>
        <w:r w:rsidR="006E360E" w:rsidRPr="006E360E" w:rsidDel="006E3CF1">
          <w:delText>https://doi.org/10.1111/j.1469-185X.2008.00038.x</w:delText>
        </w:r>
      </w:del>
    </w:p>
    <w:p w14:paraId="00585B01" w14:textId="77777777" w:rsidR="00104043" w:rsidRPr="0081339F" w:rsidRDefault="00104043">
      <w:pPr>
        <w:pStyle w:val="TS"/>
        <w:pPrChange w:id="548" w:author="Schwemmer, Teresa" w:date="2024-07-19T00:16:00Z" w16du:dateUtc="2024-07-19T04:16:00Z">
          <w:pPr>
            <w:pStyle w:val="TS"/>
            <w:ind w:left="720" w:hanging="720"/>
          </w:pPr>
        </w:pPrChange>
      </w:pPr>
    </w:p>
    <w:p w14:paraId="58A7EDA2" w14:textId="07D98B3A" w:rsidR="00104043" w:rsidRPr="0081339F" w:rsidDel="006E3CF1" w:rsidRDefault="00104043" w:rsidP="00104043">
      <w:pPr>
        <w:pStyle w:val="TS"/>
        <w:ind w:left="720" w:hanging="720"/>
        <w:rPr>
          <w:del w:id="549" w:author="Schwemmer, Teresa" w:date="2024-07-19T00:16:00Z" w16du:dateUtc="2024-07-19T04:16:00Z"/>
        </w:rPr>
      </w:pPr>
      <w:del w:id="550" w:author="Schwemmer, Teresa" w:date="2024-07-19T00:16:00Z" w16du:dateUtc="2024-07-19T04:16:00Z">
        <w:r w:rsidRPr="0081339F" w:rsidDel="006E3CF1">
          <w:delText>Ninness, M. M., Stevens, E. D., and Wright, P. A. 2006. Removal of the chorion before hatching results in increased movement and accelerated growth in rainbow trout (</w:delText>
        </w:r>
        <w:r w:rsidRPr="0081339F" w:rsidDel="006E3CF1">
          <w:rPr>
            <w:i/>
            <w:iCs/>
          </w:rPr>
          <w:delText>Oncorhynchus mykiss</w:delText>
        </w:r>
        <w:r w:rsidRPr="0081339F" w:rsidDel="006E3CF1">
          <w:delText xml:space="preserve">) embryos. </w:delText>
        </w:r>
        <w:r w:rsidRPr="0081339F" w:rsidDel="006E3CF1">
          <w:rPr>
            <w:i/>
            <w:iCs/>
          </w:rPr>
          <w:delText>J. Exp. Biol.</w:delText>
        </w:r>
        <w:r w:rsidRPr="0081339F" w:rsidDel="006E3CF1">
          <w:delText xml:space="preserve">, 209: 1874-1882. </w:delText>
        </w:r>
        <w:r w:rsidR="006E360E" w:rsidRPr="006E360E" w:rsidDel="006E3CF1">
          <w:delText>https://doi.org/10.1242/jeb.02200</w:delText>
        </w:r>
      </w:del>
    </w:p>
    <w:p w14:paraId="3D544981" w14:textId="3FBEEBA3" w:rsidR="00104043" w:rsidRPr="0081339F" w:rsidDel="006E3CF1" w:rsidRDefault="00104043" w:rsidP="00104043">
      <w:pPr>
        <w:pStyle w:val="TS"/>
        <w:ind w:left="720" w:hanging="720"/>
        <w:rPr>
          <w:del w:id="551" w:author="Schwemmer, Teresa" w:date="2024-07-19T00:16:00Z" w16du:dateUtc="2024-07-19T04:16:00Z"/>
        </w:rPr>
      </w:pPr>
    </w:p>
    <w:p w14:paraId="6594A012" w14:textId="41D51753" w:rsidR="00104043" w:rsidRPr="0081339F" w:rsidRDefault="00104043" w:rsidP="00104043">
      <w:pPr>
        <w:pStyle w:val="TS"/>
        <w:ind w:left="720" w:hanging="720"/>
      </w:pPr>
      <w:r w:rsidRPr="0081339F">
        <w:t xml:space="preserve">Nisbet, R. M., Gurney, W. S. C., Murdoch, W. W., and McCauley, E. 1989. Structured population models: a tool for linking effects at individual and population level. </w:t>
      </w:r>
      <w:r w:rsidRPr="0081339F">
        <w:rPr>
          <w:i/>
          <w:iCs/>
        </w:rPr>
        <w:t>Biol. J. Linn. Soc.</w:t>
      </w:r>
      <w:r w:rsidRPr="0081339F">
        <w:t xml:space="preserve">, 37: 79-99. </w:t>
      </w:r>
      <w:r w:rsidR="006E360E" w:rsidRPr="006E360E">
        <w:t>https://doi.org/10.1111/j.1095-8312.1989.tb02006.x</w:t>
      </w:r>
    </w:p>
    <w:p w14:paraId="11CDB3F3" w14:textId="77777777" w:rsidR="00104043" w:rsidRPr="0081339F" w:rsidRDefault="00104043" w:rsidP="00104043">
      <w:pPr>
        <w:pStyle w:val="TS"/>
        <w:ind w:left="720" w:hanging="720"/>
      </w:pPr>
    </w:p>
    <w:p w14:paraId="1B7D29DA" w14:textId="77777777" w:rsidR="00104043" w:rsidRPr="0081339F" w:rsidRDefault="00104043" w:rsidP="00104043">
      <w:pPr>
        <w:pStyle w:val="TS"/>
        <w:ind w:left="720" w:hanging="720"/>
      </w:pPr>
      <w:r w:rsidRPr="0081339F">
        <w:lastRenderedPageBreak/>
        <w:t xml:space="preserve">Nisbet, R. M., Muller, E. B., Lika, K., and </w:t>
      </w:r>
      <w:proofErr w:type="spellStart"/>
      <w:r w:rsidRPr="0081339F">
        <w:t>Kooijman</w:t>
      </w:r>
      <w:proofErr w:type="spellEnd"/>
      <w:r w:rsidRPr="0081339F">
        <w:t xml:space="preserve">, S. A. L. M. 2000. From molecules to ecosystems through dynamic energy budget models. </w:t>
      </w:r>
      <w:r w:rsidRPr="0081339F">
        <w:rPr>
          <w:i/>
          <w:iCs/>
        </w:rPr>
        <w:t>Journal of Animal Ecology</w:t>
      </w:r>
      <w:r w:rsidRPr="0081339F">
        <w:t xml:space="preserve">, 69: 913-926. </w:t>
      </w:r>
    </w:p>
    <w:p w14:paraId="2BBB48FE" w14:textId="77777777" w:rsidR="00104043" w:rsidRPr="0081339F" w:rsidRDefault="00104043" w:rsidP="00104043">
      <w:pPr>
        <w:pStyle w:val="TS"/>
        <w:ind w:left="720" w:hanging="720"/>
      </w:pPr>
    </w:p>
    <w:p w14:paraId="4AEC05F9" w14:textId="2B627A9F" w:rsidR="00104043" w:rsidRPr="0081339F" w:rsidRDefault="00104043" w:rsidP="00104043">
      <w:pPr>
        <w:pStyle w:val="TS"/>
        <w:ind w:left="720" w:hanging="720"/>
      </w:pPr>
      <w:proofErr w:type="spellStart"/>
      <w:r w:rsidRPr="0081339F">
        <w:t>Nonnotte</w:t>
      </w:r>
      <w:proofErr w:type="spellEnd"/>
      <w:r w:rsidRPr="0081339F">
        <w:t xml:space="preserve">, G., Maxime, V., </w:t>
      </w:r>
      <w:proofErr w:type="spellStart"/>
      <w:r w:rsidRPr="0081339F">
        <w:t>Truchot</w:t>
      </w:r>
      <w:proofErr w:type="spellEnd"/>
      <w:r w:rsidRPr="0081339F">
        <w:t xml:space="preserve">, J. P., </w:t>
      </w:r>
      <w:proofErr w:type="spellStart"/>
      <w:r w:rsidRPr="0081339F">
        <w:t>Williot</w:t>
      </w:r>
      <w:proofErr w:type="spellEnd"/>
      <w:r w:rsidRPr="0081339F">
        <w:t xml:space="preserve">, P., and </w:t>
      </w:r>
      <w:proofErr w:type="spellStart"/>
      <w:r w:rsidRPr="0081339F">
        <w:t>Peyraud</w:t>
      </w:r>
      <w:proofErr w:type="spellEnd"/>
      <w:r w:rsidRPr="0081339F">
        <w:t xml:space="preserve">, C. 1993. Respiratory responses to progressive ambient hypoxia in the sturgeon, </w:t>
      </w:r>
      <w:r w:rsidRPr="0081339F">
        <w:rPr>
          <w:i/>
          <w:iCs/>
        </w:rPr>
        <w:t xml:space="preserve">Acipenser </w:t>
      </w:r>
      <w:proofErr w:type="spellStart"/>
      <w:r w:rsidRPr="0081339F">
        <w:rPr>
          <w:i/>
          <w:iCs/>
        </w:rPr>
        <w:t>baeri</w:t>
      </w:r>
      <w:proofErr w:type="spellEnd"/>
      <w:r w:rsidRPr="0081339F">
        <w:t xml:space="preserve">. </w:t>
      </w:r>
      <w:r w:rsidRPr="0081339F">
        <w:rPr>
          <w:i/>
          <w:iCs/>
        </w:rPr>
        <w:t>Respir. Physiol.</w:t>
      </w:r>
      <w:r w:rsidRPr="0081339F">
        <w:t xml:space="preserve">, 91: 71-82. </w:t>
      </w:r>
      <w:r w:rsidR="006E360E" w:rsidRPr="006E360E">
        <w:t>https://doi.org/10.1016/0034-5687(93)90090-W</w:t>
      </w:r>
    </w:p>
    <w:p w14:paraId="5BAE0928" w14:textId="77777777" w:rsidR="00104043" w:rsidRPr="0081339F" w:rsidRDefault="00104043" w:rsidP="00104043">
      <w:pPr>
        <w:pStyle w:val="TS"/>
        <w:ind w:left="720" w:hanging="720"/>
      </w:pPr>
    </w:p>
    <w:p w14:paraId="3EA22C5B" w14:textId="7820B6C4" w:rsidR="00104043" w:rsidRPr="0081339F" w:rsidRDefault="00104043" w:rsidP="00104043">
      <w:pPr>
        <w:pStyle w:val="TS"/>
        <w:ind w:left="720" w:hanging="720"/>
      </w:pPr>
      <w:r w:rsidRPr="0081339F">
        <w:t xml:space="preserve">O’Donnell, J., Dam, H. G., Bohlen, W. F., Fitzgerald, W., Gay, P. S., Houk, A. E., Cohen, D. C., and Howard-Strobel, M. M. 2008. Intermittent ventilation in the hypoxic zone of western Long Island Sound during the summer of 2004. </w:t>
      </w:r>
      <w:r w:rsidRPr="0081339F">
        <w:rPr>
          <w:i/>
          <w:iCs/>
        </w:rPr>
        <w:t xml:space="preserve">J. </w:t>
      </w:r>
      <w:proofErr w:type="spellStart"/>
      <w:r w:rsidRPr="0081339F">
        <w:rPr>
          <w:i/>
          <w:iCs/>
        </w:rPr>
        <w:t>Geophys</w:t>
      </w:r>
      <w:proofErr w:type="spellEnd"/>
      <w:r w:rsidRPr="0081339F">
        <w:rPr>
          <w:i/>
          <w:iCs/>
        </w:rPr>
        <w:t>. Res.</w:t>
      </w:r>
      <w:r w:rsidRPr="0081339F">
        <w:t>, 113: C09025.</w:t>
      </w:r>
      <w:r w:rsidR="006E360E" w:rsidRPr="006E360E">
        <w:t xml:space="preserve"> https://doi.org/10.1029/2007JC004716</w:t>
      </w:r>
    </w:p>
    <w:p w14:paraId="6E8C7D51" w14:textId="77777777" w:rsidR="00104043" w:rsidRPr="0081339F" w:rsidRDefault="00104043" w:rsidP="00104043">
      <w:pPr>
        <w:pStyle w:val="TS"/>
        <w:ind w:left="720" w:hanging="720"/>
      </w:pPr>
    </w:p>
    <w:p w14:paraId="1EB07999" w14:textId="782B6DF7" w:rsidR="00104043" w:rsidRPr="0081339F" w:rsidDel="006E3CF1" w:rsidRDefault="00104043" w:rsidP="00104043">
      <w:pPr>
        <w:pStyle w:val="TS"/>
        <w:ind w:left="720" w:hanging="720"/>
        <w:rPr>
          <w:del w:id="552" w:author="Schwemmer, Teresa" w:date="2024-07-19T00:16:00Z" w16du:dateUtc="2024-07-19T04:16:00Z"/>
        </w:rPr>
      </w:pPr>
      <w:del w:id="553" w:author="Schwemmer, Teresa" w:date="2024-07-19T00:16:00Z" w16du:dateUtc="2024-07-19T04:16:00Z">
        <w:r w:rsidRPr="0081339F" w:rsidDel="006E3CF1">
          <w:delText xml:space="preserve">Perry, S. F., Jonz, M. G., and Gilmour, K. M. 2009. Oxygen Sensing and the Hypoxic Ventilatory Response. In: </w:delText>
        </w:r>
        <w:r w:rsidRPr="0081339F" w:rsidDel="006E3CF1">
          <w:rPr>
            <w:i/>
            <w:iCs/>
          </w:rPr>
          <w:delText>Fish Physiology, Vol. 27: Hypoxia</w:delText>
        </w:r>
        <w:r w:rsidRPr="0081339F" w:rsidDel="006E3CF1">
          <w:delText xml:space="preserve">. (Ed. J. G. Richards, A. P. Farrell and C. J. Brauner), pp. 193-253. San Diego: Academic Press. </w:delText>
        </w:r>
      </w:del>
    </w:p>
    <w:p w14:paraId="7335AF15" w14:textId="3526A2EE" w:rsidR="00104043" w:rsidRPr="0081339F" w:rsidDel="006E3CF1" w:rsidRDefault="00104043" w:rsidP="00104043">
      <w:pPr>
        <w:pStyle w:val="TS"/>
        <w:ind w:left="720" w:hanging="720"/>
        <w:rPr>
          <w:del w:id="554" w:author="Schwemmer, Teresa" w:date="2024-07-19T00:16:00Z" w16du:dateUtc="2024-07-19T04:16:00Z"/>
        </w:rPr>
      </w:pPr>
    </w:p>
    <w:p w14:paraId="6D8AA3EC" w14:textId="38C2B9B0" w:rsidR="00104043" w:rsidRPr="0081339F" w:rsidRDefault="00104043" w:rsidP="00104043">
      <w:pPr>
        <w:pStyle w:val="TS"/>
        <w:ind w:left="720" w:hanging="720"/>
      </w:pPr>
      <w:r w:rsidRPr="0081339F">
        <w:t xml:space="preserve">Polymeropoulos, E. T., Elliott, N. G., and </w:t>
      </w:r>
      <w:proofErr w:type="spellStart"/>
      <w:r w:rsidRPr="0081339F">
        <w:t>Frappell</w:t>
      </w:r>
      <w:proofErr w:type="spellEnd"/>
      <w:r w:rsidRPr="0081339F">
        <w:t xml:space="preserve">, P. B. 2017. Hypoxic acclimation leads to metabolic compensation after reoxygenation in Atlantic salmon yolk-sac alevins. </w:t>
      </w:r>
      <w:r w:rsidRPr="0081339F">
        <w:rPr>
          <w:i/>
          <w:iCs/>
        </w:rPr>
        <w:t xml:space="preserve">Comp. </w:t>
      </w:r>
      <w:proofErr w:type="spellStart"/>
      <w:r w:rsidRPr="0081339F">
        <w:rPr>
          <w:i/>
          <w:iCs/>
        </w:rPr>
        <w:t>Biochem</w:t>
      </w:r>
      <w:proofErr w:type="spellEnd"/>
      <w:r w:rsidRPr="0081339F">
        <w:rPr>
          <w:i/>
          <w:iCs/>
        </w:rPr>
        <w:t>. Physiol. A</w:t>
      </w:r>
      <w:r w:rsidRPr="0081339F">
        <w:t xml:space="preserve">, 213: 28-35. </w:t>
      </w:r>
      <w:r w:rsidR="006E360E" w:rsidRPr="006E360E">
        <w:t>https://doi.org/10.1016/j.cbpa.2017.08.011</w:t>
      </w:r>
    </w:p>
    <w:p w14:paraId="7ABF9921" w14:textId="77777777" w:rsidR="00104043" w:rsidRPr="0081339F" w:rsidRDefault="00104043" w:rsidP="00104043">
      <w:pPr>
        <w:pStyle w:val="TS"/>
        <w:ind w:left="720" w:hanging="720"/>
      </w:pPr>
    </w:p>
    <w:p w14:paraId="236285B2" w14:textId="77777777" w:rsidR="00104043" w:rsidRPr="0081339F" w:rsidRDefault="00104043" w:rsidP="00104043">
      <w:pPr>
        <w:pStyle w:val="TS"/>
        <w:ind w:left="720" w:hanging="720"/>
      </w:pPr>
      <w:r w:rsidRPr="0081339F">
        <w:t xml:space="preserve">Pousse, </w:t>
      </w:r>
      <w:r w:rsidRPr="0081339F">
        <w:rPr>
          <w:rFonts w:cs="Times New Roman"/>
        </w:rPr>
        <w:t>É</w:t>
      </w:r>
      <w:r w:rsidRPr="0081339F">
        <w:t xml:space="preserve">., Munroe, D., Hart, D., Hennen, D., Cameron, L. P., </w:t>
      </w:r>
      <w:proofErr w:type="spellStart"/>
      <w:r w:rsidRPr="0081339F">
        <w:t>Rheuban</w:t>
      </w:r>
      <w:proofErr w:type="spellEnd"/>
      <w:r w:rsidRPr="0081339F">
        <w:t xml:space="preserve">, J. E., Wang, Z. A., </w:t>
      </w:r>
      <w:proofErr w:type="spellStart"/>
      <w:r w:rsidRPr="0081339F">
        <w:t>Wikfors</w:t>
      </w:r>
      <w:proofErr w:type="spellEnd"/>
      <w:r w:rsidRPr="0081339F">
        <w:t xml:space="preserve">, G. H., and Meseck, S. L. 2022. Dynamic energy budget modeling of Atlantic </w:t>
      </w:r>
      <w:proofErr w:type="spellStart"/>
      <w:r w:rsidRPr="0081339F">
        <w:t>surfclam</w:t>
      </w:r>
      <w:proofErr w:type="spellEnd"/>
      <w:r w:rsidRPr="0081339F">
        <w:t xml:space="preserve">, </w:t>
      </w:r>
      <w:proofErr w:type="spellStart"/>
      <w:r w:rsidRPr="0081339F">
        <w:rPr>
          <w:i/>
          <w:iCs/>
        </w:rPr>
        <w:t>Spisula</w:t>
      </w:r>
      <w:proofErr w:type="spellEnd"/>
      <w:r w:rsidRPr="0081339F">
        <w:rPr>
          <w:i/>
          <w:iCs/>
        </w:rPr>
        <w:t xml:space="preserve"> </w:t>
      </w:r>
      <w:proofErr w:type="spellStart"/>
      <w:r w:rsidRPr="0081339F">
        <w:rPr>
          <w:i/>
          <w:iCs/>
        </w:rPr>
        <w:t>solidissima</w:t>
      </w:r>
      <w:proofErr w:type="spellEnd"/>
      <w:r w:rsidRPr="0081339F">
        <w:t xml:space="preserve">, under future ocean acidification and warming. </w:t>
      </w:r>
      <w:r w:rsidRPr="0081339F">
        <w:rPr>
          <w:i/>
          <w:iCs/>
        </w:rPr>
        <w:t>Mar. Environ. Res.</w:t>
      </w:r>
      <w:r w:rsidRPr="0081339F">
        <w:t xml:space="preserve">, 177: 105602. https://doi.org/10.1016/j.marenvres.2022.105602 </w:t>
      </w:r>
    </w:p>
    <w:p w14:paraId="15AFB723" w14:textId="77777777" w:rsidR="00104043" w:rsidRPr="0081339F" w:rsidRDefault="00104043" w:rsidP="00104043">
      <w:pPr>
        <w:pStyle w:val="TS"/>
        <w:ind w:left="720" w:hanging="720"/>
      </w:pPr>
    </w:p>
    <w:p w14:paraId="11117968" w14:textId="18EC85E9" w:rsidR="00104043" w:rsidRPr="0081339F" w:rsidDel="006E3CF1" w:rsidRDefault="00104043" w:rsidP="00104043">
      <w:pPr>
        <w:pStyle w:val="TS"/>
        <w:ind w:left="720" w:hanging="720"/>
        <w:rPr>
          <w:del w:id="555" w:author="Schwemmer, Teresa" w:date="2024-07-19T00:17:00Z" w16du:dateUtc="2024-07-19T04:17:00Z"/>
        </w:rPr>
      </w:pPr>
      <w:del w:id="556" w:author="Schwemmer, Teresa" w:date="2024-07-19T00:17:00Z" w16du:dateUtc="2024-07-19T04:17:00Z">
        <w:r w:rsidRPr="0081339F" w:rsidDel="006E3CF1">
          <w:delText>Rabalais, N. N., Turner, R. E., D</w:delText>
        </w:r>
        <w:r w:rsidRPr="0081339F" w:rsidDel="006E3CF1">
          <w:rPr>
            <w:rFonts w:cs="Times New Roman"/>
          </w:rPr>
          <w:delText>í</w:delText>
        </w:r>
        <w:r w:rsidRPr="0081339F" w:rsidDel="006E3CF1">
          <w:delText>az, R. J., and Justi</w:delText>
        </w:r>
        <w:r w:rsidRPr="0081339F" w:rsidDel="006E3CF1">
          <w:rPr>
            <w:rFonts w:cs="Times New Roman"/>
          </w:rPr>
          <w:delText>ć</w:delText>
        </w:r>
        <w:r w:rsidRPr="0081339F" w:rsidDel="006E3CF1">
          <w:delText xml:space="preserve">, D. 2009. Global change and eutrophication of coastal waters. </w:delText>
        </w:r>
        <w:r w:rsidRPr="0081339F" w:rsidDel="006E3CF1">
          <w:rPr>
            <w:i/>
            <w:iCs/>
          </w:rPr>
          <w:delText>ICES J. Mar. Sci.</w:delText>
        </w:r>
        <w:r w:rsidRPr="0081339F" w:rsidDel="006E3CF1">
          <w:delText xml:space="preserve">, 66(7): 1528-1537. </w:delText>
        </w:r>
        <w:r w:rsidR="006E360E" w:rsidRPr="006E360E" w:rsidDel="006E3CF1">
          <w:delText>https://doi.org/10.1093/icesjms/fsp047</w:delText>
        </w:r>
      </w:del>
    </w:p>
    <w:p w14:paraId="666B4D64" w14:textId="44D9F63D" w:rsidR="00104043" w:rsidRPr="0081339F" w:rsidDel="006E3CF1" w:rsidRDefault="00104043" w:rsidP="00104043">
      <w:pPr>
        <w:pStyle w:val="TS"/>
        <w:ind w:left="720" w:hanging="720"/>
        <w:rPr>
          <w:del w:id="557" w:author="Schwemmer, Teresa" w:date="2024-07-19T00:17:00Z" w16du:dateUtc="2024-07-19T04:17:00Z"/>
        </w:rPr>
      </w:pPr>
    </w:p>
    <w:p w14:paraId="3D84E186" w14:textId="77777777" w:rsidR="00104043" w:rsidRPr="0081339F" w:rsidRDefault="00104043" w:rsidP="00104043">
      <w:pPr>
        <w:pStyle w:val="TS"/>
        <w:ind w:left="720" w:hanging="720"/>
      </w:pPr>
      <w:r w:rsidRPr="0081339F">
        <w:t xml:space="preserve">Richards, J. G. 2009. Metabolic and Molecular Responses of Fish to Hypoxia. In: </w:t>
      </w:r>
      <w:r w:rsidRPr="0081339F">
        <w:rPr>
          <w:i/>
          <w:iCs/>
        </w:rPr>
        <w:t>Fish Physiology, Vol. 27: Hypoxia</w:t>
      </w:r>
      <w:r w:rsidRPr="0081339F">
        <w:t>. (Ed. J. G. Richards, A. P. Farrell and C. J. Brauner), pp. 443-485. San Diego: Academic Press.</w:t>
      </w:r>
    </w:p>
    <w:p w14:paraId="2DCCB69C" w14:textId="77777777" w:rsidR="00104043" w:rsidRPr="0081339F" w:rsidRDefault="00104043" w:rsidP="00104043">
      <w:pPr>
        <w:pStyle w:val="TS"/>
        <w:ind w:left="720" w:hanging="720"/>
      </w:pPr>
    </w:p>
    <w:p w14:paraId="21864BDA" w14:textId="02A92422" w:rsidR="00104043" w:rsidRPr="0081339F" w:rsidRDefault="00104043" w:rsidP="00104043">
      <w:pPr>
        <w:pStyle w:val="TS"/>
        <w:ind w:left="720" w:hanging="720"/>
      </w:pPr>
      <w:r w:rsidRPr="0081339F">
        <w:t xml:space="preserve">Richards, J. G. 2011. Physiological, behavioral and biochemical adaptations of intertidal fishes to hypoxia. </w:t>
      </w:r>
      <w:r w:rsidRPr="0081339F">
        <w:rPr>
          <w:i/>
          <w:iCs/>
        </w:rPr>
        <w:t>J. Exp. Biol.</w:t>
      </w:r>
      <w:r w:rsidRPr="0081339F">
        <w:t xml:space="preserve">, 214: 191-199. </w:t>
      </w:r>
      <w:r w:rsidR="00B24334" w:rsidRPr="00B24334">
        <w:t>https://doi.org/10.1242/jeb.047951</w:t>
      </w:r>
    </w:p>
    <w:p w14:paraId="3818A11E" w14:textId="77777777" w:rsidR="00104043" w:rsidRPr="0081339F" w:rsidRDefault="00104043" w:rsidP="00104043">
      <w:pPr>
        <w:pStyle w:val="TS"/>
        <w:ind w:left="720" w:hanging="720"/>
      </w:pPr>
    </w:p>
    <w:p w14:paraId="23E9DB36" w14:textId="022ED178" w:rsidR="00104043" w:rsidRPr="0081339F" w:rsidRDefault="00104043" w:rsidP="00104043">
      <w:pPr>
        <w:pStyle w:val="TS"/>
        <w:ind w:left="720" w:hanging="720"/>
      </w:pPr>
      <w:r w:rsidRPr="0081339F">
        <w:t xml:space="preserve">Robert, D., Shoji, J., Sirois, P., </w:t>
      </w:r>
      <w:proofErr w:type="spellStart"/>
      <w:r w:rsidRPr="0081339F">
        <w:t>Takasuka</w:t>
      </w:r>
      <w:proofErr w:type="spellEnd"/>
      <w:r w:rsidRPr="0081339F">
        <w:t>, A., Catal</w:t>
      </w:r>
      <w:r w:rsidRPr="0081339F">
        <w:rPr>
          <w:rFonts w:cs="Times New Roman"/>
        </w:rPr>
        <w:t>á</w:t>
      </w:r>
      <w:r w:rsidRPr="0081339F">
        <w:t xml:space="preserve">n, I. A., et al. 2023. Life in the fast lane: Revisiting the fast growth—High survival paradigm during the early life stages of fish. </w:t>
      </w:r>
      <w:r w:rsidRPr="0081339F">
        <w:rPr>
          <w:i/>
          <w:iCs/>
        </w:rPr>
        <w:t>Fish and Fisheries</w:t>
      </w:r>
      <w:r w:rsidRPr="0081339F">
        <w:t>, 24: 863-888.</w:t>
      </w:r>
      <w:r w:rsidR="00B24334" w:rsidRPr="00B24334">
        <w:t xml:space="preserve"> https://doi.org/10.1111/faf.12774</w:t>
      </w:r>
    </w:p>
    <w:p w14:paraId="5D8B5BE4" w14:textId="77777777" w:rsidR="00104043" w:rsidRPr="0081339F" w:rsidRDefault="00104043" w:rsidP="00104043">
      <w:pPr>
        <w:pStyle w:val="TS"/>
        <w:ind w:left="720" w:hanging="720"/>
      </w:pPr>
    </w:p>
    <w:p w14:paraId="46511949" w14:textId="77777777" w:rsidR="00104043" w:rsidRPr="0081339F" w:rsidRDefault="00104043" w:rsidP="00104043">
      <w:pPr>
        <w:pStyle w:val="TS"/>
        <w:ind w:left="720" w:hanging="720"/>
      </w:pPr>
      <w:r w:rsidRPr="0081339F">
        <w:t xml:space="preserve">Rombough, P. J. 1988. Respiratory gas exchange, aerobic metabolism, and effects of hypoxia during early life. In: </w:t>
      </w:r>
      <w:r w:rsidRPr="0081339F">
        <w:rPr>
          <w:i/>
          <w:iCs/>
        </w:rPr>
        <w:t>Fish Physiology, Vol. 11: The Physiology of Developing Fish, Part A: Eggs and Larvae</w:t>
      </w:r>
      <w:r w:rsidRPr="0081339F">
        <w:t xml:space="preserve">. (ed. W. S. Hoar and D. J. Randall), pp. 59-162. San Diego: Academic Press. </w:t>
      </w:r>
    </w:p>
    <w:p w14:paraId="3043EF18" w14:textId="77777777" w:rsidR="00104043" w:rsidRPr="0081339F" w:rsidRDefault="00104043" w:rsidP="00104043">
      <w:pPr>
        <w:pStyle w:val="TS"/>
        <w:ind w:left="720" w:hanging="720"/>
      </w:pPr>
    </w:p>
    <w:p w14:paraId="393842F0" w14:textId="77777777" w:rsidR="00104043" w:rsidRPr="0081339F" w:rsidRDefault="00104043" w:rsidP="00104043">
      <w:pPr>
        <w:pStyle w:val="TS"/>
        <w:ind w:left="720" w:hanging="720"/>
      </w:pPr>
      <w:proofErr w:type="spellStart"/>
      <w:r w:rsidRPr="0081339F">
        <w:t>Romoli</w:t>
      </w:r>
      <w:proofErr w:type="spellEnd"/>
      <w:r w:rsidRPr="0081339F">
        <w:t xml:space="preserve">, C., Jager, T., </w:t>
      </w:r>
      <w:proofErr w:type="spellStart"/>
      <w:r w:rsidRPr="0081339F">
        <w:t>Trijau</w:t>
      </w:r>
      <w:proofErr w:type="spellEnd"/>
      <w:r w:rsidRPr="0081339F">
        <w:t xml:space="preserve">, M., </w:t>
      </w:r>
      <w:proofErr w:type="spellStart"/>
      <w:r w:rsidRPr="0081339F">
        <w:t>Goussen</w:t>
      </w:r>
      <w:proofErr w:type="spellEnd"/>
      <w:r w:rsidRPr="0081339F">
        <w:t xml:space="preserve">, B., and </w:t>
      </w:r>
      <w:proofErr w:type="spellStart"/>
      <w:r w:rsidRPr="0081339F">
        <w:t>Gergs</w:t>
      </w:r>
      <w:proofErr w:type="spellEnd"/>
      <w:r w:rsidRPr="0081339F">
        <w:t xml:space="preserve">, A. 2024. Environmental Risk Assessment with Energy Budget Models: A Comparison Between Two Models of Different Complexity. </w:t>
      </w:r>
      <w:r w:rsidRPr="0081339F">
        <w:rPr>
          <w:i/>
          <w:iCs/>
        </w:rPr>
        <w:t xml:space="preserve">Environ. </w:t>
      </w:r>
      <w:proofErr w:type="spellStart"/>
      <w:r w:rsidRPr="0081339F">
        <w:rPr>
          <w:i/>
          <w:iCs/>
        </w:rPr>
        <w:t>Toxicol</w:t>
      </w:r>
      <w:proofErr w:type="spellEnd"/>
      <w:r w:rsidRPr="0081339F">
        <w:rPr>
          <w:i/>
          <w:iCs/>
        </w:rPr>
        <w:t>. Chem.</w:t>
      </w:r>
      <w:r w:rsidRPr="0081339F">
        <w:t xml:space="preserve">, 43(2): 440-449. </w:t>
      </w:r>
      <w:proofErr w:type="spellStart"/>
      <w:r w:rsidRPr="0081339F">
        <w:t>doi</w:t>
      </w:r>
      <w:proofErr w:type="spellEnd"/>
      <w:r w:rsidRPr="0081339F">
        <w:t xml:space="preserve">: 10.1002/etc.5795 </w:t>
      </w:r>
    </w:p>
    <w:p w14:paraId="3E6CB526" w14:textId="77777777" w:rsidR="00104043" w:rsidRPr="0081339F" w:rsidRDefault="00104043" w:rsidP="00104043">
      <w:pPr>
        <w:pStyle w:val="TS"/>
        <w:ind w:left="720" w:hanging="720"/>
      </w:pPr>
    </w:p>
    <w:p w14:paraId="6B6E42FA" w14:textId="7D667F57" w:rsidR="00104043" w:rsidRPr="0081339F" w:rsidDel="006E3CF1" w:rsidRDefault="00104043" w:rsidP="00104043">
      <w:pPr>
        <w:pStyle w:val="TS"/>
        <w:ind w:left="720" w:hanging="720"/>
        <w:rPr>
          <w:del w:id="558" w:author="Schwemmer, Teresa" w:date="2024-07-19T00:17:00Z" w16du:dateUtc="2024-07-19T04:17:00Z"/>
        </w:rPr>
      </w:pPr>
      <w:del w:id="559" w:author="Schwemmer, Teresa" w:date="2024-07-19T00:17:00Z" w16du:dateUtc="2024-07-19T04:17:00Z">
        <w:r w:rsidRPr="0081339F" w:rsidDel="006E3CF1">
          <w:delText xml:space="preserve">Russell, N. R., and Wootton, R. J. 1992. Appetite and growth compensation in the European minnow, </w:delText>
        </w:r>
        <w:r w:rsidRPr="0081339F" w:rsidDel="006E3CF1">
          <w:rPr>
            <w:i/>
            <w:iCs/>
          </w:rPr>
          <w:delText>Phoxinus phoxinus</w:delText>
        </w:r>
        <w:r w:rsidRPr="0081339F" w:rsidDel="006E3CF1">
          <w:delText xml:space="preserve"> (Cyprinidae), following short periods of food restriction. </w:delText>
        </w:r>
        <w:r w:rsidRPr="0081339F" w:rsidDel="006E3CF1">
          <w:rPr>
            <w:i/>
            <w:iCs/>
          </w:rPr>
          <w:delText>Environ. Biol. Fishes</w:delText>
        </w:r>
        <w:r w:rsidRPr="0081339F" w:rsidDel="006E3CF1">
          <w:delText xml:space="preserve">, 34: 277-285. </w:delText>
        </w:r>
        <w:r w:rsidR="00B24334" w:rsidRPr="00B24334" w:rsidDel="006E3CF1">
          <w:delText>https://doi.org/10.1007/BF00004774</w:delText>
        </w:r>
      </w:del>
    </w:p>
    <w:p w14:paraId="000C584D" w14:textId="60302DB5" w:rsidR="00104043" w:rsidRPr="0081339F" w:rsidDel="006E3CF1" w:rsidRDefault="00104043" w:rsidP="00104043">
      <w:pPr>
        <w:pStyle w:val="TS"/>
        <w:ind w:left="720" w:hanging="720"/>
        <w:rPr>
          <w:del w:id="560" w:author="Schwemmer, Teresa" w:date="2024-07-19T00:17:00Z" w16du:dateUtc="2024-07-19T04:17:00Z"/>
        </w:rPr>
      </w:pPr>
    </w:p>
    <w:p w14:paraId="74A42F9A" w14:textId="4759A105" w:rsidR="00104043" w:rsidRPr="0081339F" w:rsidRDefault="00104043" w:rsidP="00104043">
      <w:pPr>
        <w:pStyle w:val="TS"/>
        <w:ind w:left="720" w:hanging="720"/>
      </w:pPr>
      <w:r w:rsidRPr="0081339F">
        <w:t>Schwemmer, T. G. 2023. Early Life Physiological and Energetic Responses of Atlantic Silversides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to Ocean Acidification, Warming, and Hypoxia. Doctoral dissertation</w:t>
      </w:r>
      <w:r w:rsidR="00B24334">
        <w:t>.</w:t>
      </w:r>
      <w:r w:rsidRPr="0081339F">
        <w:t xml:space="preserve"> </w:t>
      </w:r>
      <w:r w:rsidR="00B24334">
        <w:t xml:space="preserve">ProQuest Dissertations Publishing. </w:t>
      </w:r>
      <w:r w:rsidRPr="0081339F">
        <w:t xml:space="preserve">State University of New York at Stony Brook, Stony Brook, NY. </w:t>
      </w:r>
    </w:p>
    <w:p w14:paraId="59C31889" w14:textId="77777777" w:rsidR="00104043" w:rsidRPr="0081339F" w:rsidRDefault="00104043" w:rsidP="00104043">
      <w:pPr>
        <w:pStyle w:val="TS"/>
        <w:ind w:left="720" w:hanging="720"/>
      </w:pPr>
    </w:p>
    <w:p w14:paraId="2C91357C" w14:textId="77777777" w:rsidR="00104043" w:rsidRPr="0081339F" w:rsidRDefault="00104043" w:rsidP="00104043">
      <w:pPr>
        <w:pStyle w:val="TS"/>
        <w:ind w:left="720" w:hanging="720"/>
      </w:pPr>
      <w:bookmarkStart w:id="561" w:name="_Hlk172239535"/>
      <w:r w:rsidRPr="0081339F">
        <w:t xml:space="preserve">Schwemmer, T. G., Baumann, H., Murray, C. S., Molina, A. I., and Nye, J. A. 2020. Acidification and hypoxia interactively affect metabolism in embryos, but not larvae, of the coastal forage fish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w:t>
      </w:r>
      <w:r w:rsidRPr="0081339F">
        <w:rPr>
          <w:i/>
          <w:iCs/>
        </w:rPr>
        <w:t>J. Exp. Biol.</w:t>
      </w:r>
      <w:r w:rsidRPr="0081339F">
        <w:t xml:space="preserve">, 223: jeb228015. </w:t>
      </w:r>
      <w:proofErr w:type="spellStart"/>
      <w:r w:rsidRPr="0081339F">
        <w:t>doi</w:t>
      </w:r>
      <w:proofErr w:type="spellEnd"/>
      <w:r w:rsidRPr="0081339F">
        <w:t xml:space="preserve">: 10.1242/jeb.228015 </w:t>
      </w:r>
    </w:p>
    <w:bookmarkEnd w:id="561"/>
    <w:p w14:paraId="59BD973C" w14:textId="77777777" w:rsidR="00104043" w:rsidRPr="0081339F" w:rsidRDefault="00104043" w:rsidP="00104043">
      <w:pPr>
        <w:pStyle w:val="TS"/>
        <w:ind w:left="720" w:hanging="720"/>
      </w:pPr>
    </w:p>
    <w:p w14:paraId="595FB3AF" w14:textId="609C5D1E" w:rsidR="00104043" w:rsidRPr="0081339F" w:rsidRDefault="00104043" w:rsidP="00104043">
      <w:pPr>
        <w:pStyle w:val="TS"/>
        <w:ind w:left="720" w:hanging="720"/>
      </w:pPr>
      <w:proofErr w:type="spellStart"/>
      <w:r w:rsidRPr="0081339F">
        <w:t>Sibly</w:t>
      </w:r>
      <w:proofErr w:type="spellEnd"/>
      <w:r w:rsidRPr="0081339F">
        <w:t xml:space="preserve">, R. M., Grimm, V., Martin, B. T., Johnston, A. S. A., et al. 2013. Representing the acquisition and use of energy by individuals in agent-based models of animal populations. </w:t>
      </w:r>
      <w:r w:rsidRPr="0081339F">
        <w:rPr>
          <w:i/>
          <w:iCs/>
        </w:rPr>
        <w:t>Methods in Ecology and Evolution</w:t>
      </w:r>
      <w:r w:rsidRPr="0081339F">
        <w:t>, 4: 151-161.</w:t>
      </w:r>
      <w:r w:rsidR="0026755D" w:rsidRPr="0026755D">
        <w:t xml:space="preserve"> https://doi.org/10.1111/2041-210x.12002</w:t>
      </w:r>
    </w:p>
    <w:p w14:paraId="477D2713" w14:textId="77777777" w:rsidR="00104043" w:rsidRPr="0081339F" w:rsidRDefault="00104043" w:rsidP="00104043">
      <w:pPr>
        <w:pStyle w:val="TS"/>
        <w:ind w:left="720" w:hanging="720"/>
      </w:pPr>
    </w:p>
    <w:p w14:paraId="2750F053" w14:textId="4CC74E36" w:rsidR="00104043" w:rsidRPr="0081339F" w:rsidRDefault="00104043" w:rsidP="00104043">
      <w:pPr>
        <w:pStyle w:val="TS"/>
        <w:ind w:left="720" w:hanging="720"/>
      </w:pPr>
      <w:proofErr w:type="spellStart"/>
      <w:r w:rsidRPr="0081339F">
        <w:t>Smallegange</w:t>
      </w:r>
      <w:proofErr w:type="spellEnd"/>
      <w:r w:rsidRPr="0081339F">
        <w:t xml:space="preserve">, I. M., Caswell, H., </w:t>
      </w:r>
      <w:proofErr w:type="spellStart"/>
      <w:r w:rsidRPr="0081339F">
        <w:t>Toorians</w:t>
      </w:r>
      <w:proofErr w:type="spellEnd"/>
      <w:r w:rsidRPr="0081339F">
        <w:t xml:space="preserve">, M. E. M., and de </w:t>
      </w:r>
      <w:proofErr w:type="spellStart"/>
      <w:r w:rsidRPr="0081339F">
        <w:t>Roos</w:t>
      </w:r>
      <w:proofErr w:type="spellEnd"/>
      <w:r w:rsidRPr="0081339F">
        <w:t xml:space="preserve">, A. M. 2017. Mechanistic description of population dynamics using dynamic energy budget theory incorporated into integral projection models. </w:t>
      </w:r>
      <w:r w:rsidRPr="0081339F">
        <w:rPr>
          <w:i/>
          <w:iCs/>
        </w:rPr>
        <w:t>Methods in Ecology and Evolution</w:t>
      </w:r>
      <w:r w:rsidRPr="0081339F">
        <w:t xml:space="preserve">, 8: 146-154. </w:t>
      </w:r>
      <w:r w:rsidR="0026755D" w:rsidRPr="0026755D">
        <w:t>https://doi.org/10.1111/2041-210X.12675</w:t>
      </w:r>
    </w:p>
    <w:p w14:paraId="6720739F" w14:textId="77777777" w:rsidR="00104043" w:rsidRPr="0081339F" w:rsidRDefault="00104043" w:rsidP="00104043">
      <w:pPr>
        <w:pStyle w:val="TS"/>
        <w:ind w:left="720" w:hanging="720"/>
      </w:pPr>
    </w:p>
    <w:p w14:paraId="630081F0" w14:textId="77777777" w:rsidR="00104043" w:rsidRPr="0081339F" w:rsidRDefault="00104043" w:rsidP="00104043">
      <w:pPr>
        <w:pStyle w:val="TS"/>
        <w:ind w:left="720" w:hanging="720"/>
      </w:pPr>
      <w:bookmarkStart w:id="562" w:name="_Hlk172239233"/>
      <w:r w:rsidRPr="0081339F">
        <w:t xml:space="preserve">Stevenson, L. M., Muller, E. B., Nacci, D., Clark, B. W., Whitehead, A., and Nisbet, R. M. 2023. Connecting </w:t>
      </w:r>
      <w:proofErr w:type="spellStart"/>
      <w:r w:rsidRPr="0081339F">
        <w:t>Suborganismal</w:t>
      </w:r>
      <w:proofErr w:type="spellEnd"/>
      <w:r w:rsidRPr="0081339F">
        <w:t xml:space="preserve"> Data to Bioenergetic Processes: Killifish Embryos Exposed to a Dioxin-Like Compound. </w:t>
      </w:r>
      <w:r w:rsidRPr="0081339F">
        <w:rPr>
          <w:i/>
          <w:iCs/>
        </w:rPr>
        <w:t xml:space="preserve">Environ. </w:t>
      </w:r>
      <w:proofErr w:type="spellStart"/>
      <w:r w:rsidRPr="0081339F">
        <w:rPr>
          <w:i/>
          <w:iCs/>
        </w:rPr>
        <w:t>Toxicol</w:t>
      </w:r>
      <w:proofErr w:type="spellEnd"/>
      <w:r w:rsidRPr="0081339F">
        <w:rPr>
          <w:i/>
          <w:iCs/>
        </w:rPr>
        <w:t>. Chem.</w:t>
      </w:r>
      <w:r w:rsidRPr="0081339F">
        <w:t xml:space="preserve">, 42(9): 2040-2053. </w:t>
      </w:r>
      <w:proofErr w:type="spellStart"/>
      <w:r w:rsidRPr="0081339F">
        <w:t>doi</w:t>
      </w:r>
      <w:proofErr w:type="spellEnd"/>
      <w:r w:rsidRPr="0081339F">
        <w:t xml:space="preserve">: 10.1002/etc.5680 </w:t>
      </w:r>
    </w:p>
    <w:bookmarkEnd w:id="562"/>
    <w:p w14:paraId="2585B299" w14:textId="77777777" w:rsidR="00104043" w:rsidRPr="0081339F" w:rsidRDefault="00104043" w:rsidP="00104043">
      <w:pPr>
        <w:pStyle w:val="TS"/>
        <w:ind w:left="720" w:hanging="720"/>
      </w:pPr>
    </w:p>
    <w:p w14:paraId="15216C54" w14:textId="2B4885B0" w:rsidR="00104043" w:rsidRPr="0081339F" w:rsidRDefault="00104043" w:rsidP="00104043">
      <w:pPr>
        <w:pStyle w:val="TS"/>
        <w:ind w:left="720" w:hanging="720"/>
      </w:pPr>
      <w:r w:rsidRPr="0081339F">
        <w:t xml:space="preserve">Stierhoff, K. L., Targett, T. E., and Miller, K. 2006. </w:t>
      </w:r>
      <w:proofErr w:type="spellStart"/>
      <w:r w:rsidRPr="0081339F">
        <w:t>Ecophysiological</w:t>
      </w:r>
      <w:proofErr w:type="spellEnd"/>
      <w:r w:rsidRPr="0081339F">
        <w:t xml:space="preserve"> responses of juvenile summer and winter flounder to hypoxia: experimental and modeling analyses of effects on estuarine nursery quality. </w:t>
      </w:r>
      <w:r w:rsidRPr="0081339F">
        <w:rPr>
          <w:i/>
          <w:iCs/>
        </w:rPr>
        <w:t>Mar. Ecol. Prog. Ser.</w:t>
      </w:r>
      <w:r w:rsidRPr="0081339F">
        <w:t xml:space="preserve">, 325: 255-266. </w:t>
      </w:r>
      <w:r w:rsidR="0026755D" w:rsidRPr="0026755D">
        <w:t>doi:10.3354/meps325255</w:t>
      </w:r>
    </w:p>
    <w:p w14:paraId="3E4596B3" w14:textId="77777777" w:rsidR="00104043" w:rsidRPr="0081339F" w:rsidRDefault="00104043" w:rsidP="00104043">
      <w:pPr>
        <w:pStyle w:val="TS"/>
        <w:ind w:left="720" w:hanging="720"/>
      </w:pPr>
    </w:p>
    <w:p w14:paraId="0EB3361C" w14:textId="23598FFC" w:rsidR="00104043" w:rsidRPr="0081339F" w:rsidRDefault="00104043" w:rsidP="00104043">
      <w:pPr>
        <w:pStyle w:val="TS"/>
        <w:ind w:left="720" w:hanging="720"/>
      </w:pPr>
      <w:r w:rsidRPr="0081339F">
        <w:t xml:space="preserve">Stierhoff, K. L., Targett, T. E., and Power, J. H. 2009. Hypoxia-induced growth limitation of juvenile fishes in an estuarine nursery: assessment of small-scale temporal dynamics using </w:t>
      </w:r>
      <w:proofErr w:type="gramStart"/>
      <w:r w:rsidRPr="0081339F">
        <w:t>RNA:DNA</w:t>
      </w:r>
      <w:proofErr w:type="gramEnd"/>
      <w:r w:rsidRPr="0081339F">
        <w:t xml:space="preserve">. </w:t>
      </w:r>
      <w:r w:rsidRPr="0081339F">
        <w:rPr>
          <w:i/>
          <w:iCs/>
        </w:rPr>
        <w:t xml:space="preserve">Can. J. Fish. </w:t>
      </w:r>
      <w:proofErr w:type="spellStart"/>
      <w:r w:rsidRPr="0081339F">
        <w:rPr>
          <w:i/>
          <w:iCs/>
        </w:rPr>
        <w:t>Aquat</w:t>
      </w:r>
      <w:proofErr w:type="spellEnd"/>
      <w:r w:rsidRPr="0081339F">
        <w:rPr>
          <w:i/>
          <w:iCs/>
        </w:rPr>
        <w:t>. Sci.</w:t>
      </w:r>
      <w:r w:rsidRPr="0081339F">
        <w:t xml:space="preserve">, 66(7): 1033-1047. </w:t>
      </w:r>
      <w:r w:rsidR="0026755D" w:rsidRPr="0026755D">
        <w:t>https://doi.org/10.1139/F09-066</w:t>
      </w:r>
    </w:p>
    <w:p w14:paraId="0C2F84ED" w14:textId="77777777" w:rsidR="00104043" w:rsidRPr="0081339F" w:rsidDel="007D5536" w:rsidRDefault="00104043" w:rsidP="00104043">
      <w:pPr>
        <w:pStyle w:val="TS"/>
        <w:ind w:left="720" w:hanging="720"/>
        <w:rPr>
          <w:del w:id="563" w:author="Schwemmer, Teresa" w:date="2024-07-19T00:37:00Z" w16du:dateUtc="2024-07-19T04:37:00Z"/>
        </w:rPr>
      </w:pPr>
    </w:p>
    <w:p w14:paraId="160B26C8" w14:textId="79C96552" w:rsidR="00104043" w:rsidRPr="0081339F" w:rsidDel="006E3CF1" w:rsidRDefault="00104043" w:rsidP="007D5536">
      <w:pPr>
        <w:pStyle w:val="TS"/>
        <w:rPr>
          <w:del w:id="564" w:author="Schwemmer, Teresa" w:date="2024-07-19T00:17:00Z" w16du:dateUtc="2024-07-19T04:17:00Z"/>
        </w:rPr>
        <w:pPrChange w:id="565" w:author="Schwemmer, Teresa" w:date="2024-07-19T00:37:00Z" w16du:dateUtc="2024-07-19T04:37:00Z">
          <w:pPr>
            <w:pStyle w:val="TS"/>
            <w:ind w:left="720" w:hanging="720"/>
          </w:pPr>
        </w:pPrChange>
      </w:pPr>
      <w:del w:id="566" w:author="Schwemmer, Teresa" w:date="2024-07-19T00:17:00Z" w16du:dateUtc="2024-07-19T04:17:00Z">
        <w:r w:rsidRPr="0081339F" w:rsidDel="006E3CF1">
          <w:delText>Sun, C.-F., Tao, Y., Jiang, X.-Y., and Zou, S.-M. 2011. IGF binding protein 1 is correlated with hypoxia-induced growth reduce and developmental defects in grass carp (</w:delText>
        </w:r>
        <w:r w:rsidRPr="0081339F" w:rsidDel="006E3CF1">
          <w:rPr>
            <w:i/>
            <w:iCs/>
          </w:rPr>
          <w:delText>Ctenopharyngodon idellus</w:delText>
        </w:r>
        <w:r w:rsidRPr="0081339F" w:rsidDel="006E3CF1">
          <w:delText xml:space="preserve">) embryos. </w:delText>
        </w:r>
        <w:r w:rsidRPr="0081339F" w:rsidDel="006E3CF1">
          <w:rPr>
            <w:i/>
            <w:iCs/>
          </w:rPr>
          <w:delText>Gen. Comp. Endocrinol.</w:delText>
        </w:r>
        <w:r w:rsidRPr="0081339F" w:rsidDel="006E3CF1">
          <w:delText xml:space="preserve">, 172(3): 409-415. </w:delText>
        </w:r>
        <w:r w:rsidR="0026755D" w:rsidRPr="0026755D" w:rsidDel="006E3CF1">
          <w:delText>https://doi.org/10.1016/j.ygcen.2011.04.005</w:delText>
        </w:r>
      </w:del>
    </w:p>
    <w:p w14:paraId="44DB805A" w14:textId="77777777" w:rsidR="00104043" w:rsidRPr="0081339F" w:rsidRDefault="00104043" w:rsidP="007D5536">
      <w:pPr>
        <w:pStyle w:val="TS"/>
        <w:pPrChange w:id="567" w:author="Schwemmer, Teresa" w:date="2024-07-19T00:37:00Z" w16du:dateUtc="2024-07-19T04:37:00Z">
          <w:pPr>
            <w:pStyle w:val="TS"/>
            <w:ind w:left="720" w:hanging="720"/>
          </w:pPr>
        </w:pPrChange>
      </w:pPr>
    </w:p>
    <w:p w14:paraId="33D7D14A" w14:textId="77777777" w:rsidR="00104043" w:rsidRPr="0081339F" w:rsidRDefault="00104043" w:rsidP="00104043">
      <w:pPr>
        <w:pStyle w:val="TS"/>
        <w:ind w:left="720" w:hanging="720"/>
      </w:pPr>
      <w:r w:rsidRPr="0081339F">
        <w:t xml:space="preserve">Tai, T. C., Sumaila, U. R., and Cheung, W. W. L. 2021. Ocean Acidification Amplifies Multi-Stressor Impacts on Global Marine Invertebrate Fisheries. </w:t>
      </w:r>
      <w:r w:rsidRPr="0081339F">
        <w:rPr>
          <w:i/>
          <w:iCs/>
        </w:rPr>
        <w:t>Front. Mar. Sci.</w:t>
      </w:r>
      <w:r w:rsidRPr="0081339F">
        <w:t xml:space="preserve">, 8: 596644. </w:t>
      </w:r>
      <w:proofErr w:type="spellStart"/>
      <w:r w:rsidRPr="0081339F">
        <w:t>doi</w:t>
      </w:r>
      <w:proofErr w:type="spellEnd"/>
      <w:r w:rsidRPr="0081339F">
        <w:t xml:space="preserve">: 10.3389/fmars.2021.596644 </w:t>
      </w:r>
    </w:p>
    <w:p w14:paraId="7984E07E" w14:textId="77777777" w:rsidR="00104043" w:rsidRPr="0081339F" w:rsidRDefault="00104043" w:rsidP="00104043">
      <w:pPr>
        <w:pStyle w:val="TS"/>
        <w:ind w:left="720" w:hanging="720"/>
      </w:pPr>
    </w:p>
    <w:p w14:paraId="79A52F17" w14:textId="6F1937AE" w:rsidR="00104043" w:rsidRPr="0081339F" w:rsidRDefault="00104043" w:rsidP="00104043">
      <w:pPr>
        <w:pStyle w:val="TS"/>
        <w:ind w:left="720" w:hanging="720"/>
      </w:pPr>
      <w:proofErr w:type="spellStart"/>
      <w:r w:rsidRPr="0081339F">
        <w:t>Takasuka</w:t>
      </w:r>
      <w:proofErr w:type="spellEnd"/>
      <w:r w:rsidRPr="0081339F">
        <w:t xml:space="preserve">, A., Aoki, I., and Oozeki, Y. 2007. Predator-specific growth-selective predation on larval Japanese anchovy </w:t>
      </w:r>
      <w:proofErr w:type="spellStart"/>
      <w:r w:rsidRPr="0081339F">
        <w:rPr>
          <w:i/>
          <w:iCs/>
        </w:rPr>
        <w:t>Engraulis</w:t>
      </w:r>
      <w:proofErr w:type="spellEnd"/>
      <w:r w:rsidRPr="0081339F">
        <w:rPr>
          <w:i/>
          <w:iCs/>
        </w:rPr>
        <w:t xml:space="preserve"> japonicus</w:t>
      </w:r>
      <w:r w:rsidRPr="0081339F">
        <w:t xml:space="preserve">. </w:t>
      </w:r>
      <w:r w:rsidRPr="0081339F">
        <w:rPr>
          <w:i/>
          <w:iCs/>
        </w:rPr>
        <w:t>Mar. Ecol. Prog. Ser.</w:t>
      </w:r>
      <w:r w:rsidRPr="0081339F">
        <w:t xml:space="preserve">, 350: 99-107. </w:t>
      </w:r>
      <w:r w:rsidR="0026755D" w:rsidRPr="0026755D">
        <w:t>https://doi.org/10.3354/meps07158</w:t>
      </w:r>
    </w:p>
    <w:p w14:paraId="510C8628" w14:textId="77777777" w:rsidR="00104043" w:rsidRPr="0081339F" w:rsidRDefault="00104043" w:rsidP="00104043">
      <w:pPr>
        <w:pStyle w:val="TS"/>
        <w:ind w:left="720" w:hanging="720"/>
      </w:pPr>
    </w:p>
    <w:p w14:paraId="68838FA9" w14:textId="5C9DBE68" w:rsidR="00104043" w:rsidRPr="0081339F" w:rsidRDefault="00104043" w:rsidP="00104043">
      <w:pPr>
        <w:pStyle w:val="TS"/>
        <w:ind w:left="720" w:hanging="720"/>
      </w:pPr>
      <w:r w:rsidRPr="0081339F">
        <w:t xml:space="preserve">Taylor, J. C. and Miller, J. M. 2001. Physiological performance of juvenile southern flounder, </w:t>
      </w:r>
      <w:proofErr w:type="spellStart"/>
      <w:r w:rsidRPr="0081339F">
        <w:rPr>
          <w:i/>
          <w:iCs/>
        </w:rPr>
        <w:t>Paralichthys</w:t>
      </w:r>
      <w:proofErr w:type="spellEnd"/>
      <w:r w:rsidRPr="0081339F">
        <w:rPr>
          <w:i/>
          <w:iCs/>
        </w:rPr>
        <w:t xml:space="preserve"> </w:t>
      </w:r>
      <w:proofErr w:type="spellStart"/>
      <w:r w:rsidRPr="0081339F">
        <w:rPr>
          <w:i/>
          <w:iCs/>
        </w:rPr>
        <w:t>lethostigma</w:t>
      </w:r>
      <w:proofErr w:type="spellEnd"/>
      <w:r w:rsidRPr="0081339F">
        <w:t xml:space="preserve"> (Jordan and Gilbert, 1884), in chronic and episodic hypoxia. </w:t>
      </w:r>
      <w:r w:rsidRPr="0081339F">
        <w:rPr>
          <w:i/>
          <w:iCs/>
        </w:rPr>
        <w:t>J. Exp. Mar. Biol. Ecol.</w:t>
      </w:r>
      <w:r w:rsidRPr="0081339F">
        <w:t xml:space="preserve">, 258: 195-214. </w:t>
      </w:r>
      <w:r w:rsidR="0026755D" w:rsidRPr="0026755D">
        <w:t>https://doi.org/10.1016/S0022-0981(01)00215-5</w:t>
      </w:r>
    </w:p>
    <w:p w14:paraId="1A2B2C26" w14:textId="77777777" w:rsidR="00104043" w:rsidRPr="0081339F" w:rsidRDefault="00104043" w:rsidP="00104043">
      <w:pPr>
        <w:pStyle w:val="TS"/>
        <w:ind w:left="720" w:hanging="720"/>
      </w:pPr>
    </w:p>
    <w:p w14:paraId="05497AE9" w14:textId="4B689F20" w:rsidR="00104043" w:rsidRPr="0081339F" w:rsidRDefault="00104043" w:rsidP="00104043">
      <w:pPr>
        <w:pStyle w:val="TS"/>
        <w:ind w:left="720" w:hanging="720"/>
      </w:pPr>
      <w:r w:rsidRPr="0081339F">
        <w:t xml:space="preserve">Testa, J. M., Murphy, R. R., Brady, D. C., and Kemp, W. M. 2018. Nutrient- and Climate-Induced Shifts in the Phenology of Linked Biogeochemical Cycles in a Temperate Estuary. </w:t>
      </w:r>
      <w:r w:rsidRPr="0081339F">
        <w:rPr>
          <w:i/>
          <w:iCs/>
        </w:rPr>
        <w:t>Front. Mar. Sci.</w:t>
      </w:r>
      <w:r w:rsidRPr="0081339F">
        <w:t xml:space="preserve">, 5: 114. </w:t>
      </w:r>
      <w:r w:rsidR="0026755D" w:rsidRPr="0026755D">
        <w:t>https://doi.org/10.3389/fmars.2018.00114</w:t>
      </w:r>
    </w:p>
    <w:p w14:paraId="6EFCEC99" w14:textId="77777777" w:rsidR="00104043" w:rsidRPr="0081339F" w:rsidRDefault="00104043" w:rsidP="00104043">
      <w:pPr>
        <w:pStyle w:val="TS"/>
        <w:ind w:left="720" w:hanging="720"/>
      </w:pPr>
    </w:p>
    <w:p w14:paraId="780D8D02" w14:textId="1334232C" w:rsidR="00104043" w:rsidRPr="0081339F" w:rsidRDefault="00104043" w:rsidP="00104043">
      <w:pPr>
        <w:pStyle w:val="TS"/>
        <w:ind w:left="720" w:hanging="720"/>
      </w:pPr>
      <w:r w:rsidRPr="0081339F">
        <w:t xml:space="preserve">Thomas, P., Rahman, M. S., Kummer, J. A., and Lawson, S. 2006. Reproductive endocrine dysfunction in Atlantic croaker exposed to hypoxia. </w:t>
      </w:r>
      <w:r w:rsidRPr="0081339F">
        <w:rPr>
          <w:i/>
          <w:iCs/>
        </w:rPr>
        <w:t>Mar. Environ. Res.</w:t>
      </w:r>
      <w:r w:rsidRPr="0081339F">
        <w:t xml:space="preserve">, 62: S249-S252. </w:t>
      </w:r>
      <w:r w:rsidR="0026755D" w:rsidRPr="0026755D">
        <w:t>https://doi.org/10.1016/j.marenvres.2006.04.031</w:t>
      </w:r>
    </w:p>
    <w:p w14:paraId="3AE7876E" w14:textId="77777777" w:rsidR="00104043" w:rsidRPr="0081339F" w:rsidRDefault="00104043" w:rsidP="00104043">
      <w:pPr>
        <w:pStyle w:val="TS"/>
        <w:ind w:left="720" w:hanging="720"/>
      </w:pPr>
    </w:p>
    <w:p w14:paraId="5F434A9F" w14:textId="6B8F32A3" w:rsidR="00104043" w:rsidRPr="0081339F" w:rsidRDefault="00104043" w:rsidP="00104043">
      <w:pPr>
        <w:pStyle w:val="TS"/>
        <w:ind w:left="720" w:hanging="720"/>
      </w:pPr>
      <w:r w:rsidRPr="0081339F">
        <w:t xml:space="preserve">Thomas, Y., Flye-Sainte-Marie, J., Chabot, D., Aguirre-Velarde, A., Marques, G. M., and </w:t>
      </w:r>
      <w:proofErr w:type="spellStart"/>
      <w:r w:rsidRPr="0081339F">
        <w:t>Pecquerie</w:t>
      </w:r>
      <w:proofErr w:type="spellEnd"/>
      <w:r w:rsidRPr="0081339F">
        <w:t xml:space="preserve">, Laure. 2019. Effects of hypoxia on metabolic functions in marine organisms: Observed patterns and modelling assumptions within the context of Dynamic Energy Budget (DEB) theory. </w:t>
      </w:r>
      <w:r w:rsidRPr="0081339F">
        <w:rPr>
          <w:i/>
          <w:iCs/>
        </w:rPr>
        <w:t>J. Sea Res.</w:t>
      </w:r>
      <w:r w:rsidRPr="0081339F">
        <w:t xml:space="preserve">, 143: 231-242. </w:t>
      </w:r>
      <w:r w:rsidR="0026755D" w:rsidRPr="0026755D">
        <w:t>https://doi.org/10.1016/j.seares.2018.05.001</w:t>
      </w:r>
    </w:p>
    <w:p w14:paraId="3392906D" w14:textId="77777777" w:rsidR="00104043" w:rsidRPr="0081339F" w:rsidRDefault="00104043" w:rsidP="00104043">
      <w:pPr>
        <w:pStyle w:val="TS"/>
        <w:ind w:left="720" w:hanging="720"/>
      </w:pPr>
    </w:p>
    <w:p w14:paraId="18BB7733" w14:textId="2489EB66" w:rsidR="00104043" w:rsidRPr="0081339F" w:rsidDel="006E3CF1" w:rsidRDefault="00104043" w:rsidP="00104043">
      <w:pPr>
        <w:pStyle w:val="TS"/>
        <w:ind w:left="720" w:hanging="720"/>
        <w:rPr>
          <w:del w:id="568" w:author="Schwemmer, Teresa" w:date="2024-07-19T00:18:00Z" w16du:dateUtc="2024-07-19T04:18:00Z"/>
        </w:rPr>
      </w:pPr>
      <w:del w:id="569" w:author="Schwemmer, Teresa" w:date="2024-07-19T00:18:00Z" w16du:dateUtc="2024-07-19T04:18:00Z">
        <w:r w:rsidRPr="0081339F" w:rsidDel="006E3CF1">
          <w:delText>Tian, Y.-M., Chen, J., Tao, Y., Jiang, X.-Y., and Zou, S.-M. 2014. Molecular cloning and function analysis of insulin-like growth factor binding protein 1a in blunt snout bream (</w:delText>
        </w:r>
        <w:r w:rsidRPr="0081339F" w:rsidDel="006E3CF1">
          <w:rPr>
            <w:i/>
            <w:iCs/>
          </w:rPr>
          <w:delText>Megalobrama amblycephala</w:delText>
        </w:r>
        <w:r w:rsidRPr="0081339F" w:rsidDel="006E3CF1">
          <w:delText xml:space="preserve">). </w:delText>
        </w:r>
        <w:r w:rsidRPr="0081339F" w:rsidDel="006E3CF1">
          <w:rPr>
            <w:i/>
            <w:iCs/>
          </w:rPr>
          <w:delText>Dongwuxue Yanjiu</w:delText>
        </w:r>
        <w:r w:rsidRPr="0081339F" w:rsidDel="006E3CF1">
          <w:delText xml:space="preserve">, 35(4): 300-306. </w:delText>
        </w:r>
        <w:r w:rsidR="0026755D" w:rsidRPr="0026755D" w:rsidDel="006E3CF1">
          <w:delText>10.13918/j.issn.2095-8137.2014.4.300</w:delText>
        </w:r>
      </w:del>
    </w:p>
    <w:p w14:paraId="6AD88B95" w14:textId="5A185B87" w:rsidR="00104043" w:rsidRPr="0081339F" w:rsidDel="006E3CF1" w:rsidRDefault="00104043" w:rsidP="00104043">
      <w:pPr>
        <w:pStyle w:val="TS"/>
        <w:ind w:left="720" w:hanging="720"/>
        <w:rPr>
          <w:del w:id="570" w:author="Schwemmer, Teresa" w:date="2024-07-19T00:18:00Z" w16du:dateUtc="2024-07-19T04:18:00Z"/>
        </w:rPr>
      </w:pPr>
    </w:p>
    <w:p w14:paraId="106FCBD7" w14:textId="65A3E697" w:rsidR="00104043" w:rsidRPr="0081339F" w:rsidDel="006E3CF1" w:rsidRDefault="00104043" w:rsidP="00104043">
      <w:pPr>
        <w:pStyle w:val="TS"/>
        <w:ind w:left="720" w:hanging="720"/>
        <w:rPr>
          <w:del w:id="571" w:author="Schwemmer, Teresa" w:date="2024-07-19T00:18:00Z" w16du:dateUtc="2024-07-19T04:18:00Z"/>
        </w:rPr>
      </w:pPr>
      <w:del w:id="572" w:author="Schwemmer, Teresa" w:date="2024-07-19T00:18:00Z" w16du:dateUtc="2024-07-19T04:18:00Z">
        <w:r w:rsidRPr="0081339F" w:rsidDel="006E3CF1">
          <w:delText xml:space="preserve">Ton, C., Stamatiou, D., and Liew, C.-C. 2003. Gene expression profile of zebrafish exposed to hypoxia during development. </w:delText>
        </w:r>
        <w:r w:rsidRPr="0081339F" w:rsidDel="006E3CF1">
          <w:rPr>
            <w:i/>
            <w:iCs/>
          </w:rPr>
          <w:delText>Physiol. Genomics</w:delText>
        </w:r>
        <w:r w:rsidRPr="0081339F" w:rsidDel="006E3CF1">
          <w:delText xml:space="preserve">, 13(2): 97-106. </w:delText>
        </w:r>
        <w:r w:rsidR="0026755D" w:rsidRPr="0026755D" w:rsidDel="006E3CF1">
          <w:delText>https://doi.org/10.1152/physiolgenomics.00128.2002</w:delText>
        </w:r>
      </w:del>
    </w:p>
    <w:p w14:paraId="2BEBC28F" w14:textId="5BD2240B" w:rsidR="00104043" w:rsidRPr="0081339F" w:rsidDel="006E3CF1" w:rsidRDefault="00104043" w:rsidP="00104043">
      <w:pPr>
        <w:pStyle w:val="TS"/>
        <w:ind w:left="720" w:hanging="720"/>
        <w:rPr>
          <w:del w:id="573" w:author="Schwemmer, Teresa" w:date="2024-07-19T00:18:00Z" w16du:dateUtc="2024-07-19T04:18:00Z"/>
        </w:rPr>
      </w:pPr>
    </w:p>
    <w:p w14:paraId="0E93BE6B" w14:textId="56220982" w:rsidR="00104043" w:rsidRPr="0081339F" w:rsidRDefault="00104043" w:rsidP="00104043">
      <w:pPr>
        <w:pStyle w:val="TS"/>
        <w:ind w:left="720" w:hanging="720"/>
      </w:pPr>
      <w:proofErr w:type="spellStart"/>
      <w:r w:rsidRPr="0081339F">
        <w:t>Vanderplancke</w:t>
      </w:r>
      <w:proofErr w:type="spellEnd"/>
      <w:r w:rsidRPr="0081339F">
        <w:t xml:space="preserve">, G., </w:t>
      </w:r>
      <w:proofErr w:type="spellStart"/>
      <w:r w:rsidRPr="0081339F">
        <w:t>Claireaux</w:t>
      </w:r>
      <w:proofErr w:type="spellEnd"/>
      <w:r w:rsidRPr="0081339F">
        <w:t xml:space="preserve">, G., </w:t>
      </w:r>
      <w:proofErr w:type="spellStart"/>
      <w:r w:rsidRPr="0081339F">
        <w:t>Quazuguel</w:t>
      </w:r>
      <w:proofErr w:type="spellEnd"/>
      <w:r w:rsidRPr="0081339F">
        <w:t xml:space="preserve">, P., Madec, L., </w:t>
      </w:r>
      <w:proofErr w:type="spellStart"/>
      <w:r w:rsidRPr="0081339F">
        <w:t>Ferraresso</w:t>
      </w:r>
      <w:proofErr w:type="spellEnd"/>
      <w:r w:rsidRPr="0081339F">
        <w:t>, S., S</w:t>
      </w:r>
      <w:r w:rsidRPr="0081339F">
        <w:rPr>
          <w:rFonts w:cs="Times New Roman"/>
        </w:rPr>
        <w:t>é</w:t>
      </w:r>
      <w:r w:rsidRPr="0081339F">
        <w:t>v</w:t>
      </w:r>
      <w:r w:rsidRPr="0081339F">
        <w:rPr>
          <w:rFonts w:cs="Times New Roman"/>
        </w:rPr>
        <w:t>è</w:t>
      </w:r>
      <w:r w:rsidRPr="0081339F">
        <w:t xml:space="preserve">re, A., </w:t>
      </w:r>
      <w:proofErr w:type="spellStart"/>
      <w:r w:rsidRPr="0081339F">
        <w:t>Zambonino</w:t>
      </w:r>
      <w:proofErr w:type="spellEnd"/>
      <w:r w:rsidRPr="0081339F">
        <w:t xml:space="preserve">-Infante, J.-L., and </w:t>
      </w:r>
      <w:proofErr w:type="spellStart"/>
      <w:r w:rsidRPr="0081339F">
        <w:t>Mazurais</w:t>
      </w:r>
      <w:proofErr w:type="spellEnd"/>
      <w:r w:rsidRPr="0081339F">
        <w:t>, D. 201</w:t>
      </w:r>
      <w:ins w:id="574" w:author="Schwemmer, Teresa" w:date="2024-07-18T23:06:00Z" w16du:dateUtc="2024-07-19T03:06:00Z">
        <w:r w:rsidR="001C3172">
          <w:t>5</w:t>
        </w:r>
      </w:ins>
      <w:del w:id="575" w:author="Schwemmer, Teresa" w:date="2024-07-18T23:06:00Z" w16du:dateUtc="2024-07-19T03:06:00Z">
        <w:r w:rsidRPr="0081339F" w:rsidDel="001C3172">
          <w:delText>4</w:delText>
        </w:r>
      </w:del>
      <w:r w:rsidRPr="0081339F">
        <w:t xml:space="preserve">. Hypoxic </w:t>
      </w:r>
      <w:proofErr w:type="gramStart"/>
      <w:r w:rsidRPr="0081339F">
        <w:t>episode</w:t>
      </w:r>
      <w:proofErr w:type="gramEnd"/>
      <w:r w:rsidRPr="0081339F">
        <w:t xml:space="preserve"> during the larval period has long-term effects on European sea bass juveniles (</w:t>
      </w:r>
      <w:proofErr w:type="spellStart"/>
      <w:r w:rsidRPr="0081339F">
        <w:rPr>
          <w:i/>
          <w:iCs/>
        </w:rPr>
        <w:t>Dicentrarchus</w:t>
      </w:r>
      <w:proofErr w:type="spellEnd"/>
      <w:r w:rsidRPr="0081339F">
        <w:rPr>
          <w:i/>
          <w:iCs/>
        </w:rPr>
        <w:t xml:space="preserve"> </w:t>
      </w:r>
      <w:proofErr w:type="spellStart"/>
      <w:r w:rsidRPr="0081339F">
        <w:rPr>
          <w:i/>
          <w:iCs/>
        </w:rPr>
        <w:t>labrax</w:t>
      </w:r>
      <w:proofErr w:type="spellEnd"/>
      <w:r w:rsidRPr="0081339F">
        <w:t xml:space="preserve">). </w:t>
      </w:r>
      <w:r w:rsidRPr="0081339F">
        <w:rPr>
          <w:i/>
          <w:iCs/>
        </w:rPr>
        <w:t>Mar. Biol.</w:t>
      </w:r>
      <w:r w:rsidRPr="0081339F">
        <w:t xml:space="preserve">, 162: 367-376. </w:t>
      </w:r>
      <w:r w:rsidR="0026755D" w:rsidRPr="0026755D">
        <w:t>https://doi.org/10.1007/s00227-014-2601-9</w:t>
      </w:r>
    </w:p>
    <w:p w14:paraId="54FCD9E0" w14:textId="77777777" w:rsidR="00104043" w:rsidRPr="0081339F" w:rsidRDefault="00104043" w:rsidP="00104043">
      <w:pPr>
        <w:pStyle w:val="TS"/>
        <w:ind w:left="720" w:hanging="720"/>
      </w:pPr>
    </w:p>
    <w:p w14:paraId="033F3966" w14:textId="5B987411" w:rsidR="00104043" w:rsidRPr="0081339F" w:rsidRDefault="00104043" w:rsidP="00104043">
      <w:pPr>
        <w:pStyle w:val="TS"/>
        <w:ind w:left="720" w:hanging="720"/>
      </w:pPr>
      <w:proofErr w:type="spellStart"/>
      <w:r w:rsidRPr="0081339F">
        <w:t>Wagenmakers</w:t>
      </w:r>
      <w:proofErr w:type="spellEnd"/>
      <w:r w:rsidRPr="0081339F">
        <w:t xml:space="preserve">, E.-J. and Farrell, S. 2004. AIC model selection using Akaike weights. </w:t>
      </w:r>
      <w:proofErr w:type="spellStart"/>
      <w:r w:rsidRPr="0081339F">
        <w:rPr>
          <w:i/>
          <w:iCs/>
        </w:rPr>
        <w:t>Psychon</w:t>
      </w:r>
      <w:proofErr w:type="spellEnd"/>
      <w:r w:rsidRPr="0081339F">
        <w:rPr>
          <w:i/>
          <w:iCs/>
        </w:rPr>
        <w:t>. Bull. Rev.</w:t>
      </w:r>
      <w:r w:rsidRPr="0081339F">
        <w:t xml:space="preserve">, 11(1): 192-196. </w:t>
      </w:r>
      <w:r w:rsidR="0026755D" w:rsidRPr="0026755D">
        <w:t>https://doi.org/10.3758/BF03206482</w:t>
      </w:r>
    </w:p>
    <w:p w14:paraId="2B89BB6C" w14:textId="77777777" w:rsidR="00104043" w:rsidRPr="0081339F" w:rsidRDefault="00104043" w:rsidP="00104043">
      <w:pPr>
        <w:pStyle w:val="TS"/>
        <w:ind w:left="720" w:hanging="720"/>
      </w:pPr>
    </w:p>
    <w:p w14:paraId="5DE7EF02" w14:textId="77777777" w:rsidR="00104043" w:rsidRPr="0081339F" w:rsidRDefault="00104043" w:rsidP="00104043">
      <w:pPr>
        <w:pStyle w:val="TS"/>
        <w:ind w:left="720" w:hanging="720"/>
      </w:pPr>
      <w:r w:rsidRPr="0081339F">
        <w:t xml:space="preserve">Wang, J., Yang, Y., Wang, Z., Xu, K., Xiao, X., and Mu, W. 2021. Comparison of effects in sustained and diel-cycling hypoxia on hypoxia tolerance, histology, physiology, and expression of clock genes in high latitude fish </w:t>
      </w:r>
      <w:r w:rsidRPr="0081339F">
        <w:rPr>
          <w:i/>
          <w:iCs/>
        </w:rPr>
        <w:t xml:space="preserve">Phoxinus </w:t>
      </w:r>
      <w:proofErr w:type="spellStart"/>
      <w:r w:rsidRPr="0081339F">
        <w:rPr>
          <w:i/>
          <w:iCs/>
        </w:rPr>
        <w:t>lagowskii</w:t>
      </w:r>
      <w:proofErr w:type="spellEnd"/>
      <w:r w:rsidRPr="0081339F">
        <w:t xml:space="preserve">. </w:t>
      </w:r>
      <w:r w:rsidRPr="0081339F">
        <w:rPr>
          <w:i/>
          <w:iCs/>
        </w:rPr>
        <w:t xml:space="preserve">Comp. </w:t>
      </w:r>
      <w:proofErr w:type="spellStart"/>
      <w:r w:rsidRPr="0081339F">
        <w:rPr>
          <w:i/>
          <w:iCs/>
        </w:rPr>
        <w:t>Biochem</w:t>
      </w:r>
      <w:proofErr w:type="spellEnd"/>
      <w:r w:rsidRPr="0081339F">
        <w:rPr>
          <w:i/>
          <w:iCs/>
        </w:rPr>
        <w:t xml:space="preserve">. Physiol. A Mol. </w:t>
      </w:r>
      <w:proofErr w:type="spellStart"/>
      <w:r w:rsidRPr="0081339F">
        <w:rPr>
          <w:i/>
          <w:iCs/>
        </w:rPr>
        <w:t>Integr</w:t>
      </w:r>
      <w:proofErr w:type="spellEnd"/>
      <w:r w:rsidRPr="0081339F">
        <w:rPr>
          <w:i/>
          <w:iCs/>
        </w:rPr>
        <w:t>. Physiol.</w:t>
      </w:r>
      <w:r w:rsidRPr="0081339F">
        <w:t xml:space="preserve">, 260: 111020. https://doi.org/10.1016/j.cbpa.2021.111020 </w:t>
      </w:r>
    </w:p>
    <w:p w14:paraId="25C9093A" w14:textId="77777777" w:rsidR="00104043" w:rsidRPr="0081339F" w:rsidRDefault="00104043" w:rsidP="00104043">
      <w:pPr>
        <w:pStyle w:val="TS"/>
      </w:pPr>
    </w:p>
    <w:p w14:paraId="2C73C652" w14:textId="1051A72C" w:rsidR="00104043" w:rsidRPr="0081339F" w:rsidRDefault="00104043" w:rsidP="00104043">
      <w:pPr>
        <w:pStyle w:val="TS"/>
        <w:ind w:left="720" w:hanging="720"/>
      </w:pPr>
      <w:r w:rsidRPr="0081339F">
        <w:t xml:space="preserve">Wei, L.-Z., Zhang, X.-M., Li, J., and Huang, G.-Q. 2008. Compensatory growth of Chinese shrimp, </w:t>
      </w:r>
      <w:proofErr w:type="spellStart"/>
      <w:r w:rsidRPr="0081339F">
        <w:rPr>
          <w:i/>
          <w:iCs/>
        </w:rPr>
        <w:t>Fenneropenaeus</w:t>
      </w:r>
      <w:proofErr w:type="spellEnd"/>
      <w:r w:rsidRPr="0081339F">
        <w:rPr>
          <w:i/>
          <w:iCs/>
        </w:rPr>
        <w:t xml:space="preserve"> chinensis</w:t>
      </w:r>
      <w:r w:rsidRPr="0081339F">
        <w:t xml:space="preserve"> following hypoxic exposure. </w:t>
      </w:r>
      <w:proofErr w:type="spellStart"/>
      <w:r w:rsidRPr="0081339F">
        <w:rPr>
          <w:i/>
          <w:iCs/>
        </w:rPr>
        <w:t>Aquacult</w:t>
      </w:r>
      <w:proofErr w:type="spellEnd"/>
      <w:r w:rsidRPr="0081339F">
        <w:rPr>
          <w:i/>
          <w:iCs/>
        </w:rPr>
        <w:t>. Int.</w:t>
      </w:r>
      <w:r w:rsidRPr="0081339F">
        <w:t xml:space="preserve">, 16: 455-470. </w:t>
      </w:r>
      <w:r w:rsidR="0026755D" w:rsidRPr="0026755D">
        <w:t>https://doi.org/10.1007/s10499-007-9158-2</w:t>
      </w:r>
    </w:p>
    <w:p w14:paraId="708BFFDE" w14:textId="77777777" w:rsidR="00104043" w:rsidRPr="0081339F" w:rsidDel="007D5536" w:rsidRDefault="00104043" w:rsidP="00104043">
      <w:pPr>
        <w:pStyle w:val="TS"/>
        <w:ind w:left="720" w:hanging="720"/>
        <w:rPr>
          <w:del w:id="576" w:author="Schwemmer, Teresa" w:date="2024-07-19T00:37:00Z" w16du:dateUtc="2024-07-19T04:37:00Z"/>
        </w:rPr>
      </w:pPr>
    </w:p>
    <w:p w14:paraId="45E3DDCF" w14:textId="2849CCC6" w:rsidR="00104043" w:rsidRPr="0081339F" w:rsidDel="00496465" w:rsidRDefault="00104043" w:rsidP="007D5536">
      <w:pPr>
        <w:pStyle w:val="TS"/>
        <w:rPr>
          <w:del w:id="577" w:author="Schwemmer, Teresa" w:date="2024-07-19T00:19:00Z" w16du:dateUtc="2024-07-19T04:19:00Z"/>
        </w:rPr>
        <w:pPrChange w:id="578" w:author="Schwemmer, Teresa" w:date="2024-07-19T00:37:00Z" w16du:dateUtc="2024-07-19T04:37:00Z">
          <w:pPr>
            <w:pStyle w:val="TS"/>
            <w:ind w:left="720" w:hanging="720"/>
          </w:pPr>
        </w:pPrChange>
      </w:pPr>
      <w:del w:id="579" w:author="Schwemmer, Teresa" w:date="2024-07-19T00:19:00Z" w16du:dateUtc="2024-07-19T04:19:00Z">
        <w:r w:rsidRPr="0081339F" w:rsidDel="00496465">
          <w:delText xml:space="preserve">Wieser, W. 1995. Energetics of fish larvae, the smallest vertebrates. </w:delText>
        </w:r>
        <w:r w:rsidRPr="0081339F" w:rsidDel="00496465">
          <w:rPr>
            <w:i/>
            <w:iCs/>
          </w:rPr>
          <w:delText>Acta Physiol. Scand.</w:delText>
        </w:r>
        <w:r w:rsidRPr="0081339F" w:rsidDel="00496465">
          <w:delText xml:space="preserve">, 154: 279-290. </w:delText>
        </w:r>
        <w:r w:rsidR="0026755D" w:rsidRPr="0026755D" w:rsidDel="00496465">
          <w:delText>https://doi.org/10.1111/j.1748-1716.1995.tb09912.x</w:delText>
        </w:r>
      </w:del>
    </w:p>
    <w:p w14:paraId="51C13945" w14:textId="77777777" w:rsidR="00104043" w:rsidRPr="0081339F" w:rsidRDefault="00104043" w:rsidP="007D5536">
      <w:pPr>
        <w:pStyle w:val="TS"/>
        <w:pPrChange w:id="580" w:author="Schwemmer, Teresa" w:date="2024-07-19T00:37:00Z" w16du:dateUtc="2024-07-19T04:37:00Z">
          <w:pPr>
            <w:pStyle w:val="TS"/>
            <w:ind w:left="720" w:hanging="720"/>
          </w:pPr>
        </w:pPrChange>
      </w:pPr>
    </w:p>
    <w:p w14:paraId="7CBEFB8E" w14:textId="77777777" w:rsidR="00104043" w:rsidRPr="0081339F" w:rsidRDefault="00104043" w:rsidP="00104043">
      <w:pPr>
        <w:pStyle w:val="TS"/>
        <w:ind w:left="720" w:hanging="720"/>
      </w:pPr>
      <w:r w:rsidRPr="0081339F">
        <w:t xml:space="preserve">Williams, K. J., Cassidy, A. A., </w:t>
      </w:r>
      <w:proofErr w:type="spellStart"/>
      <w:r w:rsidRPr="0081339F">
        <w:t>Verhille</w:t>
      </w:r>
      <w:proofErr w:type="spellEnd"/>
      <w:r w:rsidRPr="0081339F">
        <w:t>, C. E., Lamarre, S. G., and MacCormack, T. J. 2019. Diel cycling hypoxia enhances hypoxia tolerance in rainbow trout (</w:t>
      </w:r>
      <w:r w:rsidRPr="0081339F">
        <w:rPr>
          <w:i/>
          <w:iCs/>
        </w:rPr>
        <w:t>Oncorhynchus mykiss</w:t>
      </w:r>
      <w:r w:rsidRPr="0081339F">
        <w:t xml:space="preserve">): evidence of physiological and metabolic plasticity. </w:t>
      </w:r>
      <w:r w:rsidRPr="0081339F">
        <w:rPr>
          <w:i/>
          <w:iCs/>
        </w:rPr>
        <w:t>J. Exp. Biol.</w:t>
      </w:r>
      <w:r w:rsidRPr="0081339F">
        <w:t xml:space="preserve">, 222(14): jeb206045. https://doi.org/10.1242/jeb.206045 </w:t>
      </w:r>
    </w:p>
    <w:p w14:paraId="45C58194" w14:textId="77777777" w:rsidR="00104043" w:rsidRPr="0081339F" w:rsidRDefault="00104043" w:rsidP="00104043">
      <w:pPr>
        <w:pStyle w:val="TS"/>
        <w:ind w:left="720" w:hanging="720"/>
      </w:pPr>
    </w:p>
    <w:p w14:paraId="4508E282" w14:textId="77777777" w:rsidR="00104043" w:rsidRPr="0081339F" w:rsidRDefault="00104043" w:rsidP="00104043">
      <w:pPr>
        <w:pStyle w:val="TS"/>
        <w:ind w:left="720" w:hanging="720"/>
      </w:pPr>
      <w:r w:rsidRPr="0081339F">
        <w:t xml:space="preserve">Wood, C. M. 2018. The fallacy of the </w:t>
      </w:r>
      <w:proofErr w:type="spellStart"/>
      <w:r w:rsidRPr="0081339F">
        <w:rPr>
          <w:i/>
          <w:iCs/>
        </w:rPr>
        <w:t>P</w:t>
      </w:r>
      <w:r w:rsidRPr="0081339F">
        <w:rPr>
          <w:vertAlign w:val="subscript"/>
        </w:rPr>
        <w:t>crit</w:t>
      </w:r>
      <w:proofErr w:type="spellEnd"/>
      <w:r w:rsidRPr="0081339F">
        <w:t xml:space="preserve"> – are there more useful alternatives? </w:t>
      </w:r>
      <w:r w:rsidRPr="0081339F">
        <w:rPr>
          <w:i/>
          <w:iCs/>
        </w:rPr>
        <w:t>J. Exp. Biol.</w:t>
      </w:r>
      <w:r w:rsidRPr="0081339F">
        <w:t xml:space="preserve">, 221: jeb163717. </w:t>
      </w:r>
      <w:proofErr w:type="spellStart"/>
      <w:r w:rsidRPr="0081339F">
        <w:t>doi</w:t>
      </w:r>
      <w:proofErr w:type="spellEnd"/>
      <w:r w:rsidRPr="0081339F">
        <w:t xml:space="preserve">: 10.1242/jeb.163717 </w:t>
      </w:r>
    </w:p>
    <w:p w14:paraId="00E6639B" w14:textId="77777777" w:rsidR="00104043" w:rsidRPr="0081339F" w:rsidRDefault="00104043" w:rsidP="00104043">
      <w:pPr>
        <w:pStyle w:val="TS"/>
        <w:ind w:left="720" w:hanging="720"/>
      </w:pPr>
    </w:p>
    <w:p w14:paraId="2187E4A3" w14:textId="3D8598DC" w:rsidR="00104043" w:rsidRPr="0081339F" w:rsidRDefault="00104043" w:rsidP="00104043">
      <w:pPr>
        <w:pStyle w:val="TS"/>
        <w:ind w:left="720" w:hanging="720"/>
      </w:pPr>
      <w:r w:rsidRPr="0081339F">
        <w:t xml:space="preserve">Wu, R. S. S., Zhou, B. S., Randall, D. J., Woo, N. Y. S., and Lam, P. K. S. 2003. Aquatic Hypoxia Is an Endocrine Disruptor and Impairs Fish Reproduction. </w:t>
      </w:r>
      <w:r w:rsidRPr="0081339F">
        <w:rPr>
          <w:i/>
          <w:iCs/>
        </w:rPr>
        <w:t>Environ. Sci. Technol.</w:t>
      </w:r>
      <w:r w:rsidRPr="0081339F">
        <w:t xml:space="preserve">, 37(6): 1137-1141. </w:t>
      </w:r>
      <w:r w:rsidR="0026755D" w:rsidRPr="0026755D">
        <w:t>https://doi.org/10.1021/es0258327</w:t>
      </w:r>
    </w:p>
    <w:p w14:paraId="755B04F3" w14:textId="77777777" w:rsidR="00104043" w:rsidRPr="0081339F" w:rsidRDefault="00104043" w:rsidP="00104043">
      <w:pPr>
        <w:pStyle w:val="TS"/>
        <w:ind w:left="720" w:hanging="720"/>
      </w:pPr>
    </w:p>
    <w:p w14:paraId="3FD9CB69" w14:textId="4D3C9D8F" w:rsidR="00104043" w:rsidRPr="0081339F" w:rsidRDefault="00104043" w:rsidP="00104043">
      <w:pPr>
        <w:pStyle w:val="TS"/>
        <w:ind w:left="720" w:hanging="720"/>
      </w:pPr>
      <w:proofErr w:type="spellStart"/>
      <w:r w:rsidRPr="0081339F">
        <w:t>Zambonino</w:t>
      </w:r>
      <w:proofErr w:type="spellEnd"/>
      <w:r w:rsidRPr="0081339F">
        <w:t xml:space="preserve">-Infante, J. L., </w:t>
      </w:r>
      <w:proofErr w:type="spellStart"/>
      <w:r w:rsidRPr="0081339F">
        <w:t>Mazurais</w:t>
      </w:r>
      <w:proofErr w:type="spellEnd"/>
      <w:r w:rsidRPr="0081339F">
        <w:t xml:space="preserve">, D., Dubuc, A., </w:t>
      </w:r>
      <w:proofErr w:type="spellStart"/>
      <w:r w:rsidRPr="0081339F">
        <w:t>Qu</w:t>
      </w:r>
      <w:r w:rsidRPr="0081339F">
        <w:rPr>
          <w:rFonts w:cs="Times New Roman"/>
        </w:rPr>
        <w:t>é</w:t>
      </w:r>
      <w:r w:rsidRPr="0081339F">
        <w:t>au</w:t>
      </w:r>
      <w:proofErr w:type="spellEnd"/>
      <w:r w:rsidRPr="0081339F">
        <w:t xml:space="preserve">, P., </w:t>
      </w:r>
      <w:proofErr w:type="spellStart"/>
      <w:r w:rsidRPr="0081339F">
        <w:t>Vanderplancke</w:t>
      </w:r>
      <w:proofErr w:type="spellEnd"/>
      <w:r w:rsidRPr="0081339F">
        <w:t xml:space="preserve">, G., </w:t>
      </w:r>
      <w:proofErr w:type="spellStart"/>
      <w:r w:rsidRPr="0081339F">
        <w:t>Servili</w:t>
      </w:r>
      <w:proofErr w:type="spellEnd"/>
      <w:r w:rsidRPr="0081339F">
        <w:t xml:space="preserve">, A., </w:t>
      </w:r>
      <w:proofErr w:type="spellStart"/>
      <w:r w:rsidRPr="0081339F">
        <w:t>Cahu</w:t>
      </w:r>
      <w:proofErr w:type="spellEnd"/>
      <w:r w:rsidRPr="0081339F">
        <w:t xml:space="preserve">, C., Le Bayon, N., </w:t>
      </w:r>
      <w:proofErr w:type="spellStart"/>
      <w:r w:rsidRPr="0081339F">
        <w:t>Huelvan</w:t>
      </w:r>
      <w:proofErr w:type="spellEnd"/>
      <w:r w:rsidRPr="0081339F">
        <w:t xml:space="preserve">, C., and </w:t>
      </w:r>
      <w:proofErr w:type="spellStart"/>
      <w:r w:rsidRPr="0081339F">
        <w:t>Claireaux</w:t>
      </w:r>
      <w:proofErr w:type="spellEnd"/>
      <w:r w:rsidRPr="0081339F">
        <w:t xml:space="preserve">, G. 2017. An early life hypoxia event has a long-term impact on protein digestion and growth in juvenile European sea bass. </w:t>
      </w:r>
      <w:r w:rsidRPr="0081339F">
        <w:rPr>
          <w:i/>
          <w:iCs/>
        </w:rPr>
        <w:t>J. Exp. Biol.</w:t>
      </w:r>
      <w:r w:rsidRPr="0081339F">
        <w:t xml:space="preserve">, 220(10): 1846-1851. </w:t>
      </w:r>
      <w:r w:rsidR="0026755D" w:rsidRPr="0026755D">
        <w:t>https://doi.org/10.1242/jeb.154922</w:t>
      </w:r>
    </w:p>
    <w:p w14:paraId="215D5762" w14:textId="77777777" w:rsidR="00104043" w:rsidRPr="0081339F" w:rsidRDefault="00104043" w:rsidP="00104043">
      <w:pPr>
        <w:pStyle w:val="TS"/>
        <w:ind w:left="720" w:hanging="720"/>
      </w:pPr>
    </w:p>
    <w:p w14:paraId="54E8FD14" w14:textId="4C4C9555" w:rsidR="002D0A78" w:rsidRPr="00985FFB" w:rsidRDefault="00104043" w:rsidP="00104043">
      <w:pPr>
        <w:pStyle w:val="TS"/>
        <w:ind w:left="720" w:hanging="720"/>
      </w:pPr>
      <w:r w:rsidRPr="0081339F">
        <w:lastRenderedPageBreak/>
        <w:t xml:space="preserve">Zhu, C.-D., Wang, Z.-H., and Yan, B. 2013. Strategies for hypoxia adaptation in fish species: a review. </w:t>
      </w:r>
      <w:r w:rsidRPr="0081339F">
        <w:rPr>
          <w:i/>
          <w:iCs/>
        </w:rPr>
        <w:t>J. Comp. Physiol. B</w:t>
      </w:r>
      <w:r w:rsidRPr="0081339F">
        <w:t xml:space="preserve">, 183: 1005-1013. </w:t>
      </w:r>
      <w:r w:rsidR="00A93389" w:rsidRPr="00A93389">
        <w:t>https://doi.org/10.1007/s00360-013-0762-3</w:t>
      </w:r>
    </w:p>
    <w:p w14:paraId="647F7A8D" w14:textId="0C50C4FD" w:rsidR="00582644" w:rsidRPr="00844AA7" w:rsidRDefault="007539A0" w:rsidP="00844AA7">
      <w:pPr>
        <w:spacing w:after="0" w:line="240" w:lineRule="auto"/>
        <w:rPr>
          <w:rFonts w:ascii="Times New Roman" w:eastAsiaTheme="minorHAnsi" w:hAnsi="Times New Roman" w:cstheme="minorBidi"/>
          <w:sz w:val="24"/>
        </w:rPr>
      </w:pPr>
      <w:bookmarkStart w:id="581" w:name="_Hlk155640458"/>
      <w:r w:rsidRPr="00985FFB">
        <w:br w:type="page"/>
      </w:r>
      <w:bookmarkStart w:id="582" w:name="_Hlk131599084"/>
    </w:p>
    <w:p w14:paraId="14DBD50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583" w:name="_Toc131590765"/>
      <w:bookmarkStart w:id="584" w:name="_Toc131592472"/>
      <w:bookmarkEnd w:id="582"/>
      <w:bookmarkEnd w:id="583"/>
      <w:bookmarkEnd w:id="584"/>
    </w:p>
    <w:p w14:paraId="7A239A7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585" w:name="_Toc131590766"/>
      <w:bookmarkStart w:id="586" w:name="_Toc131592473"/>
      <w:bookmarkEnd w:id="585"/>
      <w:bookmarkEnd w:id="586"/>
    </w:p>
    <w:p w14:paraId="0417A4A5"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587" w:name="_Toc131590767"/>
      <w:bookmarkStart w:id="588" w:name="_Toc131592474"/>
      <w:bookmarkEnd w:id="587"/>
      <w:bookmarkEnd w:id="588"/>
    </w:p>
    <w:p w14:paraId="0CA11662"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589" w:name="_Toc131590768"/>
      <w:bookmarkStart w:id="590" w:name="_Toc131592475"/>
      <w:bookmarkEnd w:id="589"/>
      <w:bookmarkEnd w:id="590"/>
    </w:p>
    <w:p w14:paraId="45FFF7C8" w14:textId="155841B5" w:rsidR="009069EE" w:rsidRPr="00D73211" w:rsidRDefault="00D73211" w:rsidP="009069EE">
      <w:pPr>
        <w:pStyle w:val="TS"/>
        <w:spacing w:line="480" w:lineRule="auto"/>
        <w:rPr>
          <w:b/>
          <w:bCs/>
        </w:rPr>
      </w:pPr>
      <w:r>
        <w:rPr>
          <w:b/>
          <w:bCs/>
        </w:rPr>
        <w:t>Supplementa</w:t>
      </w:r>
      <w:r w:rsidR="00480B9B">
        <w:rPr>
          <w:b/>
          <w:bCs/>
        </w:rPr>
        <w:t>ry</w:t>
      </w:r>
      <w:r>
        <w:rPr>
          <w:b/>
          <w:bCs/>
        </w:rPr>
        <w:t xml:space="preserve"> Figure</w:t>
      </w:r>
    </w:p>
    <w:p w14:paraId="07D19BE3" w14:textId="46410F50" w:rsidR="009069EE" w:rsidRPr="00985FFB" w:rsidRDefault="006C1E09" w:rsidP="009069EE">
      <w:pPr>
        <w:pStyle w:val="TS"/>
        <w:spacing w:line="480" w:lineRule="auto"/>
      </w:pPr>
      <w:r>
        <w:rPr>
          <w:noProof/>
        </w:rPr>
        <w:drawing>
          <wp:inline distT="0" distB="0" distL="0" distR="0" wp14:anchorId="48F539CB" wp14:editId="0929A1ED">
            <wp:extent cx="5842000" cy="5986292"/>
            <wp:effectExtent l="0" t="0" r="6350" b="0"/>
            <wp:docPr id="963707733" name="Picture 2"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7733" name="Picture 2" descr="A diagram of a curve&#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8548" t="10103" r="21652" b="5369"/>
                    <a:stretch/>
                  </pic:blipFill>
                  <pic:spPr bwMode="auto">
                    <a:xfrm>
                      <a:off x="0" y="0"/>
                      <a:ext cx="5849383" cy="5993857"/>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170735E0" w:rsidR="009069EE" w:rsidRPr="00985FFB" w:rsidRDefault="009069EE" w:rsidP="00966BCC">
      <w:pPr>
        <w:pStyle w:val="TS"/>
      </w:pPr>
      <w:r w:rsidRPr="00985FFB">
        <w:rPr>
          <w:b/>
          <w:bCs/>
        </w:rPr>
        <w:t xml:space="preserve">Figure S1. </w:t>
      </w:r>
      <w:r w:rsidRPr="00201B1B">
        <w:rPr>
          <w:b/>
          <w:bCs/>
        </w:rPr>
        <w:t xml:space="preserve">Best fit of </w:t>
      </w:r>
      <w:proofErr w:type="spellStart"/>
      <w:r w:rsidRPr="00201B1B">
        <w:rPr>
          <w:b/>
          <w:bCs/>
        </w:rPr>
        <w:t>DEBkiss</w:t>
      </w:r>
      <w:proofErr w:type="spellEnd"/>
      <w:r w:rsidRPr="00201B1B">
        <w:rPr>
          <w:b/>
          <w:bCs/>
        </w:rPr>
        <w:t xml:space="preserve"> model to all experimental data from four DO levels.</w:t>
      </w:r>
      <w:r w:rsidRPr="00985FFB">
        <w:t xml:space="preserve"> The</w:t>
      </w:r>
      <w:r w:rsidR="005D3A5F">
        <w:t xml:space="preserve"> model was fitted to early life data (embryos, larvae, and juveniles) and the</w:t>
      </w:r>
      <w:r w:rsidRPr="00985FFB">
        <w:t xml:space="preserve"> best fitting model was selected based on </w:t>
      </w:r>
      <w:r w:rsidR="00B70AAA">
        <w:t xml:space="preserve">lowest </w:t>
      </w:r>
      <w:proofErr w:type="spellStart"/>
      <w:r w:rsidRPr="00985FFB">
        <w:t>AICc</w:t>
      </w:r>
      <w:proofErr w:type="spellEnd"/>
      <w:r w:rsidRPr="00985FFB">
        <w:t xml:space="preserve">. (A) is total length (mm) over time (days), (B) is egg buffer mass (mg) over time (days), and (C) is survival over time (days). </w:t>
      </w:r>
    </w:p>
    <w:bookmarkEnd w:id="581"/>
    <w:p w14:paraId="68C97AC8" w14:textId="19139010" w:rsidR="005F4420" w:rsidRPr="00985FFB" w:rsidRDefault="005F4420" w:rsidP="005F4420"/>
    <w:sectPr w:rsidR="005F4420" w:rsidRPr="00985FFB" w:rsidSect="00E11CFC">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B936C0" w14:textId="77777777" w:rsidR="00D973C1" w:rsidRDefault="00D973C1" w:rsidP="00B740BC">
      <w:pPr>
        <w:spacing w:after="0" w:line="240" w:lineRule="auto"/>
      </w:pPr>
      <w:r>
        <w:separator/>
      </w:r>
    </w:p>
  </w:endnote>
  <w:endnote w:type="continuationSeparator" w:id="0">
    <w:p w14:paraId="21725E90" w14:textId="77777777" w:rsidR="00D973C1" w:rsidRDefault="00D973C1"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EBB27" w14:textId="77777777" w:rsidR="00E73D67" w:rsidRPr="009D757B" w:rsidRDefault="00E73D67">
    <w:pPr>
      <w:pStyle w:val="Footer"/>
      <w:jc w:val="center"/>
      <w:rPr>
        <w:rFonts w:ascii="Times New Roman" w:hAnsi="Times New Roman"/>
      </w:rPr>
    </w:pPr>
    <w:r w:rsidRPr="009D757B">
      <w:rPr>
        <w:rFonts w:ascii="Times New Roman" w:hAnsi="Times New Roman"/>
      </w:rPr>
      <w:fldChar w:fldCharType="begin"/>
    </w:r>
    <w:r w:rsidRPr="009D757B">
      <w:rPr>
        <w:rFonts w:ascii="Times New Roman" w:hAnsi="Times New Roman"/>
      </w:rPr>
      <w:instrText xml:space="preserve"> PAGE   \* MERGEFORMAT </w:instrText>
    </w:r>
    <w:r w:rsidRPr="009D757B">
      <w:rPr>
        <w:rFonts w:ascii="Times New Roman" w:hAnsi="Times New Roman"/>
      </w:rPr>
      <w:fldChar w:fldCharType="separate"/>
    </w:r>
    <w:r w:rsidRPr="009D757B">
      <w:rPr>
        <w:rFonts w:ascii="Times New Roman" w:hAnsi="Times New Roman"/>
        <w:noProof/>
      </w:rPr>
      <w:t>1</w:t>
    </w:r>
    <w:r w:rsidRPr="009D757B">
      <w:rPr>
        <w:rFonts w:ascii="Times New Roman" w:hAnsi="Times New Roman"/>
        <w:noProof/>
      </w:rPr>
      <w:fldChar w:fldCharType="end"/>
    </w:r>
  </w:p>
  <w:p w14:paraId="60DEAB1F" w14:textId="77777777" w:rsidR="00E73D67" w:rsidRDefault="00E73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05D694" w14:textId="77777777" w:rsidR="00D973C1" w:rsidRDefault="00D973C1" w:rsidP="00B740BC">
      <w:pPr>
        <w:spacing w:after="0" w:line="240" w:lineRule="auto"/>
      </w:pPr>
      <w:r>
        <w:separator/>
      </w:r>
    </w:p>
  </w:footnote>
  <w:footnote w:type="continuationSeparator" w:id="0">
    <w:p w14:paraId="63DEB5FF" w14:textId="77777777" w:rsidR="00D973C1" w:rsidRDefault="00D973C1" w:rsidP="00B74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94E98"/>
    <w:multiLevelType w:val="multilevel"/>
    <w:tmpl w:val="D9BEE70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7851B8"/>
    <w:multiLevelType w:val="multilevel"/>
    <w:tmpl w:val="68D4150A"/>
    <w:lvl w:ilvl="0">
      <w:start w:val="2"/>
      <w:numFmt w:val="decimal"/>
      <w:lvlText w:val="%1."/>
      <w:lvlJc w:val="left"/>
      <w:pPr>
        <w:ind w:left="720" w:hanging="360"/>
      </w:pPr>
      <w:rPr>
        <w:rFonts w:hint="default"/>
      </w:rPr>
    </w:lvl>
    <w:lvl w:ilvl="1">
      <w:start w:val="1"/>
      <w:numFmt w:val="decimal"/>
      <w:isLgl/>
      <w:lvlText w:val="%1.%2."/>
      <w:lvlJc w:val="left"/>
      <w:pPr>
        <w:ind w:left="36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40488C"/>
    <w:multiLevelType w:val="hybridMultilevel"/>
    <w:tmpl w:val="B50E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36502856">
    <w:abstractNumId w:val="7"/>
  </w:num>
  <w:num w:numId="2" w16cid:durableId="492645944">
    <w:abstractNumId w:val="4"/>
  </w:num>
  <w:num w:numId="3" w16cid:durableId="1535843429">
    <w:abstractNumId w:val="3"/>
  </w:num>
  <w:num w:numId="4" w16cid:durableId="796140801">
    <w:abstractNumId w:val="5"/>
  </w:num>
  <w:num w:numId="5" w16cid:durableId="1602562435">
    <w:abstractNumId w:val="8"/>
  </w:num>
  <w:num w:numId="6" w16cid:durableId="1927301495">
    <w:abstractNumId w:val="9"/>
  </w:num>
  <w:num w:numId="7" w16cid:durableId="1411611139">
    <w:abstractNumId w:val="1"/>
  </w:num>
  <w:num w:numId="8" w16cid:durableId="1847134357">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65597460">
    <w:abstractNumId w:val="0"/>
  </w:num>
  <w:num w:numId="10" w16cid:durableId="626469356">
    <w:abstractNumId w:val="2"/>
  </w:num>
  <w:num w:numId="11" w16cid:durableId="9046969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chwemmer, Teresa">
    <w15:presenceInfo w15:providerId="AD" w15:userId="S::tschwem@udel.edu::668df476-3726-4911-beed-f43f63beab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06FE"/>
    <w:rsid w:val="000157C6"/>
    <w:rsid w:val="000170CC"/>
    <w:rsid w:val="00023CD1"/>
    <w:rsid w:val="000353FF"/>
    <w:rsid w:val="00035981"/>
    <w:rsid w:val="00041875"/>
    <w:rsid w:val="00047011"/>
    <w:rsid w:val="000510D7"/>
    <w:rsid w:val="00051F97"/>
    <w:rsid w:val="00053652"/>
    <w:rsid w:val="00057591"/>
    <w:rsid w:val="000643E5"/>
    <w:rsid w:val="00065F30"/>
    <w:rsid w:val="0007061A"/>
    <w:rsid w:val="00076072"/>
    <w:rsid w:val="00077679"/>
    <w:rsid w:val="000817D6"/>
    <w:rsid w:val="00084310"/>
    <w:rsid w:val="00085216"/>
    <w:rsid w:val="00091618"/>
    <w:rsid w:val="00095FF8"/>
    <w:rsid w:val="00097D67"/>
    <w:rsid w:val="000A23AC"/>
    <w:rsid w:val="000A2465"/>
    <w:rsid w:val="000A38C1"/>
    <w:rsid w:val="000A5993"/>
    <w:rsid w:val="000A7FF1"/>
    <w:rsid w:val="000B0191"/>
    <w:rsid w:val="000B280F"/>
    <w:rsid w:val="000B4AD5"/>
    <w:rsid w:val="000C2519"/>
    <w:rsid w:val="000C2CDC"/>
    <w:rsid w:val="000D10B4"/>
    <w:rsid w:val="000D525F"/>
    <w:rsid w:val="000D5D80"/>
    <w:rsid w:val="000D7A6B"/>
    <w:rsid w:val="000E77DD"/>
    <w:rsid w:val="000F006A"/>
    <w:rsid w:val="000F0B46"/>
    <w:rsid w:val="000F196B"/>
    <w:rsid w:val="0010361F"/>
    <w:rsid w:val="00103F48"/>
    <w:rsid w:val="00104043"/>
    <w:rsid w:val="0010771C"/>
    <w:rsid w:val="001126FF"/>
    <w:rsid w:val="00113405"/>
    <w:rsid w:val="001154E8"/>
    <w:rsid w:val="00115F0B"/>
    <w:rsid w:val="00116952"/>
    <w:rsid w:val="00130784"/>
    <w:rsid w:val="0013611F"/>
    <w:rsid w:val="00136D28"/>
    <w:rsid w:val="001376EC"/>
    <w:rsid w:val="00143092"/>
    <w:rsid w:val="00147AAB"/>
    <w:rsid w:val="00150F48"/>
    <w:rsid w:val="001522DA"/>
    <w:rsid w:val="00176F12"/>
    <w:rsid w:val="00182B23"/>
    <w:rsid w:val="00185107"/>
    <w:rsid w:val="00186240"/>
    <w:rsid w:val="00191319"/>
    <w:rsid w:val="00195F49"/>
    <w:rsid w:val="001A292D"/>
    <w:rsid w:val="001A5F9D"/>
    <w:rsid w:val="001B2336"/>
    <w:rsid w:val="001B42CD"/>
    <w:rsid w:val="001B477E"/>
    <w:rsid w:val="001C0AFC"/>
    <w:rsid w:val="001C3172"/>
    <w:rsid w:val="001C377C"/>
    <w:rsid w:val="001C5434"/>
    <w:rsid w:val="001D2761"/>
    <w:rsid w:val="001D2B58"/>
    <w:rsid w:val="001E469E"/>
    <w:rsid w:val="001E4AC0"/>
    <w:rsid w:val="001E50F3"/>
    <w:rsid w:val="001F2D59"/>
    <w:rsid w:val="001F3A0B"/>
    <w:rsid w:val="001F3D56"/>
    <w:rsid w:val="001F7305"/>
    <w:rsid w:val="00201B1B"/>
    <w:rsid w:val="00204B21"/>
    <w:rsid w:val="00205FF8"/>
    <w:rsid w:val="0020730F"/>
    <w:rsid w:val="00211BAB"/>
    <w:rsid w:val="002177CA"/>
    <w:rsid w:val="00217CE2"/>
    <w:rsid w:val="00224172"/>
    <w:rsid w:val="00231FF1"/>
    <w:rsid w:val="00233C13"/>
    <w:rsid w:val="002343F0"/>
    <w:rsid w:val="002409CF"/>
    <w:rsid w:val="0024541C"/>
    <w:rsid w:val="00247ADC"/>
    <w:rsid w:val="002514B2"/>
    <w:rsid w:val="00251DA5"/>
    <w:rsid w:val="00256E65"/>
    <w:rsid w:val="0025719F"/>
    <w:rsid w:val="00261EC6"/>
    <w:rsid w:val="0026755D"/>
    <w:rsid w:val="00271609"/>
    <w:rsid w:val="00272E5D"/>
    <w:rsid w:val="00273663"/>
    <w:rsid w:val="00273DC8"/>
    <w:rsid w:val="00273F67"/>
    <w:rsid w:val="002847FF"/>
    <w:rsid w:val="00290591"/>
    <w:rsid w:val="00290B73"/>
    <w:rsid w:val="002915BE"/>
    <w:rsid w:val="00291CB4"/>
    <w:rsid w:val="002932E5"/>
    <w:rsid w:val="0029436A"/>
    <w:rsid w:val="00296E2C"/>
    <w:rsid w:val="002B2C8D"/>
    <w:rsid w:val="002B4E30"/>
    <w:rsid w:val="002B6C15"/>
    <w:rsid w:val="002D0A78"/>
    <w:rsid w:val="002D1023"/>
    <w:rsid w:val="002D13AD"/>
    <w:rsid w:val="002D1A68"/>
    <w:rsid w:val="002D21B0"/>
    <w:rsid w:val="002D22BE"/>
    <w:rsid w:val="002D4E24"/>
    <w:rsid w:val="002D68F2"/>
    <w:rsid w:val="002E2C80"/>
    <w:rsid w:val="002E3E64"/>
    <w:rsid w:val="002F0F03"/>
    <w:rsid w:val="003019CC"/>
    <w:rsid w:val="00301CD8"/>
    <w:rsid w:val="0030492B"/>
    <w:rsid w:val="0030531E"/>
    <w:rsid w:val="00306A8A"/>
    <w:rsid w:val="003140AF"/>
    <w:rsid w:val="00317592"/>
    <w:rsid w:val="00317B29"/>
    <w:rsid w:val="003269BA"/>
    <w:rsid w:val="003277EA"/>
    <w:rsid w:val="0033007F"/>
    <w:rsid w:val="00332F5C"/>
    <w:rsid w:val="00335E89"/>
    <w:rsid w:val="003459A5"/>
    <w:rsid w:val="00351609"/>
    <w:rsid w:val="00351E72"/>
    <w:rsid w:val="003525B8"/>
    <w:rsid w:val="00354A45"/>
    <w:rsid w:val="003557B4"/>
    <w:rsid w:val="00356B50"/>
    <w:rsid w:val="00357860"/>
    <w:rsid w:val="00360B96"/>
    <w:rsid w:val="00361DEA"/>
    <w:rsid w:val="00361F01"/>
    <w:rsid w:val="0036707C"/>
    <w:rsid w:val="003724D1"/>
    <w:rsid w:val="00375188"/>
    <w:rsid w:val="00377DF2"/>
    <w:rsid w:val="003843F6"/>
    <w:rsid w:val="003902C4"/>
    <w:rsid w:val="00394639"/>
    <w:rsid w:val="003A4FEF"/>
    <w:rsid w:val="003A75AF"/>
    <w:rsid w:val="003B326F"/>
    <w:rsid w:val="003B59C3"/>
    <w:rsid w:val="003D0451"/>
    <w:rsid w:val="003D2F23"/>
    <w:rsid w:val="003D5DF3"/>
    <w:rsid w:val="003E1636"/>
    <w:rsid w:val="003E41C2"/>
    <w:rsid w:val="003E4B5B"/>
    <w:rsid w:val="003E4FB1"/>
    <w:rsid w:val="003E5F04"/>
    <w:rsid w:val="003E7D0A"/>
    <w:rsid w:val="003F1B12"/>
    <w:rsid w:val="003F3A3E"/>
    <w:rsid w:val="004003FF"/>
    <w:rsid w:val="00400A70"/>
    <w:rsid w:val="00402A37"/>
    <w:rsid w:val="004069B6"/>
    <w:rsid w:val="004072C0"/>
    <w:rsid w:val="004149D3"/>
    <w:rsid w:val="00416F2B"/>
    <w:rsid w:val="00420928"/>
    <w:rsid w:val="00424BEB"/>
    <w:rsid w:val="00426555"/>
    <w:rsid w:val="004271DA"/>
    <w:rsid w:val="00434D45"/>
    <w:rsid w:val="00435B47"/>
    <w:rsid w:val="004421B6"/>
    <w:rsid w:val="00442C5F"/>
    <w:rsid w:val="00446911"/>
    <w:rsid w:val="00450F8F"/>
    <w:rsid w:val="00453D68"/>
    <w:rsid w:val="00453F27"/>
    <w:rsid w:val="00464A70"/>
    <w:rsid w:val="004712A5"/>
    <w:rsid w:val="004741AD"/>
    <w:rsid w:val="0047444F"/>
    <w:rsid w:val="00474F20"/>
    <w:rsid w:val="0047647F"/>
    <w:rsid w:val="00480521"/>
    <w:rsid w:val="00480B9B"/>
    <w:rsid w:val="004838C2"/>
    <w:rsid w:val="00485A91"/>
    <w:rsid w:val="00487607"/>
    <w:rsid w:val="0049059C"/>
    <w:rsid w:val="00492232"/>
    <w:rsid w:val="00492973"/>
    <w:rsid w:val="0049356F"/>
    <w:rsid w:val="00495462"/>
    <w:rsid w:val="00496465"/>
    <w:rsid w:val="004A2CC8"/>
    <w:rsid w:val="004A6689"/>
    <w:rsid w:val="004B1BB0"/>
    <w:rsid w:val="004C056A"/>
    <w:rsid w:val="004C26DA"/>
    <w:rsid w:val="004C5027"/>
    <w:rsid w:val="004C7B1D"/>
    <w:rsid w:val="004D153C"/>
    <w:rsid w:val="004D5B92"/>
    <w:rsid w:val="004E0E9E"/>
    <w:rsid w:val="004F2680"/>
    <w:rsid w:val="004F51C9"/>
    <w:rsid w:val="005029AA"/>
    <w:rsid w:val="00503011"/>
    <w:rsid w:val="005032B2"/>
    <w:rsid w:val="00504D58"/>
    <w:rsid w:val="00506D17"/>
    <w:rsid w:val="00515784"/>
    <w:rsid w:val="00520B64"/>
    <w:rsid w:val="00525AA0"/>
    <w:rsid w:val="00526876"/>
    <w:rsid w:val="00536F16"/>
    <w:rsid w:val="00543B2F"/>
    <w:rsid w:val="00546802"/>
    <w:rsid w:val="0055736B"/>
    <w:rsid w:val="00561718"/>
    <w:rsid w:val="00565055"/>
    <w:rsid w:val="00565610"/>
    <w:rsid w:val="00565F71"/>
    <w:rsid w:val="0057344F"/>
    <w:rsid w:val="005758B9"/>
    <w:rsid w:val="00577E13"/>
    <w:rsid w:val="00580895"/>
    <w:rsid w:val="00582644"/>
    <w:rsid w:val="00582D96"/>
    <w:rsid w:val="00584249"/>
    <w:rsid w:val="00586A0D"/>
    <w:rsid w:val="00592700"/>
    <w:rsid w:val="00592763"/>
    <w:rsid w:val="00592A59"/>
    <w:rsid w:val="00592D0C"/>
    <w:rsid w:val="00594469"/>
    <w:rsid w:val="005A0204"/>
    <w:rsid w:val="005A4988"/>
    <w:rsid w:val="005A66CE"/>
    <w:rsid w:val="005B53EC"/>
    <w:rsid w:val="005C1BCA"/>
    <w:rsid w:val="005C2FC8"/>
    <w:rsid w:val="005C4AC7"/>
    <w:rsid w:val="005C6C63"/>
    <w:rsid w:val="005D07F7"/>
    <w:rsid w:val="005D3A5F"/>
    <w:rsid w:val="005E08AE"/>
    <w:rsid w:val="005E0EB0"/>
    <w:rsid w:val="005E11F8"/>
    <w:rsid w:val="005E76E0"/>
    <w:rsid w:val="005E77BC"/>
    <w:rsid w:val="005F0803"/>
    <w:rsid w:val="005F1C59"/>
    <w:rsid w:val="005F2A2F"/>
    <w:rsid w:val="005F4420"/>
    <w:rsid w:val="00605EE2"/>
    <w:rsid w:val="006252C4"/>
    <w:rsid w:val="0062680B"/>
    <w:rsid w:val="00627B9C"/>
    <w:rsid w:val="00633AC2"/>
    <w:rsid w:val="00641392"/>
    <w:rsid w:val="00643979"/>
    <w:rsid w:val="006444E2"/>
    <w:rsid w:val="0064559E"/>
    <w:rsid w:val="00647DF6"/>
    <w:rsid w:val="00651B4C"/>
    <w:rsid w:val="00652558"/>
    <w:rsid w:val="00652EB3"/>
    <w:rsid w:val="00653817"/>
    <w:rsid w:val="00654725"/>
    <w:rsid w:val="00671068"/>
    <w:rsid w:val="00671D2D"/>
    <w:rsid w:val="00676916"/>
    <w:rsid w:val="00677F83"/>
    <w:rsid w:val="00680AD2"/>
    <w:rsid w:val="00691B2D"/>
    <w:rsid w:val="00693623"/>
    <w:rsid w:val="00695D1E"/>
    <w:rsid w:val="006A5765"/>
    <w:rsid w:val="006A60E7"/>
    <w:rsid w:val="006B163D"/>
    <w:rsid w:val="006B3BE4"/>
    <w:rsid w:val="006C1E09"/>
    <w:rsid w:val="006C1F61"/>
    <w:rsid w:val="006C7FA6"/>
    <w:rsid w:val="006D374E"/>
    <w:rsid w:val="006D59BB"/>
    <w:rsid w:val="006E199A"/>
    <w:rsid w:val="006E360E"/>
    <w:rsid w:val="006E3CF1"/>
    <w:rsid w:val="006E3F6F"/>
    <w:rsid w:val="006E480C"/>
    <w:rsid w:val="006F263A"/>
    <w:rsid w:val="006F5227"/>
    <w:rsid w:val="006F586F"/>
    <w:rsid w:val="006F5908"/>
    <w:rsid w:val="00703201"/>
    <w:rsid w:val="007064BB"/>
    <w:rsid w:val="00714937"/>
    <w:rsid w:val="00720BD1"/>
    <w:rsid w:val="00720FD4"/>
    <w:rsid w:val="00724EF1"/>
    <w:rsid w:val="00726163"/>
    <w:rsid w:val="007272DB"/>
    <w:rsid w:val="007315B7"/>
    <w:rsid w:val="00733650"/>
    <w:rsid w:val="0073686F"/>
    <w:rsid w:val="00740D6B"/>
    <w:rsid w:val="007469B8"/>
    <w:rsid w:val="007539A0"/>
    <w:rsid w:val="00754E2E"/>
    <w:rsid w:val="00762520"/>
    <w:rsid w:val="007633BE"/>
    <w:rsid w:val="007642CF"/>
    <w:rsid w:val="00765678"/>
    <w:rsid w:val="007740E3"/>
    <w:rsid w:val="007828A8"/>
    <w:rsid w:val="00786388"/>
    <w:rsid w:val="00793E0D"/>
    <w:rsid w:val="00794B8F"/>
    <w:rsid w:val="00794D00"/>
    <w:rsid w:val="007A77AF"/>
    <w:rsid w:val="007B3511"/>
    <w:rsid w:val="007B3B44"/>
    <w:rsid w:val="007B5196"/>
    <w:rsid w:val="007C2953"/>
    <w:rsid w:val="007D2964"/>
    <w:rsid w:val="007D4E81"/>
    <w:rsid w:val="007D5536"/>
    <w:rsid w:val="007D5854"/>
    <w:rsid w:val="007D7871"/>
    <w:rsid w:val="007E00EB"/>
    <w:rsid w:val="007E1EC8"/>
    <w:rsid w:val="007E430B"/>
    <w:rsid w:val="007E53C8"/>
    <w:rsid w:val="007E6F05"/>
    <w:rsid w:val="007E7EAE"/>
    <w:rsid w:val="007F0070"/>
    <w:rsid w:val="007F722E"/>
    <w:rsid w:val="008027FA"/>
    <w:rsid w:val="008043E4"/>
    <w:rsid w:val="00805108"/>
    <w:rsid w:val="00805BC8"/>
    <w:rsid w:val="00805E76"/>
    <w:rsid w:val="00807DD7"/>
    <w:rsid w:val="0081447D"/>
    <w:rsid w:val="00816565"/>
    <w:rsid w:val="00817097"/>
    <w:rsid w:val="00817961"/>
    <w:rsid w:val="008249E5"/>
    <w:rsid w:val="008275FA"/>
    <w:rsid w:val="00830FD7"/>
    <w:rsid w:val="00831E14"/>
    <w:rsid w:val="0083224B"/>
    <w:rsid w:val="0083236E"/>
    <w:rsid w:val="00834A77"/>
    <w:rsid w:val="00836949"/>
    <w:rsid w:val="00841EE4"/>
    <w:rsid w:val="00841FB8"/>
    <w:rsid w:val="008433E9"/>
    <w:rsid w:val="00844AA7"/>
    <w:rsid w:val="0084590E"/>
    <w:rsid w:val="00850CF2"/>
    <w:rsid w:val="00850F9F"/>
    <w:rsid w:val="00850FD3"/>
    <w:rsid w:val="00851411"/>
    <w:rsid w:val="0085567E"/>
    <w:rsid w:val="00855722"/>
    <w:rsid w:val="00856177"/>
    <w:rsid w:val="00856DEE"/>
    <w:rsid w:val="0086032D"/>
    <w:rsid w:val="00861978"/>
    <w:rsid w:val="00862BE1"/>
    <w:rsid w:val="008658A1"/>
    <w:rsid w:val="00867CF0"/>
    <w:rsid w:val="00872CCA"/>
    <w:rsid w:val="00882546"/>
    <w:rsid w:val="00886B99"/>
    <w:rsid w:val="00893248"/>
    <w:rsid w:val="0089379B"/>
    <w:rsid w:val="00893DC6"/>
    <w:rsid w:val="00894A61"/>
    <w:rsid w:val="008A09CF"/>
    <w:rsid w:val="008A1326"/>
    <w:rsid w:val="008A234A"/>
    <w:rsid w:val="008A3D39"/>
    <w:rsid w:val="008A4453"/>
    <w:rsid w:val="008A6EED"/>
    <w:rsid w:val="008A7A8F"/>
    <w:rsid w:val="008A7CE3"/>
    <w:rsid w:val="008B2B5D"/>
    <w:rsid w:val="008B606D"/>
    <w:rsid w:val="008C1284"/>
    <w:rsid w:val="008C2BF2"/>
    <w:rsid w:val="008C3B4A"/>
    <w:rsid w:val="008C55DD"/>
    <w:rsid w:val="008D0B91"/>
    <w:rsid w:val="008D0C2A"/>
    <w:rsid w:val="008E6664"/>
    <w:rsid w:val="008E6BBD"/>
    <w:rsid w:val="008F109A"/>
    <w:rsid w:val="008F5B42"/>
    <w:rsid w:val="008F726D"/>
    <w:rsid w:val="0090203D"/>
    <w:rsid w:val="009030ED"/>
    <w:rsid w:val="009038F5"/>
    <w:rsid w:val="00904E8E"/>
    <w:rsid w:val="00906195"/>
    <w:rsid w:val="009069EE"/>
    <w:rsid w:val="00907997"/>
    <w:rsid w:val="009163F9"/>
    <w:rsid w:val="00917E89"/>
    <w:rsid w:val="00921175"/>
    <w:rsid w:val="00923764"/>
    <w:rsid w:val="00927C65"/>
    <w:rsid w:val="00932761"/>
    <w:rsid w:val="00934FBD"/>
    <w:rsid w:val="00943699"/>
    <w:rsid w:val="00944750"/>
    <w:rsid w:val="00957F2C"/>
    <w:rsid w:val="00962178"/>
    <w:rsid w:val="00962235"/>
    <w:rsid w:val="009626F4"/>
    <w:rsid w:val="00963DA5"/>
    <w:rsid w:val="0096400E"/>
    <w:rsid w:val="009668FF"/>
    <w:rsid w:val="00966BCC"/>
    <w:rsid w:val="00967992"/>
    <w:rsid w:val="00970378"/>
    <w:rsid w:val="00974E15"/>
    <w:rsid w:val="0097656F"/>
    <w:rsid w:val="00980958"/>
    <w:rsid w:val="00985286"/>
    <w:rsid w:val="00985478"/>
    <w:rsid w:val="00985FFB"/>
    <w:rsid w:val="00986B35"/>
    <w:rsid w:val="00995570"/>
    <w:rsid w:val="009964BD"/>
    <w:rsid w:val="009A4DC2"/>
    <w:rsid w:val="009A6D10"/>
    <w:rsid w:val="009B3EC5"/>
    <w:rsid w:val="009C1735"/>
    <w:rsid w:val="009C26F8"/>
    <w:rsid w:val="009C5146"/>
    <w:rsid w:val="009D335D"/>
    <w:rsid w:val="009D55DD"/>
    <w:rsid w:val="009D69D5"/>
    <w:rsid w:val="009D6ACA"/>
    <w:rsid w:val="009D757B"/>
    <w:rsid w:val="009D7625"/>
    <w:rsid w:val="009E1A96"/>
    <w:rsid w:val="009E1BCE"/>
    <w:rsid w:val="009E504E"/>
    <w:rsid w:val="009E669B"/>
    <w:rsid w:val="009F5921"/>
    <w:rsid w:val="009F7C06"/>
    <w:rsid w:val="00A00589"/>
    <w:rsid w:val="00A07CA7"/>
    <w:rsid w:val="00A12E14"/>
    <w:rsid w:val="00A1357C"/>
    <w:rsid w:val="00A218D1"/>
    <w:rsid w:val="00A21E01"/>
    <w:rsid w:val="00A23176"/>
    <w:rsid w:val="00A231BB"/>
    <w:rsid w:val="00A367BA"/>
    <w:rsid w:val="00A40670"/>
    <w:rsid w:val="00A43D22"/>
    <w:rsid w:val="00A441B5"/>
    <w:rsid w:val="00A44F8B"/>
    <w:rsid w:val="00A46257"/>
    <w:rsid w:val="00A472FF"/>
    <w:rsid w:val="00A55CB3"/>
    <w:rsid w:val="00A6258B"/>
    <w:rsid w:val="00A628DC"/>
    <w:rsid w:val="00A64942"/>
    <w:rsid w:val="00A6526E"/>
    <w:rsid w:val="00A67351"/>
    <w:rsid w:val="00A716A5"/>
    <w:rsid w:val="00A7376E"/>
    <w:rsid w:val="00A73A12"/>
    <w:rsid w:val="00A762C8"/>
    <w:rsid w:val="00A76A52"/>
    <w:rsid w:val="00A93389"/>
    <w:rsid w:val="00A93957"/>
    <w:rsid w:val="00A9494B"/>
    <w:rsid w:val="00A97E5E"/>
    <w:rsid w:val="00AA0452"/>
    <w:rsid w:val="00AA0A5E"/>
    <w:rsid w:val="00AA46F0"/>
    <w:rsid w:val="00AA6484"/>
    <w:rsid w:val="00AB1C3F"/>
    <w:rsid w:val="00AB6009"/>
    <w:rsid w:val="00AC3ACF"/>
    <w:rsid w:val="00AC4100"/>
    <w:rsid w:val="00AC44EE"/>
    <w:rsid w:val="00AD2BDF"/>
    <w:rsid w:val="00AD2F24"/>
    <w:rsid w:val="00AD38CD"/>
    <w:rsid w:val="00AD4588"/>
    <w:rsid w:val="00AD557B"/>
    <w:rsid w:val="00AD6193"/>
    <w:rsid w:val="00AE15AD"/>
    <w:rsid w:val="00AE2744"/>
    <w:rsid w:val="00AE50F9"/>
    <w:rsid w:val="00AE56C4"/>
    <w:rsid w:val="00AE5CF2"/>
    <w:rsid w:val="00AE7EDA"/>
    <w:rsid w:val="00AF64DF"/>
    <w:rsid w:val="00AF6D34"/>
    <w:rsid w:val="00AF6FFC"/>
    <w:rsid w:val="00B0071E"/>
    <w:rsid w:val="00B039E2"/>
    <w:rsid w:val="00B0463B"/>
    <w:rsid w:val="00B04D48"/>
    <w:rsid w:val="00B0594A"/>
    <w:rsid w:val="00B067C4"/>
    <w:rsid w:val="00B10240"/>
    <w:rsid w:val="00B11752"/>
    <w:rsid w:val="00B1294A"/>
    <w:rsid w:val="00B13DA4"/>
    <w:rsid w:val="00B20CFE"/>
    <w:rsid w:val="00B216A1"/>
    <w:rsid w:val="00B22DDA"/>
    <w:rsid w:val="00B23D3B"/>
    <w:rsid w:val="00B24334"/>
    <w:rsid w:val="00B26926"/>
    <w:rsid w:val="00B26A57"/>
    <w:rsid w:val="00B27B73"/>
    <w:rsid w:val="00B31D62"/>
    <w:rsid w:val="00B3246C"/>
    <w:rsid w:val="00B33034"/>
    <w:rsid w:val="00B43779"/>
    <w:rsid w:val="00B44355"/>
    <w:rsid w:val="00B44587"/>
    <w:rsid w:val="00B50AA2"/>
    <w:rsid w:val="00B61D50"/>
    <w:rsid w:val="00B62F95"/>
    <w:rsid w:val="00B63009"/>
    <w:rsid w:val="00B63E63"/>
    <w:rsid w:val="00B64EF9"/>
    <w:rsid w:val="00B70AAA"/>
    <w:rsid w:val="00B740BC"/>
    <w:rsid w:val="00B75081"/>
    <w:rsid w:val="00B805E5"/>
    <w:rsid w:val="00B80B33"/>
    <w:rsid w:val="00B911A9"/>
    <w:rsid w:val="00B93914"/>
    <w:rsid w:val="00B96175"/>
    <w:rsid w:val="00B973A8"/>
    <w:rsid w:val="00BA0528"/>
    <w:rsid w:val="00BA14C0"/>
    <w:rsid w:val="00BA4357"/>
    <w:rsid w:val="00BA4A7D"/>
    <w:rsid w:val="00BA5139"/>
    <w:rsid w:val="00BA5687"/>
    <w:rsid w:val="00BA79A7"/>
    <w:rsid w:val="00BB10DB"/>
    <w:rsid w:val="00BB1D9B"/>
    <w:rsid w:val="00BC2859"/>
    <w:rsid w:val="00BC3F2D"/>
    <w:rsid w:val="00BC622D"/>
    <w:rsid w:val="00BC6881"/>
    <w:rsid w:val="00BC6C8D"/>
    <w:rsid w:val="00BD0E6C"/>
    <w:rsid w:val="00BD1BE3"/>
    <w:rsid w:val="00BD2BF8"/>
    <w:rsid w:val="00BD443C"/>
    <w:rsid w:val="00BD7ADE"/>
    <w:rsid w:val="00BE37C1"/>
    <w:rsid w:val="00BE7B7C"/>
    <w:rsid w:val="00BF1448"/>
    <w:rsid w:val="00BF38F4"/>
    <w:rsid w:val="00C026EC"/>
    <w:rsid w:val="00C05B44"/>
    <w:rsid w:val="00C05BAB"/>
    <w:rsid w:val="00C069DF"/>
    <w:rsid w:val="00C06EA9"/>
    <w:rsid w:val="00C12FA1"/>
    <w:rsid w:val="00C142EA"/>
    <w:rsid w:val="00C234BF"/>
    <w:rsid w:val="00C25A72"/>
    <w:rsid w:val="00C2655E"/>
    <w:rsid w:val="00C26F45"/>
    <w:rsid w:val="00C310EF"/>
    <w:rsid w:val="00C31444"/>
    <w:rsid w:val="00C319B2"/>
    <w:rsid w:val="00C351F5"/>
    <w:rsid w:val="00C3584B"/>
    <w:rsid w:val="00C364E1"/>
    <w:rsid w:val="00C40890"/>
    <w:rsid w:val="00C522B6"/>
    <w:rsid w:val="00C56D32"/>
    <w:rsid w:val="00C57C77"/>
    <w:rsid w:val="00C61185"/>
    <w:rsid w:val="00C638CF"/>
    <w:rsid w:val="00C643D0"/>
    <w:rsid w:val="00C655C5"/>
    <w:rsid w:val="00C70432"/>
    <w:rsid w:val="00C722A6"/>
    <w:rsid w:val="00C76DD0"/>
    <w:rsid w:val="00C833E2"/>
    <w:rsid w:val="00C84826"/>
    <w:rsid w:val="00C84D21"/>
    <w:rsid w:val="00C8575E"/>
    <w:rsid w:val="00C879E2"/>
    <w:rsid w:val="00C9317C"/>
    <w:rsid w:val="00C938CA"/>
    <w:rsid w:val="00CA094A"/>
    <w:rsid w:val="00CA1E55"/>
    <w:rsid w:val="00CA53B2"/>
    <w:rsid w:val="00CA76F9"/>
    <w:rsid w:val="00CB51E0"/>
    <w:rsid w:val="00CC21E1"/>
    <w:rsid w:val="00CC5890"/>
    <w:rsid w:val="00CC7C5F"/>
    <w:rsid w:val="00CD0549"/>
    <w:rsid w:val="00CD3410"/>
    <w:rsid w:val="00CD35AB"/>
    <w:rsid w:val="00CD6B93"/>
    <w:rsid w:val="00CE17F6"/>
    <w:rsid w:val="00CE6DD2"/>
    <w:rsid w:val="00CF3CEA"/>
    <w:rsid w:val="00D104C2"/>
    <w:rsid w:val="00D11665"/>
    <w:rsid w:val="00D2387C"/>
    <w:rsid w:val="00D30AD3"/>
    <w:rsid w:val="00D33A25"/>
    <w:rsid w:val="00D37712"/>
    <w:rsid w:val="00D41138"/>
    <w:rsid w:val="00D5272D"/>
    <w:rsid w:val="00D55BE0"/>
    <w:rsid w:val="00D55C9E"/>
    <w:rsid w:val="00D604B0"/>
    <w:rsid w:val="00D63A1A"/>
    <w:rsid w:val="00D66711"/>
    <w:rsid w:val="00D71935"/>
    <w:rsid w:val="00D73145"/>
    <w:rsid w:val="00D73211"/>
    <w:rsid w:val="00D76575"/>
    <w:rsid w:val="00D8110C"/>
    <w:rsid w:val="00D81907"/>
    <w:rsid w:val="00D81EB5"/>
    <w:rsid w:val="00D82D7C"/>
    <w:rsid w:val="00D832C2"/>
    <w:rsid w:val="00D93B70"/>
    <w:rsid w:val="00D953A1"/>
    <w:rsid w:val="00D96267"/>
    <w:rsid w:val="00D973C1"/>
    <w:rsid w:val="00D9766C"/>
    <w:rsid w:val="00DA139A"/>
    <w:rsid w:val="00DA18DE"/>
    <w:rsid w:val="00DA2EF1"/>
    <w:rsid w:val="00DA2F0D"/>
    <w:rsid w:val="00DA7FBB"/>
    <w:rsid w:val="00DB08E9"/>
    <w:rsid w:val="00DB2D01"/>
    <w:rsid w:val="00DB420E"/>
    <w:rsid w:val="00DB61AE"/>
    <w:rsid w:val="00DC03A0"/>
    <w:rsid w:val="00DC46C3"/>
    <w:rsid w:val="00DC678A"/>
    <w:rsid w:val="00DC75B4"/>
    <w:rsid w:val="00DD09BE"/>
    <w:rsid w:val="00DD5C1C"/>
    <w:rsid w:val="00DD5CF2"/>
    <w:rsid w:val="00DE0A86"/>
    <w:rsid w:val="00DE5099"/>
    <w:rsid w:val="00DE6A5A"/>
    <w:rsid w:val="00DF704E"/>
    <w:rsid w:val="00E0058E"/>
    <w:rsid w:val="00E0714E"/>
    <w:rsid w:val="00E11CFC"/>
    <w:rsid w:val="00E15A9B"/>
    <w:rsid w:val="00E15DC3"/>
    <w:rsid w:val="00E231AE"/>
    <w:rsid w:val="00E237EE"/>
    <w:rsid w:val="00E25829"/>
    <w:rsid w:val="00E31C16"/>
    <w:rsid w:val="00E32F1E"/>
    <w:rsid w:val="00E36FCB"/>
    <w:rsid w:val="00E3799F"/>
    <w:rsid w:val="00E4040A"/>
    <w:rsid w:val="00E41A83"/>
    <w:rsid w:val="00E47023"/>
    <w:rsid w:val="00E51140"/>
    <w:rsid w:val="00E519F5"/>
    <w:rsid w:val="00E52A03"/>
    <w:rsid w:val="00E571C5"/>
    <w:rsid w:val="00E57B29"/>
    <w:rsid w:val="00E6245C"/>
    <w:rsid w:val="00E66CA9"/>
    <w:rsid w:val="00E702F3"/>
    <w:rsid w:val="00E73C2F"/>
    <w:rsid w:val="00E73D67"/>
    <w:rsid w:val="00E82DFC"/>
    <w:rsid w:val="00E8441A"/>
    <w:rsid w:val="00E913E7"/>
    <w:rsid w:val="00E91FDA"/>
    <w:rsid w:val="00E95B15"/>
    <w:rsid w:val="00E96ED1"/>
    <w:rsid w:val="00EA1319"/>
    <w:rsid w:val="00EA664F"/>
    <w:rsid w:val="00EB04DC"/>
    <w:rsid w:val="00EB2414"/>
    <w:rsid w:val="00EB5CA9"/>
    <w:rsid w:val="00EB7293"/>
    <w:rsid w:val="00EC1B52"/>
    <w:rsid w:val="00EC30E7"/>
    <w:rsid w:val="00EC4CF8"/>
    <w:rsid w:val="00ED0CFB"/>
    <w:rsid w:val="00ED1AA3"/>
    <w:rsid w:val="00ED3AC7"/>
    <w:rsid w:val="00ED6FB2"/>
    <w:rsid w:val="00EE3C97"/>
    <w:rsid w:val="00EE7824"/>
    <w:rsid w:val="00F0159C"/>
    <w:rsid w:val="00F0499D"/>
    <w:rsid w:val="00F06872"/>
    <w:rsid w:val="00F2594A"/>
    <w:rsid w:val="00F324B8"/>
    <w:rsid w:val="00F35CC6"/>
    <w:rsid w:val="00F37688"/>
    <w:rsid w:val="00F42DDA"/>
    <w:rsid w:val="00F47025"/>
    <w:rsid w:val="00F50188"/>
    <w:rsid w:val="00F51D25"/>
    <w:rsid w:val="00F52F55"/>
    <w:rsid w:val="00F56B59"/>
    <w:rsid w:val="00F6239B"/>
    <w:rsid w:val="00F70A39"/>
    <w:rsid w:val="00F823A3"/>
    <w:rsid w:val="00F84032"/>
    <w:rsid w:val="00F84737"/>
    <w:rsid w:val="00F860B0"/>
    <w:rsid w:val="00F9361E"/>
    <w:rsid w:val="00F956F8"/>
    <w:rsid w:val="00F9594C"/>
    <w:rsid w:val="00F967A6"/>
    <w:rsid w:val="00FA2A30"/>
    <w:rsid w:val="00FA5B3D"/>
    <w:rsid w:val="00FB3898"/>
    <w:rsid w:val="00FB41C5"/>
    <w:rsid w:val="00FB5ADF"/>
    <w:rsid w:val="00FB7317"/>
    <w:rsid w:val="00FC0F58"/>
    <w:rsid w:val="00FC3731"/>
    <w:rsid w:val="00FC46AF"/>
    <w:rsid w:val="00FC4FE0"/>
    <w:rsid w:val="00FC7209"/>
    <w:rsid w:val="00FD0939"/>
    <w:rsid w:val="00FD12EF"/>
    <w:rsid w:val="00FE2127"/>
    <w:rsid w:val="00FE2AB8"/>
    <w:rsid w:val="00FE63BB"/>
    <w:rsid w:val="00FE76BF"/>
    <w:rsid w:val="00FF09CE"/>
    <w:rsid w:val="00FF2018"/>
    <w:rsid w:val="00FF49EA"/>
    <w:rsid w:val="00FF553B"/>
    <w:rsid w:val="00FF63C7"/>
    <w:rsid w:val="00FF67B5"/>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519"/>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 w:type="paragraph" w:styleId="CommentText">
    <w:name w:val="annotation text"/>
    <w:basedOn w:val="Normal"/>
    <w:link w:val="CommentTextChar"/>
    <w:uiPriority w:val="99"/>
    <w:unhideWhenUsed/>
    <w:rsid w:val="00A97E5E"/>
    <w:pPr>
      <w:spacing w:line="240" w:lineRule="auto"/>
    </w:pPr>
    <w:rPr>
      <w:sz w:val="20"/>
      <w:szCs w:val="20"/>
    </w:rPr>
  </w:style>
  <w:style w:type="character" w:customStyle="1" w:styleId="CommentTextChar">
    <w:name w:val="Comment Text Char"/>
    <w:basedOn w:val="DefaultParagraphFont"/>
    <w:link w:val="CommentText"/>
    <w:uiPriority w:val="99"/>
    <w:rsid w:val="00A97E5E"/>
  </w:style>
  <w:style w:type="paragraph" w:styleId="CommentSubject">
    <w:name w:val="annotation subject"/>
    <w:basedOn w:val="CommentText"/>
    <w:next w:val="CommentText"/>
    <w:link w:val="CommentSubjectChar"/>
    <w:uiPriority w:val="99"/>
    <w:semiHidden/>
    <w:unhideWhenUsed/>
    <w:rsid w:val="00A97E5E"/>
    <w:rPr>
      <w:b/>
      <w:bCs/>
    </w:rPr>
  </w:style>
  <w:style w:type="character" w:customStyle="1" w:styleId="CommentSubjectChar">
    <w:name w:val="Comment Subject Char"/>
    <w:basedOn w:val="CommentTextChar"/>
    <w:link w:val="CommentSubject"/>
    <w:uiPriority w:val="99"/>
    <w:semiHidden/>
    <w:rsid w:val="00A97E5E"/>
    <w:rPr>
      <w:b/>
      <w:bCs/>
    </w:rPr>
  </w:style>
  <w:style w:type="character" w:styleId="PlaceholderText">
    <w:name w:val="Placeholder Text"/>
    <w:basedOn w:val="DefaultParagraphFont"/>
    <w:uiPriority w:val="99"/>
    <w:semiHidden/>
    <w:rsid w:val="00DE5099"/>
    <w:rPr>
      <w:color w:val="666666"/>
    </w:rPr>
  </w:style>
  <w:style w:type="character" w:styleId="LineNumber">
    <w:name w:val="line number"/>
    <w:basedOn w:val="TSChar"/>
    <w:uiPriority w:val="99"/>
    <w:semiHidden/>
    <w:unhideWhenUsed/>
    <w:rsid w:val="000C2519"/>
    <w:rPr>
      <w:rFonts w:ascii="Times New Roman" w:eastAsiaTheme="minorHAnsi" w:hAnsi="Times New Roman" w:cstheme="minorBidi"/>
      <w:sz w:val="24"/>
      <w:szCs w:val="22"/>
    </w:rPr>
  </w:style>
  <w:style w:type="paragraph" w:styleId="Revision">
    <w:name w:val="Revision"/>
    <w:hidden/>
    <w:uiPriority w:val="99"/>
    <w:semiHidden/>
    <w:rsid w:val="00FF2018"/>
    <w:rPr>
      <w:sz w:val="22"/>
      <w:szCs w:val="22"/>
    </w:rPr>
  </w:style>
  <w:style w:type="paragraph" w:styleId="BalloonText">
    <w:name w:val="Balloon Text"/>
    <w:basedOn w:val="Normal"/>
    <w:link w:val="BalloonTextChar"/>
    <w:uiPriority w:val="99"/>
    <w:semiHidden/>
    <w:unhideWhenUsed/>
    <w:rsid w:val="008937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79B"/>
    <w:rPr>
      <w:rFonts w:ascii="Segoe UI" w:hAnsi="Segoe UI" w:cs="Segoe UI"/>
      <w:sz w:val="18"/>
      <w:szCs w:val="18"/>
    </w:rPr>
  </w:style>
  <w:style w:type="character" w:styleId="UnresolvedMention">
    <w:name w:val="Unresolved Mention"/>
    <w:basedOn w:val="DefaultParagraphFont"/>
    <w:uiPriority w:val="99"/>
    <w:semiHidden/>
    <w:unhideWhenUsed/>
    <w:rsid w:val="00C25A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dd-my-pet/AmPtoo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0DD68-DC33-4871-B9F2-EBEE65976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2059</TotalTime>
  <Pages>42</Pages>
  <Words>16311</Words>
  <Characters>92975</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109068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Schwemmer, Teresa</cp:lastModifiedBy>
  <cp:revision>56</cp:revision>
  <cp:lastPrinted>2023-07-28T14:44:00Z</cp:lastPrinted>
  <dcterms:created xsi:type="dcterms:W3CDTF">2024-06-24T12:17:00Z</dcterms:created>
  <dcterms:modified xsi:type="dcterms:W3CDTF">2024-07-19T04:38:00Z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