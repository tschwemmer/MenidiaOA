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proofErr w:type="spellStart"/>
      <w:r w:rsidRPr="00C76DD0">
        <w:rPr>
          <w:b/>
          <w:bCs/>
          <w:i/>
        </w:rPr>
        <w:t>Menidia</w:t>
      </w:r>
      <w:proofErr w:type="spellEnd"/>
      <w:r w:rsidRPr="00C76DD0">
        <w:rPr>
          <w:b/>
          <w:bCs/>
          <w:i/>
        </w:rPr>
        <w:t xml:space="preserve">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xml:space="preserve">. </w:t>
      </w:r>
      <w:proofErr w:type="spellStart"/>
      <w:r w:rsidR="00B0463B">
        <w:t>Nisbet</w:t>
      </w:r>
      <w:r w:rsidR="00592700">
        <w:rPr>
          <w:vertAlign w:val="superscript"/>
        </w:rPr>
        <w:t>b</w:t>
      </w:r>
      <w:proofErr w:type="spellEnd"/>
      <w:r>
        <w:t>, and J</w:t>
      </w:r>
      <w:r w:rsidR="00B0463B">
        <w:t>anet</w:t>
      </w:r>
      <w:r>
        <w:t xml:space="preserve"> A.</w:t>
      </w:r>
      <w:r w:rsidR="00B0463B">
        <w:t xml:space="preserve"> </w:t>
      </w:r>
      <w:proofErr w:type="spellStart"/>
      <w:r w:rsidR="00B0463B">
        <w:t>Nye</w:t>
      </w:r>
      <w:r w:rsidR="00592700">
        <w:rPr>
          <w:vertAlign w:val="superscript"/>
        </w:rPr>
        <w:t>c</w:t>
      </w:r>
      <w:proofErr w:type="spellEnd"/>
    </w:p>
    <w:p w14:paraId="405074F1" w14:textId="77777777" w:rsidR="00D73211" w:rsidRDefault="00D73211" w:rsidP="00D73211">
      <w:pPr>
        <w:pStyle w:val="TS"/>
      </w:pPr>
    </w:p>
    <w:p w14:paraId="5C78145C" w14:textId="0FC657C1" w:rsidR="00BA79A7" w:rsidRPr="00BA79A7" w:rsidRDefault="00592700" w:rsidP="00D73211">
      <w:pPr>
        <w:pStyle w:val="TS"/>
      </w:pPr>
      <w:proofErr w:type="spellStart"/>
      <w:r>
        <w:rPr>
          <w:vertAlign w:val="superscript"/>
        </w:rPr>
        <w:t>a</w:t>
      </w:r>
      <w:r w:rsidR="00D73211">
        <w:t>School</w:t>
      </w:r>
      <w:proofErr w:type="spellEnd"/>
      <w:r w:rsidR="00D73211">
        <w:t xml:space="preserve"> of Marine and Atmospheric Sciences, Stony Brook University, Stony Brook, NY 11794, U.S.A.</w:t>
      </w:r>
      <w:r>
        <w:t>, teresa.schwemmer@gmail.com</w:t>
      </w:r>
    </w:p>
    <w:p w14:paraId="408CE624" w14:textId="6D3CFD08" w:rsidR="00D73211" w:rsidRDefault="00592700" w:rsidP="00D73211">
      <w:pPr>
        <w:pStyle w:val="TS"/>
      </w:pPr>
      <w:proofErr w:type="spellStart"/>
      <w:r>
        <w:rPr>
          <w:vertAlign w:val="superscript"/>
        </w:rPr>
        <w:t>b</w:t>
      </w:r>
      <w:r w:rsidR="00F06872">
        <w:t>Department</w:t>
      </w:r>
      <w:proofErr w:type="spellEnd"/>
      <w:r w:rsidR="00F06872">
        <w:t xml:space="preserve">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50B4A290" w:rsidR="00C84D21" w:rsidRDefault="00592700" w:rsidP="00C84D21">
      <w:pPr>
        <w:pStyle w:val="TS"/>
      </w:pPr>
      <w:proofErr w:type="spellStart"/>
      <w:r>
        <w:rPr>
          <w:vertAlign w:val="superscript"/>
        </w:rPr>
        <w:t>c</w:t>
      </w:r>
      <w:ins w:id="1" w:author="Nye, Janet Ashley" w:date="2024-07-06T19:46:00Z" w16du:dateUtc="2024-07-06T23:46:00Z">
        <w:r w:rsidR="0035219D" w:rsidRPr="0035219D">
          <w:rPr>
            <w:rPrChange w:id="2" w:author="Nye, Janet Ashley" w:date="2024-07-06T19:47:00Z" w16du:dateUtc="2024-07-06T23:47:00Z">
              <w:rPr>
                <w:vertAlign w:val="superscript"/>
              </w:rPr>
            </w:rPrChange>
          </w:rPr>
          <w:t>Department</w:t>
        </w:r>
        <w:proofErr w:type="spellEnd"/>
        <w:r w:rsidR="0035219D">
          <w:rPr>
            <w:vertAlign w:val="superscript"/>
          </w:rPr>
          <w:t xml:space="preserve"> </w:t>
        </w:r>
        <w:r w:rsidR="0035219D" w:rsidRPr="0035219D">
          <w:rPr>
            <w:rPrChange w:id="3" w:author="Nye, Janet Ashley" w:date="2024-07-06T19:47:00Z" w16du:dateUtc="2024-07-06T23:47:00Z">
              <w:rPr>
                <w:vertAlign w:val="superscript"/>
              </w:rPr>
            </w:rPrChange>
          </w:rPr>
          <w:t xml:space="preserve">of </w:t>
        </w:r>
      </w:ins>
      <w:ins w:id="4" w:author="Nye, Janet Ashley" w:date="2024-07-06T19:04:00Z" w16du:dateUtc="2024-07-06T23:04:00Z">
        <w:r w:rsidR="006E793F" w:rsidRPr="0035219D">
          <w:rPr>
            <w:rPrChange w:id="5" w:author="Nye, Janet Ashley" w:date="2024-07-06T19:47:00Z" w16du:dateUtc="2024-07-06T23:47:00Z">
              <w:rPr>
                <w:vertAlign w:val="superscript"/>
              </w:rPr>
            </w:rPrChange>
          </w:rPr>
          <w:t>E</w:t>
        </w:r>
      </w:ins>
      <w:ins w:id="6" w:author="Nye, Janet Ashley" w:date="2024-07-06T19:05:00Z" w16du:dateUtc="2024-07-06T23:05:00Z">
        <w:r w:rsidR="006E793F" w:rsidRPr="0035219D">
          <w:rPr>
            <w:rPrChange w:id="7" w:author="Nye, Janet Ashley" w:date="2024-07-06T19:47:00Z" w16du:dateUtc="2024-07-06T23:47:00Z">
              <w:rPr>
                <w:vertAlign w:val="superscript"/>
              </w:rPr>
            </w:rPrChange>
          </w:rPr>
          <w:t>arth</w:t>
        </w:r>
        <w:r w:rsidR="006E793F">
          <w:rPr>
            <w:vertAlign w:val="superscript"/>
          </w:rPr>
          <w:t xml:space="preserve"> </w:t>
        </w:r>
      </w:ins>
      <w:ins w:id="8" w:author="Nye, Janet Ashley" w:date="2024-07-06T19:46:00Z" w16du:dateUtc="2024-07-06T23:46:00Z">
        <w:r w:rsidR="0035219D">
          <w:t xml:space="preserve">Marine and Environmental Science, </w:t>
        </w:r>
      </w:ins>
      <w:ins w:id="9" w:author="Nye, Janet Ashley" w:date="2024-07-06T19:47:00Z" w16du:dateUtc="2024-07-06T23:47:00Z">
        <w:r w:rsidR="0035219D">
          <w:t xml:space="preserve">University of North Carolina at Chapel Hill, Morehead </w:t>
        </w:r>
      </w:ins>
      <w:r w:rsidR="00D73211">
        <w:t xml:space="preserve">Institute of Marine Sciences, </w:t>
      </w:r>
      <w:del w:id="10" w:author="Nye, Janet Ashley" w:date="2024-07-06T19:47:00Z" w16du:dateUtc="2024-07-06T23:47:00Z">
        <w:r w:rsidR="00D73211" w:rsidDel="0035219D">
          <w:delText xml:space="preserve">University of North Carolina </w:delText>
        </w:r>
        <w:r w:rsidR="00F06872" w:rsidDel="0035219D">
          <w:delText xml:space="preserve">at </w:delText>
        </w:r>
        <w:r w:rsidR="00D73211" w:rsidDel="0035219D">
          <w:delText xml:space="preserve">Chapel Hill, Morehead </w:delText>
        </w:r>
      </w:del>
      <w:r w:rsidR="00D73211">
        <w:t>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present affiliation: Teresa G. Schwemmer,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11"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proofErr w:type="spellStart"/>
      <w:r>
        <w:rPr>
          <w:i/>
          <w:iCs/>
        </w:rPr>
        <w:t>Menidia</w:t>
      </w:r>
      <w:proofErr w:type="spellEnd"/>
      <w:r>
        <w:rPr>
          <w:i/>
          <w:iCs/>
        </w:rPr>
        <w:t xml:space="preserve"> </w:t>
      </w:r>
      <w:proofErr w:type="spellStart"/>
      <w:r>
        <w:rPr>
          <w:i/>
          <w:iCs/>
        </w:rPr>
        <w:t>menidia</w:t>
      </w:r>
      <w:proofErr w:type="spellEnd"/>
      <w:r>
        <w:t xml:space="preserve">) </w:t>
      </w:r>
      <w:r w:rsidR="00503011">
        <w:t>is tolerant of</w:t>
      </w:r>
      <w:r>
        <w:t xml:space="preserve"> the fluctuating environmental conditions in its estuarine </w:t>
      </w:r>
      <w:r w:rsidR="00503011">
        <w:t>habita</w:t>
      </w:r>
      <w:r>
        <w:t>t, chronic hypoxia impairs hatching, growth, and survival in the early life stages. We used a simplified version of a Dynamic Energy Budget model (</w:t>
      </w:r>
      <w:proofErr w:type="spellStart"/>
      <w:r>
        <w:t>DEBkiss</w:t>
      </w:r>
      <w:proofErr w:type="spellEnd"/>
      <w:r>
        <w:t xml:space="preserve">) 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w:t>
      </w:r>
      <w:proofErr w:type="spellStart"/>
      <w:r>
        <w:rPr>
          <w:i/>
          <w:iCs/>
        </w:rPr>
        <w:t>menidia</w:t>
      </w:r>
      <w:proofErr w:type="spellEnd"/>
      <w:r>
        <w:rPr>
          <w:i/>
          <w:iCs/>
        </w:rPr>
        <w:t xml:space="preserve">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 xml:space="preserve">Dynamic Energy Budget; </w:t>
      </w:r>
      <w:proofErr w:type="spellStart"/>
      <w:r>
        <w:t>DEBkiss</w:t>
      </w:r>
      <w:proofErr w:type="spellEnd"/>
      <w:r>
        <w:t>;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1"/>
    </w:p>
    <w:p w14:paraId="25E1C077" w14:textId="4B62A571"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Fishes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2B47471B"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t>2023</w:t>
      </w:r>
      <w:r w:rsidRPr="00985FFB">
        <w:t xml:space="preserve">), </w:t>
      </w:r>
      <w:r w:rsidRPr="00985FFB">
        <w:lastRenderedPageBreak/>
        <w:t>limited growth, increased ventilation, and changes to hematocrit, hemoglobin, and erythrocyte quantities and characteristics (Taylor and Miller, 2001; Stierhoff et al., 2009; Bianchini and Wright, 2013). Metabolism has also been shown to increase after temporary hypoxia as fish remove lactate accumulated from anaerobic respiration (Heath and Pritchard, 1965).</w:t>
      </w:r>
    </w:p>
    <w:p w14:paraId="26AB76B6" w14:textId="3DC9E8A9" w:rsidR="005F4420" w:rsidRPr="00985FFB" w:rsidRDefault="005F4420" w:rsidP="00966BCC">
      <w:pPr>
        <w:pStyle w:val="TS"/>
        <w:spacing w:line="360" w:lineRule="auto"/>
        <w:ind w:firstLine="720"/>
      </w:pPr>
      <w:del w:id="12" w:author="Schwemmer, Teresa" w:date="2024-06-30T14:24:00Z" w16du:dateUtc="2024-06-30T18:24:00Z">
        <w:r w:rsidRPr="00985FFB" w:rsidDel="00AD4588">
          <w:delText>Hypoxia often has interactive effects with other stressors such as temperature (Brandt et al., 2009; McBryan et al., 2013; Earhart et al., 2022) and high carbon dioxide (CO</w:delText>
        </w:r>
        <w:r w:rsidRPr="00985FFB" w:rsidDel="00AD4588">
          <w:rPr>
            <w:vertAlign w:val="subscript"/>
          </w:rPr>
          <w:delText>2</w:delText>
        </w:r>
        <w:r w:rsidRPr="00985FFB" w:rsidDel="00AD4588">
          <w:delText>; Hancock and Place, 2016; Miller et al., 2016; Morrell and Gobler, 2020).</w:delText>
        </w:r>
        <w:r w:rsidR="00907997" w:rsidDel="00AD4588">
          <w:delText xml:space="preserve"> </w:delText>
        </w:r>
      </w:del>
      <w:ins w:id="13" w:author="Nye, Janet Ashley" w:date="2024-07-06T20:25:00Z" w16du:dateUtc="2024-07-07T00:25:00Z">
        <w:r w:rsidR="003269E9">
          <w:t xml:space="preserve">While the organismal effects of hypoxia have been demonstrated in many species, the mechanisms are poorly understood.  </w:t>
        </w:r>
      </w:ins>
      <w:r w:rsidR="00907997">
        <w:t>The Atlantic silverside (</w:t>
      </w:r>
      <w:proofErr w:type="spellStart"/>
      <w:r w:rsidR="00907997">
        <w:rPr>
          <w:i/>
          <w:iCs/>
        </w:rPr>
        <w:t>Menidia</w:t>
      </w:r>
      <w:proofErr w:type="spellEnd"/>
      <w:r w:rsidR="00907997">
        <w:rPr>
          <w:i/>
          <w:iCs/>
        </w:rPr>
        <w:t xml:space="preserve"> </w:t>
      </w:r>
      <w:proofErr w:type="spellStart"/>
      <w:r w:rsidR="00907997">
        <w:rPr>
          <w:i/>
          <w:iCs/>
        </w:rPr>
        <w:t>menidia</w:t>
      </w:r>
      <w:proofErr w:type="spellEnd"/>
      <w:r w:rsidR="00907997">
        <w:t xml:space="preserve">) is an estuarine forage fish that has frequently been used as a model species to understand </w:t>
      </w:r>
      <w:del w:id="14" w:author="Nye, Janet Ashley" w:date="2024-07-06T20:20:00Z" w16du:dateUtc="2024-07-07T00:20:00Z">
        <w:r w:rsidR="00907997" w:rsidDel="003269E9">
          <w:delText>in</w:delText>
        </w:r>
        <w:r w:rsidRPr="00985FFB" w:rsidDel="003269E9">
          <w:delText>teractive effects of high CO</w:delText>
        </w:r>
        <w:r w:rsidRPr="00985FFB" w:rsidDel="003269E9">
          <w:rPr>
            <w:vertAlign w:val="subscript"/>
          </w:rPr>
          <w:delText>2</w:delText>
        </w:r>
      </w:del>
      <w:ins w:id="15" w:author="Nye, Janet Ashley" w:date="2024-07-06T20:20:00Z" w16du:dateUtc="2024-07-07T00:20:00Z">
        <w:r w:rsidR="003269E9">
          <w:t xml:space="preserve">environmental effects </w:t>
        </w:r>
        <w:proofErr w:type="spellStart"/>
        <w:r w:rsidR="003269E9">
          <w:t>including</w:t>
        </w:r>
      </w:ins>
      <w:del w:id="16" w:author="Schwemmer, Teresa" w:date="2024-06-30T14:25:00Z" w16du:dateUtc="2024-06-30T18:25:00Z">
        <w:r w:rsidRPr="00985FFB" w:rsidDel="00AD4588">
          <w:delText xml:space="preserve"> and </w:delText>
        </w:r>
      </w:del>
      <w:r w:rsidRPr="00985FFB">
        <w:t>hypoxia</w:t>
      </w:r>
      <w:proofErr w:type="spellEnd"/>
      <w:ins w:id="17" w:author="Schwemmer, Teresa" w:date="2024-06-30T14:24:00Z" w16du:dateUtc="2024-06-30T18:24:00Z">
        <w:r w:rsidR="00AD4588">
          <w:t xml:space="preserve"> </w:t>
        </w:r>
        <w:commentRangeStart w:id="18"/>
        <w:del w:id="19" w:author="Nye, Janet Ashley" w:date="2024-07-06T20:21:00Z" w16du:dateUtc="2024-07-07T00:21:00Z">
          <w:r w:rsidR="00AD4588" w:rsidDel="003269E9">
            <w:delText>and high carbon dioxide</w:delText>
          </w:r>
        </w:del>
      </w:ins>
      <w:del w:id="20" w:author="Nye, Janet Ashley" w:date="2024-07-06T20:21:00Z" w16du:dateUtc="2024-07-07T00:21:00Z">
        <w:r w:rsidR="00907997" w:rsidDel="003269E9">
          <w:delText xml:space="preserve"> (</w:delText>
        </w:r>
      </w:del>
      <w:ins w:id="21" w:author="Schwemmer, Teresa" w:date="2024-06-30T14:25:00Z" w16du:dateUtc="2024-06-30T18:25:00Z">
        <w:del w:id="22" w:author="Nye, Janet Ashley" w:date="2024-07-06T20:21:00Z" w16du:dateUtc="2024-07-07T00:21:00Z">
          <w:r w:rsidR="00AD4588" w:rsidDel="003269E9">
            <w:delText>CO</w:delText>
          </w:r>
          <w:r w:rsidR="00AD4588" w:rsidDel="003269E9">
            <w:rPr>
              <w:vertAlign w:val="subscript"/>
            </w:rPr>
            <w:delText>2</w:delText>
          </w:r>
          <w:r w:rsidR="00AD4588" w:rsidDel="003269E9">
            <w:delText>)</w:delText>
          </w:r>
        </w:del>
      </w:ins>
      <w:commentRangeEnd w:id="18"/>
      <w:del w:id="23" w:author="Nye, Janet Ashley" w:date="2024-07-06T20:21:00Z" w16du:dateUtc="2024-07-07T00:21:00Z">
        <w:r w:rsidR="003269E9" w:rsidDel="003269E9">
          <w:rPr>
            <w:rStyle w:val="CommentReference"/>
            <w:rFonts w:ascii="Calibri" w:eastAsia="Calibri" w:hAnsi="Calibri" w:cs="Times New Roman"/>
          </w:rPr>
          <w:commentReference w:id="18"/>
        </w:r>
      </w:del>
      <w:ins w:id="24" w:author="Schwemmer, Teresa" w:date="2024-06-30T14:25:00Z" w16du:dateUtc="2024-06-30T18:25:00Z">
        <w:del w:id="25" w:author="Nye, Janet Ashley" w:date="2024-07-06T20:21:00Z" w16du:dateUtc="2024-07-07T00:21:00Z">
          <w:r w:rsidR="00AD4588" w:rsidDel="003269E9">
            <w:delText xml:space="preserve">, which often co-occur </w:delText>
          </w:r>
        </w:del>
      </w:ins>
      <w:ins w:id="26" w:author="Nye, Janet Ashley" w:date="2024-07-06T20:21:00Z" w16du:dateUtc="2024-07-07T00:21:00Z">
        <w:r w:rsidR="003269E9">
          <w:t xml:space="preserve">on fish growth and physiology </w:t>
        </w:r>
      </w:ins>
      <w:ins w:id="27" w:author="Schwemmer, Teresa" w:date="2024-06-30T14:25:00Z" w16du:dateUtc="2024-06-30T18:25:00Z">
        <w:r w:rsidR="00AD4588">
          <w:t>(</w:t>
        </w:r>
      </w:ins>
      <w:r w:rsidR="00907997">
        <w:t xml:space="preserve">DePasquale et al., 2015; Miller et al., 2016; Murray and Baumann, 2018; Schwemmer et al., 2020). </w:t>
      </w:r>
      <w:del w:id="28" w:author="Nye, Janet Ashley" w:date="2024-07-06T20:21:00Z" w16du:dateUtc="2024-07-07T00:21:00Z">
        <w:r w:rsidR="00907997" w:rsidDel="003269E9">
          <w:delText xml:space="preserve">Rearing </w:delText>
        </w:r>
        <w:r w:rsidR="00907997" w:rsidDel="003269E9">
          <w:rPr>
            <w:i/>
            <w:iCs/>
          </w:rPr>
          <w:delText>M. menidia</w:delText>
        </w:r>
        <w:r w:rsidR="00907997" w:rsidDel="003269E9">
          <w:delText xml:space="preserve"> offspring in static</w:delText>
        </w:r>
        <w:r w:rsidRPr="00985FFB" w:rsidDel="003269E9">
          <w:delText xml:space="preserve"> low DO</w:delText>
        </w:r>
      </w:del>
      <w:ins w:id="29" w:author="Nye, Janet Ashley" w:date="2024-07-06T20:21:00Z" w16du:dateUtc="2024-07-07T00:21:00Z">
        <w:r w:rsidR="003269E9">
          <w:t>Hypoxia</w:t>
        </w:r>
      </w:ins>
      <w:r w:rsidRPr="00985FFB">
        <w:t xml:space="preserve"> significantly delayed hatching</w:t>
      </w:r>
      <w:ins w:id="30" w:author="Nye, Janet Ashley" w:date="2024-07-06T20:22:00Z" w16du:dateUtc="2024-07-07T00:22:00Z">
        <w:r w:rsidR="003269E9">
          <w:t xml:space="preserve"> and</w:t>
        </w:r>
      </w:ins>
      <w:del w:id="31" w:author="Nye, Janet Ashley" w:date="2024-07-06T20:22:00Z" w16du:dateUtc="2024-07-07T00:22:00Z">
        <w:r w:rsidRPr="00985FFB" w:rsidDel="003269E9">
          <w:delText>,</w:delText>
        </w:r>
      </w:del>
      <w:r w:rsidRPr="00985FFB">
        <w:t xml:space="preserve"> reduced </w:t>
      </w:r>
      <w:ins w:id="32" w:author="Nye, Janet Ashley" w:date="2024-07-06T20:22:00Z" w16du:dateUtc="2024-07-07T00:22:00Z">
        <w:r w:rsidR="003269E9">
          <w:t xml:space="preserve">larval and embryo growth and </w:t>
        </w:r>
      </w:ins>
      <w:del w:id="33" w:author="Nye, Janet Ashley" w:date="2024-07-06T20:22:00Z" w16du:dateUtc="2024-07-07T00:22:00Z">
        <w:r w:rsidRPr="00985FFB" w:rsidDel="003269E9">
          <w:delText xml:space="preserve">survival to hatching and larval survival, and reduced embryo and larval growth </w:delText>
        </w:r>
      </w:del>
      <w:r w:rsidRPr="00985FFB">
        <w:t xml:space="preserve">(Cross et al., 2019). </w:t>
      </w:r>
      <w:del w:id="34" w:author="Schwemmer, Teresa" w:date="2024-06-30T14:21:00Z" w16du:dateUtc="2024-06-30T18:21:00Z">
        <w:r w:rsidR="00907997" w:rsidDel="00AD4588">
          <w:delText>However, the negative effects of both hypoxia and high CO</w:delText>
        </w:r>
        <w:r w:rsidR="00907997" w:rsidDel="00AD4588">
          <w:rPr>
            <w:vertAlign w:val="subscript"/>
          </w:rPr>
          <w:delText>2</w:delText>
        </w:r>
        <w:r w:rsidR="00907997" w:rsidDel="00AD4588">
          <w:delText xml:space="preserve"> were mitigated when offspring were exposed to diel-fluctuating treatments rather than static (Cross et al., 2019). </w:delText>
        </w:r>
      </w:del>
      <w:del w:id="35" w:author="Nye, Janet Ashley" w:date="2024-07-06T20:23:00Z" w16du:dateUtc="2024-07-07T00:23:00Z">
        <w:r w:rsidRPr="00985FFB" w:rsidDel="003269E9">
          <w:delText xml:space="preserve">While diel fluctuations are </w:delText>
        </w:r>
      </w:del>
      <w:ins w:id="36" w:author="Schwemmer, Teresa" w:date="2024-06-30T14:22:00Z" w16du:dateUtc="2024-06-30T18:22:00Z">
        <w:del w:id="37" w:author="Nye, Janet Ashley" w:date="2024-07-06T20:23:00Z" w16du:dateUtc="2024-07-07T00:23:00Z">
          <w:r w:rsidR="00AD4588" w:rsidDel="003269E9">
            <w:delText>more</w:delText>
          </w:r>
        </w:del>
      </w:ins>
      <w:del w:id="38" w:author="Nye, Janet Ashley" w:date="2024-07-06T20:23:00Z" w16du:dateUtc="2024-07-07T00:23:00Z">
        <w:r w:rsidRPr="00985FFB" w:rsidDel="003269E9">
          <w:delText xml:space="preserve">a realistic representation of </w:delText>
        </w:r>
        <w:r w:rsidR="0089379B" w:rsidDel="003269E9">
          <w:delText xml:space="preserve">current </w:delText>
        </w:r>
        <w:r w:rsidRPr="00985FFB" w:rsidDel="003269E9">
          <w:delText>changes in community photosynthesis and respiration between day and night</w:delText>
        </w:r>
      </w:del>
      <w:ins w:id="39" w:author="Schwemmer, Teresa" w:date="2024-06-30T14:22:00Z" w16du:dateUtc="2024-06-30T18:22:00Z">
        <w:del w:id="40" w:author="Nye, Janet Ashley" w:date="2024-07-06T20:23:00Z" w16du:dateUtc="2024-07-07T00:23:00Z">
          <w:r w:rsidR="00AD4588" w:rsidDel="003269E9">
            <w:delText>than static, long-term hypoxia</w:delText>
          </w:r>
        </w:del>
      </w:ins>
      <w:del w:id="41" w:author="Nye, Janet Ashley" w:date="2024-07-06T20:23:00Z" w16du:dateUtc="2024-07-07T00:23:00Z">
        <w:r w:rsidRPr="00985FFB" w:rsidDel="003269E9">
          <w:delText xml:space="preserve">,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delText>
        </w:r>
        <w:r w:rsidRPr="00985FFB" w:rsidDel="003269E9">
          <w:rPr>
            <w:i/>
            <w:iCs/>
          </w:rPr>
          <w:delText>M. menidia</w:delText>
        </w:r>
        <w:r w:rsidRPr="00985FFB" w:rsidDel="003269E9">
          <w:delText xml:space="preserve"> is tolerant enough that population declines are not a concern, but without knowledge of the mechanisms of early life impacts it is hard to anticipate whether this will change under intensifying deoxygenation or with additional stressors (</w:delText>
        </w:r>
        <w:r w:rsidRPr="00985FFB" w:rsidDel="003269E9">
          <w:rPr>
            <w:rFonts w:cs="Times New Roman"/>
            <w:szCs w:val="24"/>
          </w:rPr>
          <w:delText xml:space="preserve">Baumann, </w:delText>
        </w:r>
        <w:commentRangeStart w:id="42"/>
        <w:r w:rsidRPr="00985FFB" w:rsidDel="003269E9">
          <w:rPr>
            <w:rFonts w:cs="Times New Roman"/>
            <w:szCs w:val="24"/>
          </w:rPr>
          <w:delText>2019</w:delText>
        </w:r>
      </w:del>
      <w:commentRangeEnd w:id="42"/>
      <w:r w:rsidR="003269E9">
        <w:rPr>
          <w:rStyle w:val="CommentReference"/>
          <w:rFonts w:ascii="Calibri" w:eastAsia="Calibri" w:hAnsi="Calibri" w:cs="Times New Roman"/>
        </w:rPr>
        <w:commentReference w:id="42"/>
      </w:r>
      <w:del w:id="43" w:author="Nye, Janet Ashley" w:date="2024-07-06T20:23:00Z" w16du:dateUtc="2024-07-07T00:23:00Z">
        <w:r w:rsidRPr="00985FFB" w:rsidDel="003269E9">
          <w:delText>).</w:delText>
        </w:r>
      </w:del>
      <w:ins w:id="44" w:author="Nye, Janet Ashley" w:date="2024-07-06T20:24:00Z" w16du:dateUtc="2024-07-07T00:24:00Z">
        <w:r w:rsidR="003269E9">
          <w:t xml:space="preserve"> </w:t>
        </w:r>
      </w:ins>
    </w:p>
    <w:p w14:paraId="6892A364" w14:textId="4BAF2421" w:rsidR="005F4420" w:rsidRPr="00985FFB"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w:t>
      </w:r>
      <w:proofErr w:type="spellStart"/>
      <w:r w:rsidRPr="00985FFB">
        <w:t>suborganismal</w:t>
      </w:r>
      <w:proofErr w:type="spellEnd"/>
      <w:r w:rsidRPr="00985FFB">
        <w:t xml:space="preserve"> metabolic fluxes, and how it leads to life history outcomes such as growth rate, reproductive output, and survival, using physical and biological concepts that are </w:t>
      </w:r>
      <w:r w:rsidRPr="00985FFB">
        <w:lastRenderedPageBreak/>
        <w:t>generalizable to most species (</w:t>
      </w:r>
      <w:proofErr w:type="spellStart"/>
      <w:r w:rsidRPr="00985FFB">
        <w:t>Jusup</w:t>
      </w:r>
      <w:proofErr w:type="spellEnd"/>
      <w:r w:rsidRPr="00985FFB">
        <w:t xml:space="preserve"> et al., 2017). It accounts for differences in the energy budget at each stage to allow modeling of life stage transition timing and stage-specific responses to stressors (</w:t>
      </w:r>
      <w:proofErr w:type="spellStart"/>
      <w:r w:rsidRPr="00985FFB">
        <w:t>Kooijman</w:t>
      </w:r>
      <w:proofErr w:type="spellEnd"/>
      <w:r w:rsidRPr="00985FFB">
        <w:t>, 2010</w:t>
      </w:r>
      <w:r w:rsidR="008A6EED">
        <w:t>a</w:t>
      </w:r>
      <w:r w:rsidRPr="00985FFB">
        <w:t>). DEB theory is often used to connect experimental observations of multiple stressor effects to both the underlying energetic mechanisms (</w:t>
      </w:r>
      <w:proofErr w:type="spellStart"/>
      <w:r w:rsidRPr="00985FFB">
        <w:t>Kooijman</w:t>
      </w:r>
      <w:proofErr w:type="spellEnd"/>
      <w:r w:rsidRPr="00985FFB">
        <w:t xml:space="preserve">, 2018) and life history outcomes that feed into population dynamics (Nisbet et al., 2000; Martin et al., 2013; </w:t>
      </w:r>
      <w:proofErr w:type="spellStart"/>
      <w:r w:rsidRPr="00985FFB">
        <w:t>Smallegange</w:t>
      </w:r>
      <w:proofErr w:type="spellEnd"/>
      <w:r w:rsidRPr="00985FFB">
        <w:t xml:space="preserve"> et al., 2017). </w:t>
      </w:r>
      <w:r w:rsidR="00361F01">
        <w:t xml:space="preserve">It is important to </w:t>
      </w:r>
      <w:r>
        <w:t xml:space="preserve">connect </w:t>
      </w:r>
      <w:proofErr w:type="spellStart"/>
      <w:r>
        <w:t>suborganismal</w:t>
      </w:r>
      <w:proofErr w:type="spellEnd"/>
      <w:r>
        <w:t xml:space="preserve">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p>
    <w:p w14:paraId="4FD73456" w14:textId="68285606" w:rsidR="002409CF" w:rsidRDefault="005F4420" w:rsidP="00966BCC">
      <w:pPr>
        <w:pStyle w:val="TS"/>
        <w:spacing w:line="360" w:lineRule="auto"/>
        <w:ind w:firstLine="720"/>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w:t>
      </w:r>
      <w:proofErr w:type="gramStart"/>
      <w:r w:rsidRPr="00985FFB">
        <w:t>May,</w:t>
      </w:r>
      <w:proofErr w:type="gramEnd"/>
      <w:r w:rsidRPr="00985FFB">
        <w:t xml:space="preserve"> 2001;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 the role of compound parameters, and, depending on the data, the total number of parameters to be estimated (Jager et al., 2013</w:t>
      </w:r>
      <w:bookmarkStart w:id="45" w:name="_Hlk130719242"/>
      <w:r w:rsidRPr="00985FFB">
        <w:t xml:space="preserve">). </w:t>
      </w:r>
      <w:bookmarkEnd w:id="45"/>
      <w:r w:rsidR="008C3B4A">
        <w:t xml:space="preserve"> </w:t>
      </w:r>
      <w:r w:rsidRPr="00985FFB">
        <w:t xml:space="preserve">The simplicity of </w:t>
      </w:r>
      <w:proofErr w:type="spellStart"/>
      <w:r w:rsidRPr="00985FFB">
        <w:t>DEBkiss</w:t>
      </w:r>
      <w:proofErr w:type="spellEnd"/>
      <w:r w:rsidRPr="00985FFB">
        <w:t xml:space="preserve"> make</w:t>
      </w:r>
      <w:r w:rsidR="002409CF">
        <w:t>s</w:t>
      </w:r>
      <w:r w:rsidRPr="00985FFB">
        <w:t xml:space="preserve"> it ideal for adaptation to many species of ecological or commercial value, even when the existing studies were not originally intended for this use</w:t>
      </w:r>
      <w:r w:rsidR="002409CF">
        <w:t xml:space="preserve">. </w:t>
      </w:r>
    </w:p>
    <w:p w14:paraId="65E17E4B" w14:textId="77777777" w:rsidR="00CA1E55" w:rsidRDefault="00CA1E55" w:rsidP="00966BCC">
      <w:pPr>
        <w:pStyle w:val="TS"/>
        <w:spacing w:line="360" w:lineRule="auto"/>
        <w:ind w:firstLine="720"/>
      </w:pPr>
    </w:p>
    <w:p w14:paraId="73FDB08E" w14:textId="77777777" w:rsidR="00CA1E55" w:rsidRDefault="00CA1E55" w:rsidP="00CA1E55">
      <w:pPr>
        <w:pStyle w:val="TS"/>
        <w:spacing w:line="480" w:lineRule="auto"/>
      </w:pPr>
      <w:r w:rsidRPr="00985FFB">
        <w:rPr>
          <w:noProof/>
        </w:rPr>
        <w:lastRenderedPageBreak/>
        <w:drawing>
          <wp:inline distT="0" distB="0" distL="0" distR="0" wp14:anchorId="4DA2CCFB" wp14:editId="799E97E4">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12"/>
                    <a:stretch>
                      <a:fillRect/>
                    </a:stretch>
                  </pic:blipFill>
                  <pic:spPr>
                    <a:xfrm>
                      <a:off x="0" y="0"/>
                      <a:ext cx="6043116" cy="2235178"/>
                    </a:xfrm>
                    <a:prstGeom prst="rect">
                      <a:avLst/>
                    </a:prstGeom>
                  </pic:spPr>
                </pic:pic>
              </a:graphicData>
            </a:graphic>
          </wp:inline>
        </w:drawing>
      </w:r>
    </w:p>
    <w:p w14:paraId="666B2E6C" w14:textId="77777777" w:rsidR="00CA1E55" w:rsidRPr="00985FFB" w:rsidRDefault="00CA1E55" w:rsidP="00CA1E55">
      <w:pPr>
        <w:pStyle w:val="TS"/>
        <w:spacing w:line="360" w:lineRule="auto"/>
      </w:pPr>
    </w:p>
    <w:p w14:paraId="38E0C25F" w14:textId="139A7487"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w:t>
      </w:r>
      <w:proofErr w:type="spellStart"/>
      <w:r>
        <w:rPr>
          <w:b/>
          <w:bCs/>
        </w:rPr>
        <w:t>DEBkiss</w:t>
      </w:r>
      <w:proofErr w:type="spellEnd"/>
      <w:r>
        <w:rPr>
          <w:b/>
          <w:bCs/>
        </w:rPr>
        <w:t xml:space="preserve"> model highlighting parameters of interest for hypoxia effects.</w:t>
      </w:r>
      <w:r w:rsidRPr="00985FFB">
        <w:t xml:space="preserve"> </w:t>
      </w:r>
      <w:r>
        <w:t xml:space="preserve">The </w:t>
      </w:r>
      <w:proofErr w:type="spellStart"/>
      <w:r w:rsidRPr="00985FFB">
        <w:t>DEBkiss</w:t>
      </w:r>
      <w:proofErr w:type="spellEnd"/>
      <w:r w:rsidRPr="00985FFB">
        <w:t xml:space="preserve">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w:t>
      </w:r>
      <w:r>
        <w:t xml:space="preserve">how </w:t>
      </w:r>
      <w:r w:rsidRPr="00985FFB">
        <w:t>the stage-specific survival modification</w:t>
      </w:r>
      <w:r>
        <w:t xml:space="preserve"> is applied to embryos, larvae,</w:t>
      </w:r>
      <w:ins w:id="46" w:author="Schwemmer, Teresa" w:date="2024-06-29T15:42:00Z" w16du:dateUtc="2024-06-29T19:42:00Z">
        <w:r w:rsidR="0084590E">
          <w:t xml:space="preserve"> juveniles,</w:t>
        </w:r>
      </w:ins>
      <w:r>
        <w:t xml:space="preserve"> and adults of </w:t>
      </w:r>
      <w:r>
        <w:rPr>
          <w:i/>
          <w:iCs/>
        </w:rPr>
        <w:t xml:space="preserve">M. </w:t>
      </w:r>
      <w:proofErr w:type="spellStart"/>
      <w:r>
        <w:rPr>
          <w:i/>
          <w:iCs/>
        </w:rPr>
        <w:t>menidia</w:t>
      </w:r>
      <w:proofErr w:type="spellEnd"/>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5C932837" w14:textId="372DEC98" w:rsidR="005F4420" w:rsidRPr="00985FFB" w:rsidRDefault="002409CF" w:rsidP="00966BCC">
      <w:pPr>
        <w:pStyle w:val="TS"/>
        <w:spacing w:line="360" w:lineRule="auto"/>
        <w:ind w:firstLine="720"/>
      </w:pPr>
      <w:del w:id="47" w:author="Nye, Janet Ashley" w:date="2024-07-06T20:29:00Z" w16du:dateUtc="2024-07-07T00:29:00Z">
        <w:r w:rsidDel="007632A0">
          <w:delText xml:space="preserve"> Romoli et al. (2024) present a detailed comparison of the advantages and limitations for ecological risk assessment of a model based on DEBkiss versus a model based on Kooijman’s “standard” DEB model. </w:delText>
        </w:r>
        <w:r w:rsidR="008B606D" w:rsidDel="007632A0">
          <w:delText xml:space="preserve">The comparison focuses on application in ecotoxicology but the reasoning carries over to other forms of environmental stress, including this study on hypoxia.  </w:delText>
        </w:r>
        <w:r w:rsidDel="007632A0">
          <w:delText>They highlight</w:delText>
        </w:r>
        <w:r w:rsidR="005F4420" w:rsidRPr="00985FFB" w:rsidDel="007632A0">
          <w:delText xml:space="preserve"> </w:delText>
        </w:r>
        <w:r w:rsidR="008B606D" w:rsidDel="007632A0">
          <w:delText xml:space="preserve">several “modeling choices” that should influence the choice of approach, including: (i) insufficient information in data sets; (ii) capturing differences between data sets for the same species; and (iii) auxiliary hypotheses. </w:delText>
        </w:r>
      </w:del>
      <w:del w:id="48" w:author="Nye, Janet Ashley" w:date="2024-07-06T20:28:00Z" w16du:dateUtc="2024-07-07T00:28:00Z">
        <w:r w:rsidR="008B606D" w:rsidDel="007632A0">
          <w:delText xml:space="preserve">Consideration of each of these led us </w:delText>
        </w:r>
        <w:commentRangeStart w:id="49"/>
        <w:r w:rsidR="008B606D" w:rsidDel="007632A0">
          <w:delText>to</w:delText>
        </w:r>
      </w:del>
      <w:ins w:id="50" w:author="Nye, Janet Ashley" w:date="2024-07-06T20:28:00Z" w16du:dateUtc="2024-07-07T00:28:00Z">
        <w:r w:rsidR="007632A0">
          <w:t>Foll</w:t>
        </w:r>
      </w:ins>
      <w:ins w:id="51" w:author="Nye, Janet Ashley" w:date="2024-07-06T20:29:00Z" w16du:dateUtc="2024-07-07T00:29:00Z">
        <w:r w:rsidR="007632A0">
          <w:t>owing</w:t>
        </w:r>
      </w:ins>
      <w:commentRangeEnd w:id="49"/>
      <w:ins w:id="52" w:author="Nye, Janet Ashley" w:date="2024-07-06T20:30:00Z" w16du:dateUtc="2024-07-07T00:30:00Z">
        <w:r w:rsidR="007632A0">
          <w:rPr>
            <w:rStyle w:val="CommentReference"/>
            <w:rFonts w:ascii="Calibri" w:eastAsia="Calibri" w:hAnsi="Calibri" w:cs="Times New Roman"/>
          </w:rPr>
          <w:commentReference w:id="49"/>
        </w:r>
      </w:ins>
      <w:ins w:id="53" w:author="Nye, Janet Ashley" w:date="2024-07-06T20:29:00Z" w16du:dateUtc="2024-07-07T00:29:00Z">
        <w:r w:rsidR="007632A0">
          <w:t xml:space="preserve"> the review of </w:t>
        </w:r>
        <w:proofErr w:type="spellStart"/>
        <w:r w:rsidR="007632A0">
          <w:t>Romoli</w:t>
        </w:r>
        <w:proofErr w:type="spellEnd"/>
        <w:r w:rsidR="007632A0">
          <w:t xml:space="preserve"> et al. (2024) comparing the </w:t>
        </w:r>
        <w:proofErr w:type="spellStart"/>
        <w:r w:rsidR="007632A0">
          <w:t>DEBkiss</w:t>
        </w:r>
        <w:proofErr w:type="spellEnd"/>
        <w:r w:rsidR="007632A0">
          <w:t xml:space="preserve"> versus other DEB models, we</w:t>
        </w:r>
      </w:ins>
      <w:r w:rsidR="008B606D">
        <w:t xml:space="preserve"> choose </w:t>
      </w:r>
      <w:proofErr w:type="spellStart"/>
      <w:r w:rsidR="008B606D">
        <w:t>DEBkiss</w:t>
      </w:r>
      <w:proofErr w:type="spellEnd"/>
      <w:r w:rsidR="008B606D">
        <w:t xml:space="preserve"> for our work</w:t>
      </w:r>
      <w:r w:rsidR="00464A70">
        <w:t xml:space="preserve"> after much unsuccessful effort attempting to interpret parameter estimates with the standard model (using</w:t>
      </w:r>
      <w:r w:rsidR="003459A5">
        <w:t xml:space="preserve"> the</w:t>
      </w:r>
      <w:r w:rsidR="00464A70">
        <w:t xml:space="preserve"> </w:t>
      </w:r>
      <w:r w:rsidR="00C25A72">
        <w:t>Add-my-Pet software</w:t>
      </w:r>
      <w:r w:rsidR="003459A5">
        <w:t xml:space="preserve">; </w:t>
      </w:r>
      <w:proofErr w:type="spellStart"/>
      <w:r w:rsidR="00C25A72">
        <w:t>AmPtool</w:t>
      </w:r>
      <w:proofErr w:type="spellEnd"/>
      <w:r w:rsidR="00C25A72">
        <w:t>, 2022; Marques et al., 2018)</w:t>
      </w:r>
      <w:r w:rsidR="00464A70">
        <w:t xml:space="preserve">. </w:t>
      </w:r>
      <w:r w:rsidR="008B606D">
        <w:t xml:space="preserve"> </w:t>
      </w:r>
    </w:p>
    <w:p w14:paraId="147AAD9C" w14:textId="107B673F" w:rsidR="005F4420" w:rsidRPr="00985FFB" w:rsidRDefault="005F4420" w:rsidP="0024541C">
      <w:pPr>
        <w:pStyle w:val="TS"/>
        <w:spacing w:line="360" w:lineRule="auto"/>
        <w:ind w:firstLine="720"/>
      </w:pPr>
      <w:r w:rsidRPr="00985FFB">
        <w:t xml:space="preserve">We used </w:t>
      </w:r>
      <w:proofErr w:type="spellStart"/>
      <w:r w:rsidRPr="00985FFB">
        <w:t>DEBkiss</w:t>
      </w:r>
      <w:proofErr w:type="spellEnd"/>
      <w:r w:rsidRPr="00985FFB">
        <w:t xml:space="preserve">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w:t>
      </w:r>
      <w:r w:rsidRPr="00985FFB">
        <w:lastRenderedPageBreak/>
        <w:t xml:space="preserve">identify the bioenergetic mechanisms underlying experimental hatching, growth, and survival effects of hypoxia in early life stages of </w:t>
      </w:r>
      <w:r w:rsidRPr="00985FFB">
        <w:rPr>
          <w:i/>
          <w:iCs/>
        </w:rPr>
        <w:t xml:space="preserve">M. </w:t>
      </w:r>
      <w:proofErr w:type="spellStart"/>
      <w:r w:rsidRPr="00985FFB">
        <w:rPr>
          <w:i/>
          <w:iCs/>
        </w:rPr>
        <w:t>menidia</w:t>
      </w:r>
      <w:proofErr w:type="spellEnd"/>
      <w:r w:rsidRPr="00985FFB">
        <w:t xml:space="preserve"> observed in Cross et al. (2019). First, we fit </w:t>
      </w:r>
      <w:r w:rsidR="00464A70">
        <w:t>the</w:t>
      </w:r>
      <w:r w:rsidR="00464A70" w:rsidRPr="00985FFB">
        <w:t xml:space="preserve">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w:t>
      </w:r>
      <w:proofErr w:type="spellStart"/>
      <w:r w:rsidR="00256E65">
        <w:t>DEBkiss</w:t>
      </w:r>
      <w:proofErr w:type="spellEnd"/>
      <w:r w:rsidR="00256E65">
        <w:t xml:space="preserve"> model</w:t>
      </w:r>
      <w:r w:rsidR="00464A70">
        <w:t xml:space="preserve"> (Muller et al 2019)</w:t>
      </w:r>
      <w:r w:rsidR="00256E65">
        <w:t xml:space="preserve">. SUs </w:t>
      </w:r>
      <w:proofErr w:type="gramStart"/>
      <w:r w:rsidR="00256E65">
        <w:t>are</w:t>
      </w:r>
      <w:proofErr w:type="gramEnd"/>
      <w:r w:rsidR="00256E65">
        <w:t xml:space="preserv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54" w:name="_Toc131592460"/>
      <w:r w:rsidRPr="00C76DD0">
        <w:rPr>
          <w:b/>
          <w:bCs/>
        </w:rPr>
        <w:t>Methods</w:t>
      </w:r>
      <w:bookmarkStart w:id="55" w:name="_Toc131592461"/>
      <w:bookmarkEnd w:id="54"/>
    </w:p>
    <w:p w14:paraId="3AE4D18C" w14:textId="209B320D" w:rsidR="005F4420" w:rsidRPr="00695D1E" w:rsidRDefault="005F4420" w:rsidP="00695D1E">
      <w:pPr>
        <w:pStyle w:val="TS"/>
        <w:numPr>
          <w:ilvl w:val="1"/>
          <w:numId w:val="10"/>
        </w:numPr>
        <w:spacing w:line="360" w:lineRule="auto"/>
        <w:ind w:left="450" w:hanging="450"/>
        <w:rPr>
          <w:i/>
          <w:iCs/>
        </w:rPr>
      </w:pPr>
      <w:proofErr w:type="spellStart"/>
      <w:r w:rsidRPr="00695D1E">
        <w:rPr>
          <w:i/>
          <w:iCs/>
        </w:rPr>
        <w:t>DEBkiss</w:t>
      </w:r>
      <w:proofErr w:type="spellEnd"/>
      <w:r w:rsidRPr="00695D1E">
        <w:rPr>
          <w:i/>
          <w:iCs/>
        </w:rPr>
        <w:t xml:space="preserve"> </w:t>
      </w:r>
      <w:ins w:id="56" w:author="Schwemmer, Teresa" w:date="2024-06-30T12:24:00Z" w16du:dateUtc="2024-06-30T16:24:00Z">
        <w:r w:rsidR="00446911">
          <w:rPr>
            <w:i/>
            <w:iCs/>
          </w:rPr>
          <w:t>m</w:t>
        </w:r>
      </w:ins>
      <w:del w:id="57" w:author="Schwemmer, Teresa" w:date="2024-06-30T12:24:00Z" w16du:dateUtc="2024-06-30T16:24:00Z">
        <w:r w:rsidRPr="00695D1E" w:rsidDel="00446911">
          <w:rPr>
            <w:i/>
            <w:iCs/>
          </w:rPr>
          <w:delText>M</w:delText>
        </w:r>
      </w:del>
      <w:r w:rsidRPr="00695D1E">
        <w:rPr>
          <w:i/>
          <w:iCs/>
        </w:rPr>
        <w:t xml:space="preserve">odel </w:t>
      </w:r>
      <w:ins w:id="58" w:author="Schwemmer, Teresa" w:date="2024-06-30T12:24:00Z" w16du:dateUtc="2024-06-30T16:24:00Z">
        <w:r w:rsidR="00446911">
          <w:rPr>
            <w:i/>
            <w:iCs/>
          </w:rPr>
          <w:t>d</w:t>
        </w:r>
      </w:ins>
      <w:del w:id="59" w:author="Schwemmer, Teresa" w:date="2024-06-30T12:24:00Z" w16du:dateUtc="2024-06-30T16:24:00Z">
        <w:r w:rsidRPr="00695D1E" w:rsidDel="00446911">
          <w:rPr>
            <w:i/>
            <w:iCs/>
          </w:rPr>
          <w:delText>D</w:delText>
        </w:r>
      </w:del>
      <w:r w:rsidRPr="00695D1E">
        <w:rPr>
          <w:i/>
          <w:iCs/>
        </w:rPr>
        <w:t>escription</w:t>
      </w:r>
      <w:bookmarkEnd w:id="55"/>
    </w:p>
    <w:p w14:paraId="2769A298" w14:textId="008616A5" w:rsidR="005F4420" w:rsidRPr="00985FFB" w:rsidRDefault="005F4420" w:rsidP="00966BCC">
      <w:pPr>
        <w:pStyle w:val="TS"/>
        <w:spacing w:line="360" w:lineRule="auto"/>
      </w:pPr>
      <w:r w:rsidRPr="00985FFB">
        <w:tab/>
      </w:r>
      <w:r w:rsidR="009B3EC5">
        <w:t>The material flows are shown in Fig</w:t>
      </w:r>
      <w:ins w:id="60" w:author="Schwemmer, Teresa" w:date="2024-06-29T15:44:00Z" w16du:dateUtc="2024-06-29T19:44:00Z">
        <w:r w:rsidR="0084590E">
          <w:t>ure</w:t>
        </w:r>
      </w:ins>
      <w:del w:id="61" w:author="Schwemmer, Teresa" w:date="2024-06-29T15:44:00Z" w16du:dateUtc="2024-06-29T19:44:00Z">
        <w:r w:rsidR="009B3EC5" w:rsidDel="0084590E">
          <w:delText>.</w:delText>
        </w:r>
      </w:del>
      <w:r w:rsidR="009B3EC5">
        <w:t xml:space="preserve"> 1. The yolk in an egg is treated as a buffer of “food” for the developing embryo that initially has an infinitesimally small structural biomass. There is </w:t>
      </w:r>
      <w:r w:rsidR="009B3EC5" w:rsidRPr="00985FFB">
        <w:t xml:space="preserve">no reserve compartment between food assimilation and </w:t>
      </w:r>
      <w:r w:rsidR="00B0071E">
        <w:t>its utilization</w:t>
      </w:r>
      <w:r w:rsidR="009B3EC5">
        <w:t xml:space="preserve">. </w:t>
      </w:r>
      <w:del w:id="62" w:author="Schwemmer, Teresa" w:date="2024-06-30T16:46:00Z" w16du:dateUtc="2024-06-30T20:46:00Z">
        <w:r w:rsidR="009B3EC5" w:rsidDel="00DE0A86">
          <w:delText xml:space="preserve">Hatching </w:delText>
        </w:r>
      </w:del>
      <w:ins w:id="63" w:author="Schwemmer, Teresa" w:date="2024-06-30T16:46:00Z" w16du:dateUtc="2024-06-30T20:46:00Z">
        <w:r w:rsidR="00DE0A86">
          <w:t xml:space="preserve">Birth </w:t>
        </w:r>
      </w:ins>
      <w:r w:rsidR="009B3EC5">
        <w:t xml:space="preserve">occurs </w:t>
      </w:r>
      <w:r w:rsidR="009B3EC5" w:rsidRPr="00985FFB">
        <w:t xml:space="preserve">when the egg buffer is fully </w:t>
      </w:r>
      <w:r w:rsidR="009B3EC5">
        <w:t xml:space="preserve">depleted. After </w:t>
      </w:r>
      <w:del w:id="64" w:author="Schwemmer, Teresa" w:date="2024-06-30T16:47:00Z" w16du:dateUtc="2024-06-30T20:47:00Z">
        <w:r w:rsidR="009B3EC5" w:rsidDel="00DE0A86">
          <w:delText>hatching</w:delText>
        </w:r>
      </w:del>
      <w:ins w:id="65" w:author="Schwemmer, Teresa" w:date="2024-06-30T16:47:00Z" w16du:dateUtc="2024-06-30T20:47:00Z">
        <w:r w:rsidR="00DE0A86">
          <w:t>birth</w:t>
        </w:r>
      </w:ins>
      <w:r w:rsidR="009B3EC5">
        <w:t>,</w:t>
      </w:r>
      <w:ins w:id="66" w:author="Schwemmer, Teresa" w:date="2024-06-29T15:44:00Z" w16du:dateUtc="2024-06-29T19:44:00Z">
        <w:r w:rsidR="0084590E">
          <w:t xml:space="preserve"> larvae and</w:t>
        </w:r>
      </w:ins>
      <w:r w:rsidR="009B3EC5">
        <w:t xml:space="preserve"> juveniles</w:t>
      </w:r>
      <w:ins w:id="67" w:author="Schwemmer, Teresa" w:date="2024-06-29T15:44:00Z" w16du:dateUtc="2024-06-29T19:44:00Z">
        <w:r w:rsidR="0084590E">
          <w:t>, which are treated identically in this model,</w:t>
        </w:r>
      </w:ins>
      <w:r w:rsidR="009B3EC5">
        <w:t xml:space="preserve"> feed and assimilated food is allocated to growth</w:t>
      </w:r>
      <w:ins w:id="68" w:author="Schwemmer, Teresa" w:date="2024-06-29T15:48:00Z" w16du:dateUtc="2024-06-29T19:48:00Z">
        <w:r w:rsidR="007E430B">
          <w:t>,</w:t>
        </w:r>
      </w:ins>
      <w:ins w:id="69" w:author="Schwemmer, Teresa" w:date="2024-06-29T15:50:00Z" w16du:dateUtc="2024-06-29T19:50:00Z">
        <w:r w:rsidR="007E430B">
          <w:t xml:space="preserve"> </w:t>
        </w:r>
        <w:proofErr w:type="gramStart"/>
        <w:r w:rsidR="007E430B">
          <w:t xml:space="preserve">maturation, </w:t>
        </w:r>
      </w:ins>
      <w:r w:rsidR="009B3EC5">
        <w:t xml:space="preserve"> and</w:t>
      </w:r>
      <w:proofErr w:type="gramEnd"/>
      <w:r w:rsidR="009B3EC5">
        <w:t xml:space="preserve"> </w:t>
      </w:r>
      <w:ins w:id="70" w:author="Schwemmer, Teresa" w:date="2024-06-29T15:52:00Z" w16du:dateUtc="2024-06-29T19:52:00Z">
        <w:r w:rsidR="007E430B">
          <w:t xml:space="preserve">both somatic and maturity </w:t>
        </w:r>
      </w:ins>
      <w:r w:rsidR="009B3EC5">
        <w:t xml:space="preserve">maintenance </w:t>
      </w:r>
      <w:del w:id="71" w:author="Schwemmer, Teresa" w:date="2024-06-29T15:48:00Z" w16du:dateUtc="2024-06-29T19:48:00Z">
        <w:r w:rsidR="009B3EC5" w:rsidDel="007E430B">
          <w:delText xml:space="preserve">versus </w:delText>
        </w:r>
      </w:del>
      <w:del w:id="72" w:author="Schwemmer, Teresa" w:date="2024-06-29T15:51:00Z" w16du:dateUtc="2024-06-29T19:51:00Z">
        <w:r w:rsidR="009B3EC5" w:rsidDel="007E430B">
          <w:delText xml:space="preserve">maturity </w:delText>
        </w:r>
      </w:del>
      <w:del w:id="73" w:author="Schwemmer, Teresa" w:date="2024-06-29T15:48:00Z" w16du:dateUtc="2024-06-29T19:48:00Z">
        <w:r w:rsidR="009B3EC5" w:rsidDel="007E430B">
          <w:delText xml:space="preserve">or reproduction </w:delText>
        </w:r>
      </w:del>
      <w:r w:rsidR="009B3EC5">
        <w:t xml:space="preserve">in accordance with the </w:t>
      </w:r>
      <w:r w:rsidR="00536F16">
        <w:rPr>
          <w:rFonts w:cs="Times New Roman"/>
        </w:rPr>
        <w:t>κ</w:t>
      </w:r>
      <w:r w:rsidR="009B3EC5">
        <w:t xml:space="preserve">-rule. </w:t>
      </w:r>
      <w:ins w:id="74" w:author="Schwemmer, Teresa" w:date="2024-06-29T15:49:00Z" w16du:dateUtc="2024-06-29T19:49:00Z">
        <w:r w:rsidR="007E430B">
          <w:t xml:space="preserve">After reaching puberty and entering the adult stage, </w:t>
        </w:r>
      </w:ins>
      <w:ins w:id="75" w:author="Schwemmer, Teresa" w:date="2024-06-29T15:50:00Z" w16du:dateUtc="2024-06-29T19:50:00Z">
        <w:r w:rsidR="007E430B">
          <w:t xml:space="preserve">individuals feed and reproduce while maturation ceases. </w:t>
        </w:r>
      </w:ins>
      <w:ins w:id="76" w:author="Schwemmer, Teresa" w:date="2024-06-29T15:52:00Z" w16du:dateUtc="2024-06-29T19:52:00Z">
        <w:r w:rsidR="007E430B">
          <w:t xml:space="preserve">Somatic and maturity maintenance continue in adults. </w:t>
        </w:r>
      </w:ins>
    </w:p>
    <w:p w14:paraId="1A8F5FB6" w14:textId="1EDBDDC2" w:rsidR="005F4420"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xml:space="preserve">), the </w:t>
      </w:r>
      <w:r w:rsidRPr="00985FFB">
        <w:lastRenderedPageBreak/>
        <w:t>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41FF0506" w:rsidR="00DE6A5A" w:rsidRPr="00985FFB" w:rsidRDefault="00DE6A5A" w:rsidP="00C9205B">
            <w:pPr>
              <w:pStyle w:val="TS"/>
            </w:pPr>
            <w:r w:rsidRPr="00985FFB">
              <w:t xml:space="preserve">Total </w:t>
            </w:r>
            <w:ins w:id="77" w:author="Schwemmer, Teresa" w:date="2024-06-30T17:31:00Z" w16du:dateUtc="2024-06-30T21:31:00Z">
              <w:r w:rsidR="005E08AE">
                <w:t xml:space="preserve">physical </w:t>
              </w:r>
            </w:ins>
            <w:r w:rsidRPr="00985FFB">
              <w:t>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proofErr w:type="spellStart"/>
            <w:r w:rsidRPr="00985FFB">
              <w:rPr>
                <w:i/>
                <w:iCs/>
              </w:rPr>
              <w:t>L</w:t>
            </w:r>
            <w:r w:rsidRPr="00985FFB">
              <w:rPr>
                <w:i/>
                <w:iCs/>
                <w:vertAlign w:val="subscript"/>
              </w:rPr>
              <w:t>Vp</w:t>
            </w:r>
            <w:proofErr w:type="spellEnd"/>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41373ED1" w:rsidR="00DE6A5A" w:rsidRPr="00985FFB" w:rsidRDefault="00DE6A5A" w:rsidP="00C9205B">
            <w:pPr>
              <w:pStyle w:val="TS"/>
            </w:pPr>
            <w:r w:rsidRPr="00985FFB">
              <w:t xml:space="preserve">Yield of assimilates on </w:t>
            </w:r>
            <w:ins w:id="78" w:author="Schwemmer, Teresa" w:date="2024-06-24T08:17:00Z" w16du:dateUtc="2024-06-24T12:17:00Z">
              <w:r w:rsidR="00C9317C">
                <w:t>structure</w:t>
              </w:r>
            </w:ins>
            <w:del w:id="79" w:author="Schwemmer, Teresa" w:date="2024-06-24T08:17:00Z" w16du:dateUtc="2024-06-24T12:17:00Z">
              <w:r w:rsidRPr="00985FFB" w:rsidDel="00C9317C">
                <w:delText>volume</w:delText>
              </w:r>
            </w:del>
          </w:p>
        </w:tc>
        <w:tc>
          <w:tcPr>
            <w:tcW w:w="1278" w:type="dxa"/>
            <w:tcBorders>
              <w:left w:val="nil"/>
              <w:right w:val="nil"/>
            </w:tcBorders>
          </w:tcPr>
          <w:p w14:paraId="5FE89880"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AV</w:t>
            </w:r>
            <w:proofErr w:type="spellEnd"/>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BA</w:t>
            </w:r>
            <w:proofErr w:type="spellEnd"/>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4905AE0A" w:rsidR="00DE6A5A" w:rsidRPr="00985FFB" w:rsidRDefault="00DE6A5A" w:rsidP="00C9205B">
            <w:pPr>
              <w:pStyle w:val="TS"/>
            </w:pPr>
            <w:del w:id="80" w:author="Schwemmer, Teresa" w:date="2024-06-29T21:24:00Z" w16du:dateUtc="2024-06-30T01:24:00Z">
              <w:r w:rsidRPr="00985FFB" w:rsidDel="00C722A6">
                <w:delText>Yield of structure on assimilates</w:delText>
              </w:r>
            </w:del>
            <w:ins w:id="81" w:author="Schwemmer, Teresa" w:date="2024-06-29T21:24:00Z" w16du:dateUtc="2024-06-30T01:24:00Z">
              <w:r w:rsidR="00C722A6">
                <w:t>Conversion efficiency of assimilates to structure</w:t>
              </w:r>
            </w:ins>
          </w:p>
        </w:tc>
        <w:tc>
          <w:tcPr>
            <w:tcW w:w="1278" w:type="dxa"/>
            <w:tcBorders>
              <w:left w:val="nil"/>
              <w:right w:val="nil"/>
            </w:tcBorders>
          </w:tcPr>
          <w:p w14:paraId="7ACE466D"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VA</w:t>
            </w:r>
            <w:proofErr w:type="spellEnd"/>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003DEEB2" w:rsidR="00DE6A5A" w:rsidRPr="00985FFB" w:rsidRDefault="00C722A6" w:rsidP="00C9205B">
            <w:pPr>
              <w:pStyle w:val="TS"/>
            </w:pPr>
            <w:ins w:id="82" w:author="Schwemmer, Teresa" w:date="2024-06-29T21:25:00Z" w16du:dateUtc="2024-06-30T01:25:00Z">
              <w:r>
                <w:t>Embryo m</w:t>
              </w:r>
            </w:ins>
            <w:del w:id="83" w:author="Schwemmer, Teresa" w:date="2024-06-29T21:25:00Z" w16du:dateUtc="2024-06-30T01:25:00Z">
              <w:r w:rsidR="00DE6A5A" w:rsidRPr="00985FFB" w:rsidDel="00C722A6">
                <w:delText>M</w:delText>
              </w:r>
            </w:del>
            <w:r w:rsidR="00DE6A5A" w:rsidRPr="00985FFB">
              <w:t>ortality rate</w:t>
            </w:r>
            <w:del w:id="84" w:author="Schwemmer, Teresa" w:date="2024-06-29T21:25:00Z" w16du:dateUtc="2024-06-30T01:25:00Z">
              <w:r w:rsidR="00DE6A5A" w:rsidRPr="00985FFB" w:rsidDel="00C722A6">
                <w:delText xml:space="preserve"> for embryos</w:delText>
              </w:r>
            </w:del>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02613755" w:rsidR="00DE6A5A" w:rsidRPr="009038F5" w:rsidRDefault="00DE6A5A" w:rsidP="00DE6A5A">
            <w:pPr>
              <w:pStyle w:val="TS"/>
              <w:jc w:val="center"/>
              <w:rPr>
                <w:vertAlign w:val="superscript"/>
                <w:rPrChange w:id="85" w:author="Schwemmer, Teresa" w:date="2024-06-30T17:44:00Z" w16du:dateUtc="2024-06-30T21:44:00Z">
                  <w:rPr/>
                </w:rPrChange>
              </w:rPr>
            </w:pPr>
            <w:r w:rsidRPr="00985FFB">
              <w:t>0.0639</w:t>
            </w:r>
            <w:ins w:id="86" w:author="Schwemmer, Teresa" w:date="2024-06-30T17:44:00Z" w16du:dateUtc="2024-06-30T21:44:00Z">
              <w:r w:rsidR="009038F5">
                <w:t xml:space="preserve"> d</w:t>
              </w:r>
              <w:r w:rsidR="009038F5">
                <w:rPr>
                  <w:vertAlign w:val="superscript"/>
                </w:rPr>
                <w:t>-1</w:t>
              </w:r>
            </w:ins>
          </w:p>
        </w:tc>
      </w:tr>
      <w:tr w:rsidR="00DE6A5A" w:rsidRPr="00985FFB" w14:paraId="2C35A3A1" w14:textId="77777777" w:rsidTr="00DE6A5A">
        <w:tc>
          <w:tcPr>
            <w:tcW w:w="4500" w:type="dxa"/>
            <w:tcBorders>
              <w:left w:val="nil"/>
              <w:bottom w:val="single" w:sz="12" w:space="0" w:color="auto"/>
              <w:right w:val="nil"/>
            </w:tcBorders>
          </w:tcPr>
          <w:p w14:paraId="4ECD75E3" w14:textId="07F0FBAC" w:rsidR="00DE6A5A" w:rsidRPr="00985FFB" w:rsidRDefault="00C722A6" w:rsidP="00A23176">
            <w:pPr>
              <w:pStyle w:val="TS"/>
            </w:pPr>
            <w:ins w:id="87" w:author="Schwemmer, Teresa" w:date="2024-06-29T21:25:00Z" w16du:dateUtc="2024-06-30T01:25:00Z">
              <w:r>
                <w:t>Post-hatch m</w:t>
              </w:r>
            </w:ins>
            <w:del w:id="88" w:author="Schwemmer, Teresa" w:date="2024-06-29T21:25:00Z" w16du:dateUtc="2024-06-30T01:25:00Z">
              <w:r w:rsidR="00DE6A5A" w:rsidRPr="00985FFB" w:rsidDel="00C722A6">
                <w:delText>M</w:delText>
              </w:r>
            </w:del>
            <w:r w:rsidR="00DE6A5A" w:rsidRPr="00985FFB">
              <w:t xml:space="preserve">ortality rate </w:t>
            </w:r>
            <w:del w:id="89" w:author="Schwemmer, Teresa" w:date="2024-06-29T21:25:00Z" w16du:dateUtc="2024-06-30T01:25:00Z">
              <w:r w:rsidR="00DE6A5A" w:rsidRPr="00985FFB" w:rsidDel="00C722A6">
                <w:delText>for larvae</w:delText>
              </w:r>
            </w:del>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621B294" w:rsidR="00DE6A5A" w:rsidRPr="009038F5" w:rsidRDefault="00DE6A5A" w:rsidP="00A23176">
            <w:pPr>
              <w:pStyle w:val="TS"/>
              <w:jc w:val="center"/>
              <w:rPr>
                <w:vertAlign w:val="superscript"/>
                <w:rPrChange w:id="90" w:author="Schwemmer, Teresa" w:date="2024-06-30T17:44:00Z" w16du:dateUtc="2024-06-30T21:44:00Z">
                  <w:rPr/>
                </w:rPrChange>
              </w:rPr>
            </w:pPr>
            <w:r w:rsidRPr="00985FFB">
              <w:t>0.0294</w:t>
            </w:r>
            <w:ins w:id="91" w:author="Schwemmer, Teresa" w:date="2024-06-30T17:44:00Z" w16du:dateUtc="2024-06-30T21:44:00Z">
              <w:r w:rsidR="009038F5">
                <w:t xml:space="preserve"> d</w:t>
              </w:r>
              <w:r w:rsidR="009038F5">
                <w:rPr>
                  <w:vertAlign w:val="superscript"/>
                </w:rPr>
                <w:t>-1</w:t>
              </w:r>
            </w:ins>
          </w:p>
        </w:tc>
      </w:tr>
    </w:tbl>
    <w:p w14:paraId="34AFC6E8" w14:textId="43831C1F" w:rsidR="00DE6A5A" w:rsidRPr="00985FFB" w:rsidRDefault="00DE6A5A" w:rsidP="00DE6A5A">
      <w:pPr>
        <w:pStyle w:val="TS"/>
        <w:spacing w:line="360" w:lineRule="auto"/>
      </w:pPr>
      <w:r w:rsidRPr="00985FFB">
        <w:rPr>
          <w:b/>
          <w:bCs/>
        </w:rPr>
        <w:t xml:space="preserve">Table 1. </w:t>
      </w:r>
      <w:proofErr w:type="spellStart"/>
      <w:r w:rsidRPr="00DE6A5A">
        <w:rPr>
          <w:b/>
          <w:bCs/>
        </w:rPr>
        <w:t>DEBkiss</w:t>
      </w:r>
      <w:proofErr w:type="spellEnd"/>
      <w:r w:rsidRPr="00DE6A5A">
        <w:rPr>
          <w:b/>
          <w:bCs/>
        </w:rPr>
        <w:t xml:space="preserve"> parameters, their abbreviations, and their fixed or estimated values from fitting to full life data.</w:t>
      </w:r>
      <w:r w:rsidRPr="00985FFB">
        <w:t xml:space="preserve"> Units are given with the value unless the parameter is a unitless ratio. </w:t>
      </w:r>
      <w:ins w:id="92" w:author="Schwemmer, Teresa" w:date="2024-06-30T17:42:00Z" w16du:dateUtc="2024-06-30T21:42:00Z">
        <w:r w:rsidR="009038F5">
          <w:t>All masses are in mg of dry weight.</w:t>
        </w:r>
      </w:ins>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102D9DD3" w14:textId="77777777" w:rsidTr="00A23176">
        <w:tc>
          <w:tcPr>
            <w:tcW w:w="2695" w:type="dxa"/>
            <w:tcBorders>
              <w:left w:val="nil"/>
              <w:right w:val="nil"/>
            </w:tcBorders>
          </w:tcPr>
          <w:p w14:paraId="4CF08D58" w14:textId="407FB027" w:rsidR="00A23176" w:rsidRPr="00985FFB" w:rsidRDefault="00A23176" w:rsidP="00C9205B">
            <w:pPr>
              <w:pStyle w:val="TS"/>
              <w:spacing w:line="276" w:lineRule="auto"/>
            </w:pPr>
            <w:r w:rsidRPr="00985FFB">
              <w:t>Flux to maturity</w:t>
            </w:r>
            <w:ins w:id="93" w:author="Schwemmer, Teresa" w:date="2024-06-29T16:57:00Z" w16du:dateUtc="2024-06-29T20:57:00Z">
              <w:r w:rsidR="00D82D7C">
                <w:t xml:space="preserve"> maintenance</w:t>
              </w:r>
            </w:ins>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04609A7E"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f>
                  <m:fPr>
                    <m:ctrlPr>
                      <w:ins w:id="94" w:author="Schwemmer, Teresa" w:date="2024-06-30T17:36:00Z" w16du:dateUtc="2024-06-30T21:36:00Z">
                        <w:rPr>
                          <w:rFonts w:ascii="Cambria Math" w:eastAsia="Calibri" w:hAnsi="Cambria Math" w:cs="Times New Roman"/>
                          <w:i/>
                        </w:rPr>
                      </w:ins>
                    </m:ctrlPr>
                  </m:fPr>
                  <m:num>
                    <m:sSub>
                      <m:sSubPr>
                        <m:ctrlPr>
                          <w:ins w:id="95" w:author="Schwemmer, Teresa" w:date="2024-06-30T17:37:00Z" w16du:dateUtc="2024-06-30T21:37:00Z">
                            <w:rPr>
                              <w:rFonts w:ascii="Cambria Math" w:eastAsia="Calibri" w:hAnsi="Cambria Math" w:cs="Times New Roman"/>
                              <w:i/>
                            </w:rPr>
                          </w:ins>
                        </m:ctrlPr>
                      </m:sSubPr>
                      <m:e>
                        <m:r>
                          <w:ins w:id="96" w:author="Schwemmer, Teresa" w:date="2024-06-30T17:37:00Z" w16du:dateUtc="2024-06-30T21:37:00Z">
                            <w:rPr>
                              <w:rFonts w:ascii="Cambria Math" w:eastAsia="Calibri" w:hAnsi="Cambria Math" w:cs="Times New Roman"/>
                            </w:rPr>
                            <m:t>W</m:t>
                          </w:ins>
                        </m:r>
                      </m:e>
                      <m:sub>
                        <m:r>
                          <w:ins w:id="97" w:author="Schwemmer, Teresa" w:date="2024-06-30T17:37:00Z" w16du:dateUtc="2024-06-30T21:37:00Z">
                            <w:rPr>
                              <w:rFonts w:ascii="Cambria Math" w:eastAsia="Calibri" w:hAnsi="Cambria Math" w:cs="Times New Roman"/>
                            </w:rPr>
                            <m:t>Vp</m:t>
                          </w:ins>
                        </m:r>
                      </m:sub>
                    </m:sSub>
                  </m:num>
                  <m:den>
                    <m:sSub>
                      <m:sSubPr>
                        <m:ctrlPr>
                          <w:ins w:id="98" w:author="Schwemmer, Teresa" w:date="2024-06-30T17:37:00Z" w16du:dateUtc="2024-06-30T21:37:00Z">
                            <w:rPr>
                              <w:rFonts w:ascii="Cambria Math" w:eastAsia="Calibri" w:hAnsi="Cambria Math" w:cs="Times New Roman"/>
                              <w:i/>
                            </w:rPr>
                          </w:ins>
                        </m:ctrlPr>
                      </m:sSubPr>
                      <m:e>
                        <m:r>
                          <w:ins w:id="99" w:author="Schwemmer, Teresa" w:date="2024-06-30T17:37:00Z" w16du:dateUtc="2024-06-30T21:37:00Z">
                            <w:rPr>
                              <w:rFonts w:ascii="Cambria Math" w:eastAsia="Calibri" w:hAnsi="Cambria Math" w:cs="Times New Roman"/>
                            </w:rPr>
                            <m:t>d</m:t>
                          </w:ins>
                        </m:r>
                      </m:e>
                      <m:sub>
                        <m:r>
                          <w:ins w:id="100" w:author="Schwemmer, Teresa" w:date="2024-06-30T17:37:00Z" w16du:dateUtc="2024-06-30T21:37:00Z">
                            <w:rPr>
                              <w:rFonts w:ascii="Cambria Math" w:eastAsia="Calibri" w:hAnsi="Cambria Math" w:cs="Times New Roman"/>
                            </w:rPr>
                            <m:t>V</m:t>
                          </w:ins>
                        </m:r>
                      </m:sub>
                    </m:sSub>
                  </m:den>
                </m:f>
                <m:sSubSup>
                  <m:sSubSupPr>
                    <m:ctrlPr>
                      <w:del w:id="101" w:author="Schwemmer, Teresa" w:date="2024-06-30T17:36:00Z" w16du:dateUtc="2024-06-30T21:36:00Z">
                        <w:rPr>
                          <w:rFonts w:ascii="Cambria Math" w:eastAsia="Calibri" w:hAnsi="Cambria Math" w:cs="Times New Roman"/>
                          <w:i/>
                        </w:rPr>
                      </w:del>
                    </m:ctrlPr>
                  </m:sSubSupPr>
                  <m:e>
                    <m:r>
                      <w:del w:id="102" w:author="Schwemmer, Teresa" w:date="2024-06-30T17:36:00Z" w16du:dateUtc="2024-06-30T21:36:00Z">
                        <w:rPr>
                          <w:rFonts w:ascii="Cambria Math" w:eastAsia="Calibri" w:hAnsi="Cambria Math" w:cs="Times New Roman"/>
                        </w:rPr>
                        <m:t>L</m:t>
                      </w:del>
                    </m:r>
                  </m:e>
                  <m:sub>
                    <m:r>
                      <w:del w:id="103" w:author="Schwemmer, Teresa" w:date="2024-06-30T17:36:00Z" w16du:dateUtc="2024-06-30T21:36:00Z">
                        <w:rPr>
                          <w:rFonts w:ascii="Cambria Math" w:eastAsia="Calibri" w:hAnsi="Cambria Math" w:cs="Times New Roman"/>
                        </w:rPr>
                        <m:t>Vp</m:t>
                      </w:del>
                    </m:r>
                  </m:sub>
                  <m:sup>
                    <m:r>
                      <w:del w:id="104" w:author="Schwemmer, Teresa" w:date="2024-06-30T17:36:00Z" w16du:dateUtc="2024-06-30T21:36:00Z">
                        <w:rPr>
                          <w:rFonts w:ascii="Cambria Math" w:eastAsia="Calibri" w:hAnsi="Cambria Math" w:cs="Times New Roman"/>
                        </w:rPr>
                        <m:t>3</m:t>
                      </w:del>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77777777" w:rsidR="00A23176" w:rsidRPr="00985FFB" w:rsidRDefault="00A23176" w:rsidP="00C9205B">
            <w:pPr>
              <w:pStyle w:val="TS"/>
              <w:spacing w:line="276" w:lineRule="auto"/>
            </w:pPr>
            <w:r w:rsidRPr="00985FFB">
              <w:t>Structural dry mass</w:t>
            </w:r>
            <w:del w:id="105" w:author="Schwemmer, Teresa" w:date="2024-06-29T17:51:00Z" w16du:dateUtc="2024-06-29T21:51:00Z">
              <w:r w:rsidRPr="00985FFB" w:rsidDel="00CA53B2">
                <w:delText xml:space="preserve"> over time</w:delText>
              </w:r>
            </w:del>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lastRenderedPageBreak/>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000000"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 xml:space="preserve">eggs </w:t>
            </w:r>
            <w:proofErr w:type="gramStart"/>
            <w:r w:rsidRPr="00985FFB">
              <w:t>day</w:t>
            </w:r>
            <w:r w:rsidRPr="00985FFB">
              <w:rPr>
                <w:vertAlign w:val="superscript"/>
              </w:rPr>
              <w:t>-1</w:t>
            </w:r>
            <w:proofErr w:type="gramEnd"/>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33423A3E" w14:textId="1C214328" w:rsidR="00A23176" w:rsidRPr="00985FFB" w:rsidDel="00BD1BE3" w:rsidRDefault="00A23176" w:rsidP="00A23176">
            <w:pPr>
              <w:pStyle w:val="TS"/>
              <w:spacing w:line="276" w:lineRule="auto"/>
              <w:jc w:val="center"/>
              <w:rPr>
                <w:del w:id="106" w:author="Schwemmer, Teresa" w:date="2024-06-29T17:54:00Z" w16du:dateUtc="2024-06-29T21:54:00Z"/>
              </w:rPr>
            </w:pPr>
            <w:del w:id="107" w:author="Schwemmer, Teresa" w:date="2024-06-29T17:54:00Z" w16du:dateUtc="2024-06-29T21:54:00Z">
              <w:r w:rsidRPr="00985FFB" w:rsidDel="00BD1BE3">
                <w:delText>unitless</w:delText>
              </w:r>
            </w:del>
          </w:p>
          <w:p w14:paraId="0EC12E93" w14:textId="477297BA" w:rsidR="00A23176" w:rsidRPr="00BD1BE3" w:rsidRDefault="00A23176" w:rsidP="00A23176">
            <w:pPr>
              <w:pStyle w:val="TS"/>
              <w:spacing w:line="276" w:lineRule="auto"/>
              <w:jc w:val="center"/>
              <w:rPr>
                <w:vertAlign w:val="superscript"/>
                <w:rPrChange w:id="108" w:author="Schwemmer, Teresa" w:date="2024-06-29T17:54:00Z" w16du:dateUtc="2024-06-29T21:54:00Z">
                  <w:rPr/>
                </w:rPrChange>
              </w:rPr>
            </w:pPr>
            <w:del w:id="109" w:author="Schwemmer, Teresa" w:date="2024-06-29T17:54:00Z" w16du:dateUtc="2024-06-29T21:54:00Z">
              <w:r w:rsidRPr="00985FFB" w:rsidDel="00BD1BE3">
                <w:delText>(range 0-1)</w:delText>
              </w:r>
            </w:del>
            <w:proofErr w:type="gramStart"/>
            <w:ins w:id="110" w:author="Schwemmer, Teresa" w:date="2024-06-29T17:54:00Z" w16du:dateUtc="2024-06-29T21:54:00Z">
              <w:r w:rsidR="00BD1BE3">
                <w:t>day</w:t>
              </w:r>
              <w:r w:rsidR="00BD1BE3">
                <w:rPr>
                  <w:vertAlign w:val="superscript"/>
                </w:rPr>
                <w:t>-1</w:t>
              </w:r>
            </w:ins>
            <w:proofErr w:type="gramEnd"/>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000000"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028A10A1" w:rsidR="00A23176" w:rsidRPr="00985FFB" w:rsidRDefault="00A23176" w:rsidP="00A23176">
            <w:pPr>
              <w:pStyle w:val="TS"/>
              <w:spacing w:line="276" w:lineRule="auto"/>
              <w:jc w:val="center"/>
            </w:pPr>
            <m:oMathPara>
              <m:oMath>
                <m:r>
                  <w:rPr>
                    <w:rFonts w:ascii="Cambria Math" w:hAnsi="Cambria Math"/>
                  </w:rPr>
                  <m:t>L=</m:t>
                </m:r>
                <m:sSub>
                  <m:sSubPr>
                    <m:ctrlPr>
                      <w:ins w:id="111" w:author="Schwemmer, Teresa" w:date="2024-06-30T18:09:00Z" w16du:dateUtc="2024-06-30T22:09:00Z">
                        <w:rPr>
                          <w:rFonts w:ascii="Cambria Math" w:hAnsi="Cambria Math"/>
                          <w:i/>
                        </w:rPr>
                      </w:ins>
                    </m:ctrlPr>
                  </m:sSubPr>
                  <m:e>
                    <m:r>
                      <w:ins w:id="112" w:author="Schwemmer, Teresa" w:date="2024-06-30T18:09:00Z" w16du:dateUtc="2024-06-30T22:09:00Z">
                        <w:rPr>
                          <w:rFonts w:ascii="Cambria Math" w:hAnsi="Cambria Math"/>
                        </w:rPr>
                        <m:t>δ</m:t>
                      </w:ins>
                    </m:r>
                  </m:e>
                  <m:sub>
                    <m:r>
                      <w:ins w:id="113" w:author="Schwemmer, Teresa" w:date="2024-06-30T18:09:00Z" w16du:dateUtc="2024-06-30T22:09:00Z">
                        <w:rPr>
                          <w:rFonts w:ascii="Cambria Math" w:hAnsi="Cambria Math"/>
                        </w:rPr>
                        <m:t>M</m:t>
                      </w:ins>
                    </m:r>
                  </m:sub>
                </m:sSub>
                <m:sSup>
                  <m:sSupPr>
                    <m:ctrlPr>
                      <w:ins w:id="114" w:author="Schwemmer, Teresa" w:date="2024-06-30T18:09:00Z" w16du:dateUtc="2024-06-30T22:09:00Z">
                        <w:rPr>
                          <w:rFonts w:ascii="Cambria Math" w:hAnsi="Cambria Math"/>
                          <w:i/>
                        </w:rPr>
                      </w:ins>
                    </m:ctrlPr>
                  </m:sSupPr>
                  <m:e>
                    <m:r>
                      <w:ins w:id="115" w:author="Schwemmer, Teresa" w:date="2024-06-30T18:09:00Z" w16du:dateUtc="2024-06-30T22:09:00Z">
                        <w:rPr>
                          <w:rFonts w:ascii="Cambria Math" w:hAnsi="Cambria Math"/>
                        </w:rPr>
                        <m:t>L</m:t>
                      </w:ins>
                    </m:r>
                  </m:e>
                  <m:sup>
                    <m:r>
                      <w:ins w:id="116" w:author="Schwemmer, Teresa" w:date="2024-06-30T18:09:00Z" w16du:dateUtc="2024-06-30T22:09:00Z">
                        <w:rPr>
                          <w:rFonts w:ascii="Cambria Math" w:hAnsi="Cambria Math"/>
                        </w:rPr>
                        <m:t>M</m:t>
                      </w:ins>
                    </m:r>
                  </m:sup>
                </m:sSup>
                <m:r>
                  <w:ins w:id="117" w:author="Schwemmer, Teresa" w:date="2024-06-30T18:09:00Z" w16du:dateUtc="2024-06-30T22:09:00Z">
                    <w:rPr>
                      <w:rFonts w:ascii="Cambria Math" w:hAnsi="Cambria Math"/>
                    </w:rPr>
                    <m:t>=</m:t>
                  </w:ins>
                </m:r>
                <m:rad>
                  <m:radPr>
                    <m:ctrlPr>
                      <w:ins w:id="118" w:author="Schwemmer, Teresa" w:date="2024-06-30T18:09:00Z" w16du:dateUtc="2024-06-30T22:09:00Z">
                        <w:rPr>
                          <w:rFonts w:ascii="Cambria Math" w:hAnsi="Cambria Math"/>
                          <w:i/>
                        </w:rPr>
                      </w:ins>
                    </m:ctrlPr>
                  </m:radPr>
                  <m:deg>
                    <m:r>
                      <w:ins w:id="119" w:author="Schwemmer, Teresa" w:date="2024-06-30T18:09:00Z" w16du:dateUtc="2024-06-30T22:09:00Z">
                        <w:rPr>
                          <w:rFonts w:ascii="Cambria Math" w:hAnsi="Cambria Math"/>
                        </w:rPr>
                        <m:t>3</m:t>
                      </w:ins>
                    </m:r>
                  </m:deg>
                  <m:e>
                    <m:f>
                      <m:fPr>
                        <m:ctrlPr>
                          <w:ins w:id="120" w:author="Schwemmer, Teresa" w:date="2024-06-30T18:10:00Z" w16du:dateUtc="2024-06-30T22:10:00Z">
                            <w:rPr>
                              <w:rFonts w:ascii="Cambria Math" w:hAnsi="Cambria Math"/>
                              <w:i/>
                            </w:rPr>
                          </w:ins>
                        </m:ctrlPr>
                      </m:fPr>
                      <m:num>
                        <m:sSub>
                          <m:sSubPr>
                            <m:ctrlPr>
                              <w:ins w:id="121" w:author="Schwemmer, Teresa" w:date="2024-06-30T18:10:00Z" w16du:dateUtc="2024-06-30T22:10:00Z">
                                <w:rPr>
                                  <w:rFonts w:ascii="Cambria Math" w:hAnsi="Cambria Math"/>
                                  <w:i/>
                                </w:rPr>
                              </w:ins>
                            </m:ctrlPr>
                          </m:sSubPr>
                          <m:e>
                            <m:r>
                              <w:ins w:id="122" w:author="Schwemmer, Teresa" w:date="2024-06-30T18:10:00Z" w16du:dateUtc="2024-06-30T22:10:00Z">
                                <w:rPr>
                                  <w:rFonts w:ascii="Cambria Math" w:hAnsi="Cambria Math"/>
                                </w:rPr>
                                <m:t>W</m:t>
                              </w:ins>
                            </m:r>
                          </m:e>
                          <m:sub>
                            <m:r>
                              <w:ins w:id="123" w:author="Schwemmer, Teresa" w:date="2024-06-30T18:10:00Z" w16du:dateUtc="2024-06-30T22:10:00Z">
                                <w:rPr>
                                  <w:rFonts w:ascii="Cambria Math" w:hAnsi="Cambria Math"/>
                                </w:rPr>
                                <m:t>V</m:t>
                              </w:ins>
                            </m:r>
                          </m:sub>
                        </m:sSub>
                      </m:num>
                      <m:den>
                        <m:sSub>
                          <m:sSubPr>
                            <m:ctrlPr>
                              <w:ins w:id="124" w:author="Schwemmer, Teresa" w:date="2024-06-30T18:10:00Z" w16du:dateUtc="2024-06-30T22:10:00Z">
                                <w:rPr>
                                  <w:rFonts w:ascii="Cambria Math" w:hAnsi="Cambria Math"/>
                                  <w:i/>
                                </w:rPr>
                              </w:ins>
                            </m:ctrlPr>
                          </m:sSubPr>
                          <m:e>
                            <m:r>
                              <w:ins w:id="125" w:author="Schwemmer, Teresa" w:date="2024-06-30T18:10:00Z" w16du:dateUtc="2024-06-30T22:10:00Z">
                                <w:rPr>
                                  <w:rFonts w:ascii="Cambria Math" w:hAnsi="Cambria Math"/>
                                </w:rPr>
                                <m:t>d</m:t>
                              </w:ins>
                            </m:r>
                          </m:e>
                          <m:sub>
                            <m:r>
                              <w:ins w:id="126" w:author="Schwemmer, Teresa" w:date="2024-06-30T18:10:00Z" w16du:dateUtc="2024-06-30T22:10:00Z">
                                <w:rPr>
                                  <w:rFonts w:ascii="Cambria Math" w:hAnsi="Cambria Math"/>
                                </w:rPr>
                                <m:t>V</m:t>
                              </w:ins>
                            </m:r>
                          </m:sub>
                        </m:sSub>
                      </m:den>
                    </m:f>
                  </m:e>
                </m:rad>
                <m:rad>
                  <m:radPr>
                    <m:ctrlPr>
                      <w:del w:id="127" w:author="Schwemmer, Teresa" w:date="2024-06-30T18:08:00Z" w16du:dateUtc="2024-06-30T22:08:00Z">
                        <w:rPr>
                          <w:rFonts w:ascii="Cambria Math" w:hAnsi="Cambria Math"/>
                          <w:i/>
                        </w:rPr>
                      </w:del>
                    </m:ctrlPr>
                  </m:radPr>
                  <m:deg>
                    <m:r>
                      <w:del w:id="128" w:author="Schwemmer, Teresa" w:date="2024-06-30T18:08:00Z" w16du:dateUtc="2024-06-30T22:08:00Z">
                        <w:rPr>
                          <w:rFonts w:ascii="Cambria Math" w:hAnsi="Cambria Math"/>
                        </w:rPr>
                        <m:t>3</m:t>
                      </w:del>
                    </m:r>
                  </m:deg>
                  <m:e>
                    <m:sSup>
                      <m:sSupPr>
                        <m:ctrlPr>
                          <w:del w:id="129" w:author="Schwemmer, Teresa" w:date="2024-06-30T18:08:00Z" w16du:dateUtc="2024-06-30T22:08:00Z">
                            <w:rPr>
                              <w:rFonts w:ascii="Cambria Math" w:hAnsi="Cambria Math"/>
                              <w:i/>
                            </w:rPr>
                          </w:del>
                        </m:ctrlPr>
                      </m:sSupPr>
                      <m:e>
                        <m:r>
                          <w:del w:id="130" w:author="Schwemmer, Teresa" w:date="2024-06-30T18:08:00Z" w16du:dateUtc="2024-06-30T22:08:00Z">
                            <w:rPr>
                              <w:rFonts w:ascii="Cambria Math" w:hAnsi="Cambria Math"/>
                            </w:rPr>
                            <m:t>L</m:t>
                          </w:del>
                        </m:r>
                      </m:e>
                      <m:sup>
                        <m:r>
                          <w:del w:id="131" w:author="Schwemmer, Teresa" w:date="2024-06-30T18:08:00Z" w16du:dateUtc="2024-06-30T22:08:00Z">
                            <w:rPr>
                              <w:rFonts w:ascii="Cambria Math" w:hAnsi="Cambria Math"/>
                            </w:rPr>
                            <m:t>3</m:t>
                          </w:del>
                        </m:r>
                      </m:sup>
                    </m:sSup>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Borders>
              <w:left w:val="nil"/>
              <w:right w:val="nil"/>
            </w:tcBorders>
          </w:tcPr>
          <w:p w14:paraId="71331539"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Borders>
              <w:left w:val="nil"/>
              <w:right w:val="nil"/>
            </w:tcBorders>
          </w:tcPr>
          <w:p w14:paraId="12BB7F6C"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mm</w:t>
            </w:r>
            <w:r w:rsidRPr="00985FFB">
              <w:rPr>
                <w:vertAlign w:val="superscript"/>
              </w:rPr>
              <w:t>-3</w:t>
            </w:r>
            <w:proofErr w:type="gramEnd"/>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Borders>
              <w:left w:val="nil"/>
              <w:right w:val="nil"/>
            </w:tcBorders>
          </w:tcPr>
          <w:p w14:paraId="73AB7C8D" w14:textId="77777777" w:rsidR="00A23176" w:rsidRPr="00985FFB" w:rsidRDefault="00000000"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Borders>
              <w:left w:val="nil"/>
              <w:right w:val="nil"/>
            </w:tcBorders>
          </w:tcPr>
          <w:p w14:paraId="4C7F979C" w14:textId="2663C690" w:rsidR="00A23176" w:rsidRPr="00985FFB" w:rsidRDefault="00000000" w:rsidP="00A23176">
            <w:pPr>
              <w:pStyle w:val="TS"/>
              <w:spacing w:line="276" w:lineRule="auto"/>
              <w:jc w:val="center"/>
              <w:rPr>
                <w:rFonts w:eastAsia="Calibri" w:cs="Times New Roman"/>
                <w:i/>
                <w:iCs/>
              </w:rPr>
            </w:pPr>
            <m:oMath>
              <m:sSubSup>
                <m:sSubSupPr>
                  <m:ctrlPr>
                    <w:ins w:id="132" w:author="Schwemmer, Teresa" w:date="2024-06-29T17:37:00Z" w16du:dateUtc="2024-06-29T21:37:00Z">
                      <w:rPr>
                        <w:rFonts w:ascii="Cambria Math" w:eastAsia="Calibri" w:hAnsi="Cambria Math" w:cs="Times New Roman"/>
                        <w:i/>
                        <w:iCs/>
                      </w:rPr>
                    </w:ins>
                  </m:ctrlPr>
                </m:sSubSupPr>
                <m:e>
                  <m:r>
                    <w:ins w:id="133" w:author="Schwemmer, Teresa" w:date="2024-06-29T17:37:00Z" w16du:dateUtc="2024-06-29T21:37:00Z">
                      <w:rPr>
                        <w:rFonts w:ascii="Cambria Math" w:eastAsia="Calibri" w:hAnsi="Cambria Math" w:cs="Times New Roman"/>
                      </w:rPr>
                      <m:t>J</m:t>
                    </w:ins>
                  </m:r>
                </m:e>
                <m:sub>
                  <m:r>
                    <w:ins w:id="134" w:author="Schwemmer, Teresa" w:date="2024-06-29T17:37:00Z" w16du:dateUtc="2024-06-29T21:37:00Z">
                      <w:rPr>
                        <w:rFonts w:ascii="Cambria Math" w:eastAsia="Calibri" w:hAnsi="Cambria Math" w:cs="Times New Roman"/>
                      </w:rPr>
                      <m:t>J</m:t>
                    </w:ins>
                  </m:r>
                </m:sub>
                <m:sup>
                  <m:r>
                    <w:ins w:id="135" w:author="Schwemmer, Teresa" w:date="2024-06-29T17:37:00Z" w16du:dateUtc="2024-06-29T21:37:00Z">
                      <w:rPr>
                        <w:rFonts w:ascii="Cambria Math" w:eastAsia="Calibri" w:hAnsi="Cambria Math" w:cs="Times New Roman"/>
                      </w:rPr>
                      <m:t>v</m:t>
                    </w:ins>
                  </m:r>
                </m:sup>
              </m:sSubSup>
              <m:r>
                <w:ins w:id="136" w:author="Schwemmer, Teresa" w:date="2024-06-29T17:37:00Z" w16du:dateUtc="2024-06-29T21:37:00Z">
                  <w:rPr>
                    <w:rFonts w:ascii="Cambria Math" w:eastAsia="Calibri" w:hAnsi="Cambria Math" w:cs="Times New Roman"/>
                  </w:rPr>
                  <m:t>=</m:t>
                </w:ins>
              </m:r>
              <m:f>
                <m:fPr>
                  <m:ctrlPr>
                    <w:ins w:id="137" w:author="Schwemmer, Teresa" w:date="2024-06-29T17:44:00Z" w16du:dateUtc="2024-06-29T21:44:00Z">
                      <w:rPr>
                        <w:rFonts w:ascii="Cambria Math" w:eastAsia="Calibri" w:hAnsi="Cambria Math" w:cs="Times New Roman"/>
                        <w:i/>
                        <w:iCs/>
                      </w:rPr>
                    </w:ins>
                  </m:ctrlPr>
                </m:fPr>
                <m:num>
                  <m:r>
                    <w:ins w:id="138" w:author="Schwemmer, Teresa" w:date="2024-06-29T17:44:00Z" w16du:dateUtc="2024-06-29T21:44:00Z">
                      <w:rPr>
                        <w:rFonts w:ascii="Cambria Math" w:eastAsia="Calibri" w:hAnsi="Cambria Math" w:cs="Times New Roman"/>
                      </w:rPr>
                      <m:t>1-κ</m:t>
                    </w:ins>
                  </m:r>
                </m:num>
                <m:den>
                  <m:r>
                    <w:ins w:id="139" w:author="Schwemmer, Teresa" w:date="2024-06-29T17:44:00Z" w16du:dateUtc="2024-06-29T21:44:00Z">
                      <w:rPr>
                        <w:rFonts w:ascii="Cambria Math" w:eastAsia="Calibri" w:hAnsi="Cambria Math" w:cs="Times New Roman"/>
                      </w:rPr>
                      <m:t>κ</m:t>
                    </w:ins>
                  </m:r>
                </m:den>
              </m:f>
              <m:r>
                <w:ins w:id="140" w:author="Schwemmer, Teresa" w:date="2024-06-29T17:44:00Z" w16du:dateUtc="2024-06-29T21:44:00Z">
                  <w:rPr>
                    <w:rFonts w:ascii="Cambria Math" w:eastAsia="Calibri" w:hAnsi="Cambria Math" w:cs="Times New Roman"/>
                  </w:rPr>
                  <m:t>-</m:t>
                </w:ins>
              </m:r>
              <m:sSubSup>
                <m:sSubSupPr>
                  <m:ctrlPr>
                    <w:ins w:id="141" w:author="Schwemmer, Teresa" w:date="2024-06-29T17:37:00Z" w16du:dateUtc="2024-06-29T21:37:00Z">
                      <w:rPr>
                        <w:rFonts w:ascii="Cambria Math" w:eastAsia="Calibri" w:hAnsi="Cambria Math" w:cs="Times New Roman"/>
                        <w:i/>
                        <w:iCs/>
                      </w:rPr>
                    </w:ins>
                  </m:ctrlPr>
                </m:sSubSupPr>
                <m:e>
                  <m:r>
                    <w:ins w:id="142" w:author="Schwemmer, Teresa" w:date="2024-06-29T17:37:00Z" w16du:dateUtc="2024-06-29T21:37:00Z">
                      <w:rPr>
                        <w:rFonts w:ascii="Cambria Math" w:eastAsia="Calibri" w:hAnsi="Cambria Math" w:cs="Times New Roman"/>
                      </w:rPr>
                      <m:t>J</m:t>
                    </w:ins>
                  </m:r>
                </m:e>
                <m:sub>
                  <m:r>
                    <w:ins w:id="143" w:author="Schwemmer, Teresa" w:date="2024-06-29T17:45:00Z" w16du:dateUtc="2024-06-29T21:45:00Z">
                      <w:rPr>
                        <w:rFonts w:ascii="Cambria Math" w:eastAsia="Calibri" w:hAnsi="Cambria Math" w:cs="Times New Roman"/>
                      </w:rPr>
                      <m:t>M</m:t>
                    </w:ins>
                  </m:r>
                </m:sub>
                <m:sup>
                  <m:r>
                    <w:ins w:id="144" w:author="Schwemmer, Teresa" w:date="2024-06-29T17:38:00Z" w16du:dateUtc="2024-06-29T21:38:00Z">
                      <w:rPr>
                        <w:rFonts w:ascii="Cambria Math" w:eastAsia="Calibri" w:hAnsi="Cambria Math" w:cs="Times New Roman"/>
                      </w:rPr>
                      <m:t>v</m:t>
                    </w:ins>
                  </m:r>
                </m:sup>
              </m:sSubSup>
            </m:oMath>
            <w:del w:id="145" w:author="Schwemmer, Teresa" w:date="2024-06-29T17:37:00Z" w16du:dateUtc="2024-06-29T21:37:00Z">
              <w:r w:rsidR="00A23176" w:rsidRPr="00985FFB" w:rsidDel="00DF704E">
                <w:rPr>
                  <w:rFonts w:eastAsia="Calibri" w:cs="Times New Roman"/>
                  <w:i/>
                  <w:iCs/>
                </w:rPr>
                <w:delText>-</w:delText>
              </w:r>
            </w:del>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rsidDel="00A6526E" w14:paraId="79B14225" w14:textId="29EF8FE7" w:rsidTr="00A23176">
        <w:trPr>
          <w:del w:id="146" w:author="Schwemmer, Teresa" w:date="2024-06-30T17:34:00Z"/>
        </w:trPr>
        <w:tc>
          <w:tcPr>
            <w:tcW w:w="2695" w:type="dxa"/>
            <w:tcBorders>
              <w:left w:val="nil"/>
              <w:right w:val="nil"/>
            </w:tcBorders>
          </w:tcPr>
          <w:p w14:paraId="01E9D652" w14:textId="57F6C0E1" w:rsidR="00A23176" w:rsidRPr="00985FFB" w:rsidDel="00A6526E" w:rsidRDefault="00A23176" w:rsidP="00C9205B">
            <w:pPr>
              <w:pStyle w:val="TS"/>
              <w:spacing w:line="276" w:lineRule="auto"/>
              <w:rPr>
                <w:del w:id="147" w:author="Schwemmer, Teresa" w:date="2024-06-30T17:34:00Z" w16du:dateUtc="2024-06-30T21:34:00Z"/>
              </w:rPr>
            </w:pPr>
            <w:del w:id="148" w:author="Schwemmer, Teresa" w:date="2024-06-30T17:34:00Z" w16du:dateUtc="2024-06-30T21:34:00Z">
              <w:r w:rsidRPr="00985FFB" w:rsidDel="00A6526E">
                <w:delText>Structural volume at puberty</w:delText>
              </w:r>
            </w:del>
          </w:p>
        </w:tc>
        <w:tc>
          <w:tcPr>
            <w:tcW w:w="990" w:type="dxa"/>
            <w:tcBorders>
              <w:left w:val="nil"/>
              <w:right w:val="nil"/>
            </w:tcBorders>
          </w:tcPr>
          <w:p w14:paraId="02CFBCB1" w14:textId="784ECD7F" w:rsidR="00A23176" w:rsidRPr="00985FFB" w:rsidDel="00A6526E" w:rsidRDefault="00A23176" w:rsidP="00C9205B">
            <w:pPr>
              <w:pStyle w:val="TS"/>
              <w:spacing w:line="276" w:lineRule="auto"/>
              <w:jc w:val="center"/>
              <w:rPr>
                <w:del w:id="149" w:author="Schwemmer, Teresa" w:date="2024-06-30T17:34:00Z" w16du:dateUtc="2024-06-30T21:34:00Z"/>
                <w:i/>
                <w:iCs/>
                <w:vertAlign w:val="superscript"/>
              </w:rPr>
            </w:pPr>
            <w:del w:id="150" w:author="Schwemmer, Teresa" w:date="2024-06-30T17:34:00Z" w16du:dateUtc="2024-06-30T21:34:00Z">
              <w:r w:rsidRPr="00985FFB" w:rsidDel="00A6526E">
                <w:rPr>
                  <w:i/>
                  <w:iCs/>
                </w:rPr>
                <w:delText>L</w:delText>
              </w:r>
              <w:r w:rsidRPr="00985FFB" w:rsidDel="00A6526E">
                <w:rPr>
                  <w:i/>
                  <w:iCs/>
                  <w:vertAlign w:val="subscript"/>
                </w:rPr>
                <w:delText>Vp</w:delText>
              </w:r>
              <w:r w:rsidRPr="00985FFB" w:rsidDel="00A6526E">
                <w:rPr>
                  <w:i/>
                  <w:iCs/>
                  <w:vertAlign w:val="superscript"/>
                </w:rPr>
                <w:delText>3</w:delText>
              </w:r>
            </w:del>
          </w:p>
        </w:tc>
        <w:tc>
          <w:tcPr>
            <w:tcW w:w="4050" w:type="dxa"/>
            <w:tcBorders>
              <w:left w:val="nil"/>
              <w:right w:val="nil"/>
            </w:tcBorders>
          </w:tcPr>
          <w:p w14:paraId="76868EEB" w14:textId="4DDF8FDF" w:rsidR="00A23176" w:rsidRPr="00985FFB" w:rsidDel="00A6526E" w:rsidRDefault="00A23176" w:rsidP="00A23176">
            <w:pPr>
              <w:pStyle w:val="TS"/>
              <w:spacing w:line="276" w:lineRule="auto"/>
              <w:jc w:val="center"/>
              <w:rPr>
                <w:del w:id="151" w:author="Schwemmer, Teresa" w:date="2024-06-30T17:34:00Z" w16du:dateUtc="2024-06-30T21:34:00Z"/>
                <w:rFonts w:eastAsia="Calibri" w:cs="Times New Roman"/>
              </w:rPr>
            </w:pPr>
            <w:del w:id="152" w:author="Schwemmer, Teresa" w:date="2024-06-30T17:34:00Z" w16du:dateUtc="2024-06-30T21:34:00Z">
              <w:r w:rsidRPr="00985FFB" w:rsidDel="00A6526E">
                <w:rPr>
                  <w:rFonts w:eastAsia="Calibri" w:cs="Times New Roman"/>
                </w:rPr>
                <w:delText>-</w:delText>
              </w:r>
            </w:del>
          </w:p>
        </w:tc>
        <w:tc>
          <w:tcPr>
            <w:tcW w:w="1710" w:type="dxa"/>
            <w:tcBorders>
              <w:left w:val="nil"/>
              <w:right w:val="nil"/>
            </w:tcBorders>
          </w:tcPr>
          <w:p w14:paraId="2325BC30" w14:textId="4EFF0F02" w:rsidR="00A23176" w:rsidRPr="00985FFB" w:rsidDel="00A6526E" w:rsidRDefault="00A23176" w:rsidP="00A23176">
            <w:pPr>
              <w:pStyle w:val="TS"/>
              <w:spacing w:line="276" w:lineRule="auto"/>
              <w:jc w:val="center"/>
              <w:rPr>
                <w:del w:id="153" w:author="Schwemmer, Teresa" w:date="2024-06-30T17:34:00Z" w16du:dateUtc="2024-06-30T21:34:00Z"/>
              </w:rPr>
            </w:pPr>
            <w:del w:id="154" w:author="Schwemmer, Teresa" w:date="2024-06-30T17:34:00Z" w16du:dateUtc="2024-06-30T21:34:00Z">
              <w:r w:rsidRPr="00985FFB" w:rsidDel="00A6526E">
                <w:delText>mm</w:delText>
              </w:r>
              <w:r w:rsidRPr="00985FFB" w:rsidDel="00A6526E">
                <w:rPr>
                  <w:vertAlign w:val="superscript"/>
                </w:rPr>
                <w:delText>-3</w:delText>
              </w:r>
            </w:del>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w:t>
      </w:r>
      <w:proofErr w:type="spellStart"/>
      <w:r w:rsidRPr="00985FFB">
        <w:t>DEBkiss</w:t>
      </w:r>
      <w:proofErr w:type="spellEnd"/>
      <w:r w:rsidRPr="00985FFB">
        <w:t xml:space="preserve"> model. </w:t>
      </w:r>
    </w:p>
    <w:p w14:paraId="395DDDDF" w14:textId="77777777" w:rsidR="00DE6A5A" w:rsidRPr="00985FFB" w:rsidRDefault="00DE6A5A" w:rsidP="00A23176">
      <w:pPr>
        <w:pStyle w:val="TS"/>
        <w:spacing w:line="360" w:lineRule="auto"/>
      </w:pPr>
    </w:p>
    <w:p w14:paraId="09578F54" w14:textId="422250DD" w:rsidR="005F4420" w:rsidRDefault="005F4420" w:rsidP="00DF704E">
      <w:pPr>
        <w:pStyle w:val="TS"/>
        <w:spacing w:line="360" w:lineRule="auto"/>
        <w:ind w:firstLine="720"/>
        <w:rPr>
          <w:ins w:id="155" w:author="Schwemmer, Teresa" w:date="2024-06-29T16:21:00Z" w16du:dateUtc="2024-06-29T20:21:00Z"/>
        </w:rPr>
      </w:pPr>
      <w:r w:rsidRPr="00985FFB">
        <w:t>For</w:t>
      </w:r>
      <w:ins w:id="156" w:author="Schwemmer, Teresa" w:date="2024-06-29T17:28:00Z" w16du:dateUtc="2024-06-29T21:28:00Z">
        <w:r w:rsidR="00546802">
          <w:t xml:space="preserve"> larvae and</w:t>
        </w:r>
      </w:ins>
      <w:r w:rsidRPr="00985FFB">
        <w:t xml:space="preserve"> juveniles, the non-somatic fraction of assimilates is spent on maturation, or increasing complexity</w:t>
      </w:r>
      <w:ins w:id="157" w:author="Schwemmer, Teresa" w:date="2024-06-30T18:13:00Z" w16du:dateUtc="2024-06-30T22:13:00Z">
        <w:r w:rsidR="00E66CA9">
          <w:t xml:space="preserve">, </w:t>
        </w:r>
      </w:ins>
      <w:ins w:id="158" w:author="Schwemmer, Teresa" w:date="2024-06-30T18:14:00Z" w16du:dateUtc="2024-06-30T22:14:00Z">
        <w:r w:rsidR="00E66CA9">
          <w:t>through</w:t>
        </w:r>
      </w:ins>
      <w:ins w:id="159" w:author="Schwemmer, Teresa" w:date="2024-06-30T18:13:00Z" w16du:dateUtc="2024-06-30T22:13:00Z">
        <w:r w:rsidR="00E66CA9">
          <w:t xml:space="preserve"> which it is dissipated and does not contribute to biomass</w:t>
        </w:r>
      </w:ins>
      <w:r w:rsidRPr="00985FFB">
        <w:t xml:space="preserve">.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w:t>
      </w:r>
      <w:r w:rsidR="00BB1D9B">
        <w:t>b</w:t>
      </w:r>
      <w:r w:rsidRPr="00985FFB">
        <w:t>; Jager et al., 2013)</w:t>
      </w:r>
      <w:r w:rsidR="0049356F">
        <w:t>, so the maturity variable plays no role in the current work</w:t>
      </w:r>
      <w:r w:rsidRPr="00985FFB">
        <w:t>.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w:t>
      </w:r>
      <w:ins w:id="160" w:author="Schwemmer, Teresa" w:date="2024-06-29T17:29:00Z" w16du:dateUtc="2024-06-29T21:29:00Z">
        <w:r w:rsidR="00546802">
          <w:t>The flux to m</w:t>
        </w:r>
      </w:ins>
      <w:ins w:id="161" w:author="Schwemmer, Teresa" w:date="2024-06-29T17:28:00Z" w16du:dateUtc="2024-06-29T21:28:00Z">
        <w:r w:rsidR="00546802">
          <w:t>atu</w:t>
        </w:r>
      </w:ins>
      <w:ins w:id="162" w:author="Schwemmer, Teresa" w:date="2024-06-29T17:29:00Z" w16du:dateUtc="2024-06-29T21:29:00Z">
        <w:r w:rsidR="00546802">
          <w:t>rity maintenance (</w:t>
        </w:r>
        <w:r w:rsidR="00546802">
          <w:rPr>
            <w:i/>
            <w:iCs/>
          </w:rPr>
          <w:t>J</w:t>
        </w:r>
        <w:r w:rsidR="00546802">
          <w:rPr>
            <w:i/>
            <w:iCs/>
            <w:vertAlign w:val="subscript"/>
          </w:rPr>
          <w:t>J</w:t>
        </w:r>
        <w:r w:rsidR="00546802">
          <w:t xml:space="preserve">) </w:t>
        </w:r>
      </w:ins>
      <w:ins w:id="163" w:author="Schwemmer, Teresa" w:date="2024-06-29T17:31:00Z" w16du:dateUtc="2024-06-29T21:31:00Z">
        <w:r w:rsidR="00546802">
          <w:t>is the product of the volume-specific maintenance costs (</w:t>
        </w:r>
        <w:proofErr w:type="spellStart"/>
        <w:r w:rsidR="00546802">
          <w:rPr>
            <w:i/>
            <w:iCs/>
          </w:rPr>
          <w:t>J</w:t>
        </w:r>
        <w:r w:rsidR="00546802">
          <w:rPr>
            <w:i/>
            <w:iCs/>
            <w:vertAlign w:val="subscript"/>
          </w:rPr>
          <w:t>J</w:t>
        </w:r>
        <w:r w:rsidR="00546802">
          <w:rPr>
            <w:i/>
            <w:iCs/>
            <w:vertAlign w:val="superscript"/>
          </w:rPr>
          <w:t>v</w:t>
        </w:r>
        <w:proofErr w:type="spellEnd"/>
        <w:r w:rsidR="00546802">
          <w:t xml:space="preserve">) and </w:t>
        </w:r>
      </w:ins>
      <w:ins w:id="164" w:author="Schwemmer, Teresa" w:date="2024-06-29T17:32:00Z" w16du:dateUtc="2024-06-29T21:32:00Z">
        <w:r w:rsidR="00546802">
          <w:t xml:space="preserve">structural </w:t>
        </w:r>
        <w:r w:rsidR="00546802">
          <w:lastRenderedPageBreak/>
          <w:t xml:space="preserve">volume, or </w:t>
        </w:r>
      </w:ins>
      <w:ins w:id="165" w:author="Schwemmer, Teresa" w:date="2024-06-29T17:45:00Z" w16du:dateUtc="2024-06-29T21:45:00Z">
        <w:r w:rsidR="00BD0E6C">
          <w:t>the volume at puberty for adults</w:t>
        </w:r>
      </w:ins>
      <w:ins w:id="166" w:author="Schwemmer, Teresa" w:date="2024-06-29T17:32:00Z" w16du:dateUtc="2024-06-29T21:32:00Z">
        <w:r w:rsidR="00546802">
          <w:t>.</w:t>
        </w:r>
      </w:ins>
      <w:ins w:id="167" w:author="Schwemmer, Teresa" w:date="2024-06-29T17:29:00Z" w16du:dateUtc="2024-06-29T21:29:00Z">
        <w:r w:rsidR="00546802">
          <w:t xml:space="preserve"> </w:t>
        </w:r>
      </w:ins>
      <w:proofErr w:type="spellStart"/>
      <w:ins w:id="168" w:author="Schwemmer, Teresa" w:date="2024-06-29T17:33:00Z" w16du:dateUtc="2024-06-29T21:33:00Z">
        <w:r w:rsidR="00DF704E">
          <w:rPr>
            <w:i/>
            <w:iCs/>
          </w:rPr>
          <w:t>J</w:t>
        </w:r>
      </w:ins>
      <w:ins w:id="169" w:author="Schwemmer, Teresa" w:date="2024-06-29T21:21:00Z" w16du:dateUtc="2024-06-30T01:21:00Z">
        <w:r w:rsidR="00C722A6">
          <w:rPr>
            <w:i/>
            <w:iCs/>
            <w:vertAlign w:val="superscript"/>
          </w:rPr>
          <w:t>v</w:t>
        </w:r>
        <w:r w:rsidR="00C722A6">
          <w:rPr>
            <w:i/>
            <w:iCs/>
            <w:vertAlign w:val="subscript"/>
          </w:rPr>
          <w:t>J</w:t>
        </w:r>
      </w:ins>
      <w:proofErr w:type="spellEnd"/>
      <w:ins w:id="170" w:author="Schwemmer, Teresa" w:date="2024-06-29T17:33:00Z" w16du:dateUtc="2024-06-29T21:33:00Z">
        <w:r w:rsidR="00DF704E">
          <w:t xml:space="preserve"> is </w:t>
        </w:r>
      </w:ins>
      <w:ins w:id="171" w:author="Schwemmer, Teresa" w:date="2024-06-29T17:36:00Z" w16du:dateUtc="2024-06-29T21:36:00Z">
        <w:r w:rsidR="00DF704E">
          <w:t xml:space="preserve">calculated </w:t>
        </w:r>
      </w:ins>
      <w:ins w:id="172" w:author="Schwemmer, Teresa" w:date="2024-06-29T17:46:00Z" w16du:dateUtc="2024-06-29T21:46:00Z">
        <w:r w:rsidR="00BD0E6C">
          <w:t>from</w:t>
        </w:r>
      </w:ins>
      <w:ins w:id="173" w:author="Schwemmer, Teresa" w:date="2024-06-29T17:36:00Z" w16du:dateUtc="2024-06-29T21:36:00Z">
        <w:r w:rsidR="00DF704E">
          <w:t xml:space="preserve"> </w:t>
        </w:r>
        <w:r w:rsidR="00DF704E">
          <w:rPr>
            <w:rFonts w:cs="Times New Roman"/>
            <w:i/>
            <w:iCs/>
          </w:rPr>
          <w:t>κ</w:t>
        </w:r>
        <w:r w:rsidR="00DF704E">
          <w:t xml:space="preserve"> and </w:t>
        </w:r>
        <w:proofErr w:type="spellStart"/>
        <w:r w:rsidR="00DF704E">
          <w:rPr>
            <w:i/>
            <w:iCs/>
          </w:rPr>
          <w:t>J</w:t>
        </w:r>
      </w:ins>
      <w:ins w:id="174" w:author="Schwemmer, Teresa" w:date="2024-06-29T21:21:00Z" w16du:dateUtc="2024-06-30T01:21:00Z">
        <w:r w:rsidR="00C722A6">
          <w:rPr>
            <w:i/>
            <w:iCs/>
            <w:vertAlign w:val="superscript"/>
          </w:rPr>
          <w:t>v</w:t>
        </w:r>
        <w:r w:rsidR="00C722A6">
          <w:rPr>
            <w:i/>
            <w:iCs/>
            <w:vertAlign w:val="subscript"/>
          </w:rPr>
          <w:t>M</w:t>
        </w:r>
      </w:ins>
      <w:proofErr w:type="spellEnd"/>
      <w:ins w:id="175" w:author="Schwemmer, Teresa" w:date="2024-06-29T17:37:00Z" w16du:dateUtc="2024-06-29T21:37:00Z">
        <w:r w:rsidR="00DF704E">
          <w:t xml:space="preserve"> (Table 2)</w:t>
        </w:r>
      </w:ins>
      <w:ins w:id="176" w:author="Schwemmer, Teresa" w:date="2024-06-29T17:48:00Z" w16du:dateUtc="2024-06-29T21:48:00Z">
        <w:r w:rsidR="00BD0E6C">
          <w:t xml:space="preserve">, rather than estimated, as </w:t>
        </w:r>
      </w:ins>
      <w:ins w:id="177" w:author="Schwemmer, Teresa" w:date="2024-06-29T17:49:00Z" w16du:dateUtc="2024-06-29T21:49:00Z">
        <w:r w:rsidR="00BD0E6C">
          <w:t xml:space="preserve">connecting the two maintenance costs </w:t>
        </w:r>
      </w:ins>
      <w:ins w:id="178" w:author="Schwemmer, Teresa" w:date="2024-06-29T17:50:00Z" w16du:dateUtc="2024-06-29T21:50:00Z">
        <w:r w:rsidR="00BD0E6C">
          <w:t>allows cumulative investment in maturity at puberty to be independent of food level (Jager, 2018</w:t>
        </w:r>
      </w:ins>
      <w:ins w:id="179" w:author="Schwemmer, Teresa" w:date="2024-06-29T17:51:00Z" w16du:dateUtc="2024-06-29T21:51:00Z">
        <w:r w:rsidR="00BD0E6C">
          <w:t>)</w:t>
        </w:r>
      </w:ins>
      <w:ins w:id="180" w:author="Schwemmer, Teresa" w:date="2024-06-29T17:37:00Z" w16du:dateUtc="2024-06-29T21:37:00Z">
        <w:r w:rsidR="00DF704E">
          <w:t>.</w:t>
        </w:r>
      </w:ins>
      <w:ins w:id="181" w:author="Schwemmer, Teresa" w:date="2024-06-29T17:33:00Z" w16du:dateUtc="2024-06-29T21:33:00Z">
        <w:r w:rsidR="00DF704E">
          <w:t xml:space="preserve"> </w:t>
        </w:r>
      </w:ins>
      <w:del w:id="182" w:author="Schwemmer, Teresa" w:date="2024-06-29T16:24:00Z" w16du:dateUtc="2024-06-29T20:24:00Z">
        <w:r w:rsidRPr="00985FFB" w:rsidDel="00DB61AE">
          <w:delText xml:space="preserve">Although </w:delText>
        </w:r>
        <w:r w:rsidRPr="00985FFB" w:rsidDel="00DB61AE">
          <w:rPr>
            <w:i/>
            <w:iCs/>
          </w:rPr>
          <w:delText>M. menidia</w:delText>
        </w:r>
        <w:r w:rsidRPr="00985FFB" w:rsidDel="00DB61AE">
          <w:delText xml:space="preserve"> have a distinct larval and juvenile stage, </w:delText>
        </w:r>
        <w:r w:rsidR="00AB1C3F" w:rsidDel="00DB61AE">
          <w:delText xml:space="preserve">we treated both </w:delText>
        </w:r>
        <w:r w:rsidRPr="00985FFB" w:rsidDel="00DB61AE">
          <w:delText xml:space="preserve">as the juvenile stage because the relevant aspects of their energy budget for DEBkiss are assumed to be identical. </w:delText>
        </w:r>
      </w:del>
    </w:p>
    <w:p w14:paraId="59107DD4" w14:textId="0BB33E26" w:rsidR="00F35CC6" w:rsidRPr="00DB61AE" w:rsidRDefault="00F35CC6" w:rsidP="00966BCC">
      <w:pPr>
        <w:pStyle w:val="TS"/>
        <w:spacing w:line="360" w:lineRule="auto"/>
        <w:ind w:firstLine="720"/>
        <w:rPr>
          <w:rFonts w:eastAsiaTheme="minorEastAsia"/>
        </w:rPr>
      </w:pPr>
      <w:bookmarkStart w:id="183" w:name="_Hlk171189002"/>
      <w:ins w:id="184" w:author="Schwemmer, Teresa" w:date="2024-06-29T16:21:00Z" w16du:dateUtc="2024-06-29T20:21:00Z">
        <w:r>
          <w:t>Starvation is defined in two stages, with the first stage being insufficient flux of assimilates to the somatic fraction to meet maintenance requirements so that energy is diverted from the flux to maturation or the reproduction buffer. In the second stage, when the flux to both the somatic and reproductive</w:t>
        </w:r>
      </w:ins>
      <w:ins w:id="185" w:author="Schwemmer, Teresa" w:date="2024-06-29T16:24:00Z" w16du:dateUtc="2024-06-29T20:24:00Z">
        <w:r w:rsidR="00DB61AE">
          <w:t xml:space="preserve"> branches is insufficient and the </w:t>
        </w:r>
      </w:ins>
      <w:ins w:id="186" w:author="Schwemmer, Teresa" w:date="2024-06-29T16:21:00Z" w16du:dateUtc="2024-06-29T20:21:00Z">
        <w:r>
          <w:t>reproduction buffer is empty or puberty has not been reached</w:t>
        </w:r>
      </w:ins>
      <w:ins w:id="187" w:author="Schwemmer, Teresa" w:date="2024-06-29T16:25:00Z" w16du:dateUtc="2024-06-29T20:25:00Z">
        <w:r w:rsidR="00DB61AE">
          <w:t xml:space="preserve">, structure is converted to assimilates with conversion efficiency </w:t>
        </w:r>
        <w:proofErr w:type="spellStart"/>
        <w:r w:rsidR="00DB61AE">
          <w:rPr>
            <w:i/>
            <w:iCs/>
          </w:rPr>
          <w:t>y</w:t>
        </w:r>
        <w:r w:rsidR="00DB61AE">
          <w:rPr>
            <w:i/>
            <w:iCs/>
            <w:vertAlign w:val="subscript"/>
          </w:rPr>
          <w:t>AV</w:t>
        </w:r>
        <w:proofErr w:type="spellEnd"/>
        <w:r w:rsidR="00DB61AE">
          <w:rPr>
            <w:i/>
            <w:iCs/>
          </w:rPr>
          <w:t xml:space="preserve"> </w:t>
        </w:r>
        <w:r w:rsidR="00DB61AE">
          <w:t xml:space="preserve">to </w:t>
        </w:r>
      </w:ins>
      <w:ins w:id="188" w:author="Schwemmer, Teresa" w:date="2024-06-29T16:26:00Z" w16du:dateUtc="2024-06-29T20:26:00Z">
        <w:r w:rsidR="00DB61AE">
          <w:t>go towards maintenance costs</w:t>
        </w:r>
      </w:ins>
      <w:ins w:id="189" w:author="Schwemmer, Teresa" w:date="2024-06-29T16:27:00Z" w16du:dateUtc="2024-06-29T20:27:00Z">
        <w:r w:rsidR="00DB61AE">
          <w:t xml:space="preserve"> (Jager, 2018).</w:t>
        </w:r>
      </w:ins>
    </w:p>
    <w:bookmarkEnd w:id="183"/>
    <w:p w14:paraId="7F22448E" w14:textId="78B14CEA"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proofErr w:type="spellStart"/>
      <w:ins w:id="190" w:author="Schwemmer, Teresa" w:date="2024-06-29T16:53:00Z" w16du:dateUtc="2024-06-29T20:53:00Z">
        <w:r w:rsidR="00D82D7C">
          <w:rPr>
            <w:rFonts w:cs="Times New Roman"/>
            <w:i/>
            <w:iCs/>
          </w:rPr>
          <w:t>δ</w:t>
        </w:r>
        <w:r w:rsidR="00D82D7C">
          <w:rPr>
            <w:rFonts w:cs="Times New Roman"/>
            <w:i/>
            <w:iCs/>
            <w:vertAlign w:val="subscript"/>
          </w:rPr>
          <w:t>M</w:t>
        </w:r>
        <w:proofErr w:type="spellEnd"/>
        <w:r w:rsidR="00D82D7C">
          <w:rPr>
            <w:rFonts w:cs="Times New Roman"/>
            <w:i/>
            <w:iCs/>
          </w:rPr>
          <w:t xml:space="preserve"> </w:t>
        </w:r>
      </w:ins>
      <w:ins w:id="191" w:author="Schwemmer, Teresa" w:date="2024-06-29T16:54:00Z" w16du:dateUtc="2024-06-29T20:54:00Z">
        <w:r w:rsidR="00D82D7C">
          <w:rPr>
            <w:rFonts w:cs="Times New Roman"/>
          </w:rPr>
          <w:t>connects the total length (</w:t>
        </w:r>
        <w:r w:rsidR="00D82D7C">
          <w:rPr>
            <w:rFonts w:cs="Times New Roman"/>
            <w:i/>
            <w:iCs/>
          </w:rPr>
          <w:t>L</w:t>
        </w:r>
        <w:r w:rsidR="00D82D7C">
          <w:rPr>
            <w:rFonts w:cs="Times New Roman"/>
            <w:i/>
            <w:iCs/>
            <w:vertAlign w:val="superscript"/>
          </w:rPr>
          <w:t>M</w:t>
        </w:r>
        <w:r w:rsidR="00D82D7C">
          <w:rPr>
            <w:rFonts w:cs="Times New Roman"/>
          </w:rPr>
          <w:t>) to</w:t>
        </w:r>
      </w:ins>
      <w:ins w:id="192" w:author="Schwemmer, Teresa" w:date="2024-06-29T16:55:00Z" w16du:dateUtc="2024-06-29T20:55:00Z">
        <w:r w:rsidR="00D82D7C">
          <w:rPr>
            <w:rFonts w:cs="Times New Roman"/>
          </w:rPr>
          <w:t xml:space="preserve"> the volumetric length (</w:t>
        </w:r>
        <w:r w:rsidR="00D82D7C">
          <w:rPr>
            <w:rFonts w:cs="Times New Roman"/>
            <w:i/>
            <w:iCs/>
          </w:rPr>
          <w:t>L</w:t>
        </w:r>
        <w:r w:rsidR="00D82D7C">
          <w:rPr>
            <w:rFonts w:cs="Times New Roman"/>
          </w:rPr>
          <w:t xml:space="preserve">) which is the cubic root of volume, and </w:t>
        </w:r>
        <w:proofErr w:type="spellStart"/>
        <w:r w:rsidR="00D82D7C">
          <w:rPr>
            <w:rFonts w:cs="Times New Roman"/>
            <w:i/>
            <w:iCs/>
          </w:rPr>
          <w:t>d</w:t>
        </w:r>
        <w:r w:rsidR="00D82D7C">
          <w:rPr>
            <w:rFonts w:cs="Times New Roman"/>
            <w:i/>
            <w:iCs/>
            <w:vertAlign w:val="subscript"/>
          </w:rPr>
          <w:t>V</w:t>
        </w:r>
        <w:proofErr w:type="spellEnd"/>
        <w:r w:rsidR="00D82D7C">
          <w:rPr>
            <w:rFonts w:cs="Times New Roman"/>
          </w:rPr>
          <w:t xml:space="preserve"> connects volume to structural dry mass.</w:t>
        </w:r>
      </w:ins>
      <w:ins w:id="193" w:author="Schwemmer, Teresa" w:date="2024-06-29T16:53:00Z" w16du:dateUtc="2024-06-29T20:53:00Z">
        <w:r w:rsidR="00D82D7C">
          <w:rPr>
            <w:rFonts w:cs="Times New Roman"/>
            <w:i/>
            <w:iCs/>
          </w:rPr>
          <w:t xml:space="preserve"> </w:t>
        </w:r>
      </w:ins>
      <w:r w:rsidRPr="00985FFB">
        <w:t xml:space="preserve">We calculated these constants using data on </w:t>
      </w:r>
      <w:r w:rsidRPr="00985FFB">
        <w:rPr>
          <w:i/>
          <w:iCs/>
        </w:rPr>
        <w:t xml:space="preserve">M. </w:t>
      </w:r>
      <w:proofErr w:type="spellStart"/>
      <w:r w:rsidRPr="00985FFB">
        <w:rPr>
          <w:i/>
          <w:iCs/>
        </w:rPr>
        <w:t>menidia</w:t>
      </w:r>
      <w:proofErr w:type="spellEnd"/>
      <w:r w:rsidRPr="00985FFB">
        <w:t xml:space="preserve"> length and egg volume (Klahre, 1997) 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w:t>
      </w:r>
      <w:ins w:id="194" w:author="Schwemmer, Teresa" w:date="2024-06-29T18:21:00Z" w16du:dateUtc="2024-06-29T22:21:00Z">
        <w:r w:rsidR="000353FF">
          <w:t xml:space="preserve"> empirically derived from data</w:t>
        </w:r>
      </w:ins>
      <w:r w:rsidRPr="00985FFB">
        <w:t xml:space="preserve"> (</w:t>
      </w:r>
      <w:del w:id="195" w:author="Schwemmer, Teresa" w:date="2024-06-29T18:19:00Z" w16du:dateUtc="2024-06-29T22:19:00Z">
        <w:r w:rsidRPr="00985FFB" w:rsidDel="000353FF">
          <w:delText>H. Baumann, personal communication</w:delText>
        </w:r>
      </w:del>
      <w:ins w:id="196" w:author="Schwemmer, Teresa" w:date="2024-06-29T18:20:00Z" w16du:dateUtc="2024-06-29T22:20:00Z">
        <w:r w:rsidR="000353FF">
          <w:t>Concannon et al., 2021</w:t>
        </w:r>
      </w:ins>
      <w:r w:rsidRPr="00985FFB">
        <w:t xml:space="preserve">): </w:t>
      </w:r>
    </w:p>
    <w:p w14:paraId="60AD00E2" w14:textId="5C9A7466"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r>
          <w:ins w:id="197" w:author="Schwemmer, Teresa" w:date="2024-06-29T18:18:00Z" w16du:dateUtc="2024-06-29T22:18:00Z">
            <w:rPr>
              <w:rFonts w:ascii="Cambria Math" w:hAnsi="Cambria Math"/>
              <w:vertAlign w:val="superscript"/>
            </w:rPr>
            <m:t>0.0012*</m:t>
          </w:ins>
        </m:r>
        <m:sSup>
          <m:sSupPr>
            <m:ctrlPr>
              <w:ins w:id="198" w:author="Schwemmer, Teresa" w:date="2024-06-29T18:18:00Z" w16du:dateUtc="2024-06-29T22:18:00Z">
                <w:rPr>
                  <w:rFonts w:ascii="Cambria Math" w:hAnsi="Cambria Math"/>
                  <w:i/>
                  <w:vertAlign w:val="superscript"/>
                </w:rPr>
              </w:ins>
            </m:ctrlPr>
          </m:sSupPr>
          <m:e>
            <m:r>
              <w:ins w:id="199" w:author="Schwemmer, Teresa" w:date="2024-06-29T18:19:00Z" w16du:dateUtc="2024-06-29T22:19:00Z">
                <w:rPr>
                  <w:rFonts w:ascii="Cambria Math" w:hAnsi="Cambria Math"/>
                  <w:vertAlign w:val="superscript"/>
                </w:rPr>
                <m:t>L</m:t>
              </w:ins>
            </m:r>
          </m:e>
          <m:sup>
            <m:r>
              <w:ins w:id="200" w:author="Schwemmer, Teresa" w:date="2024-06-29T18:19:00Z" w16du:dateUtc="2024-06-29T22:19:00Z">
                <w:rPr>
                  <w:rFonts w:ascii="Cambria Math" w:hAnsi="Cambria Math"/>
                  <w:vertAlign w:val="superscript"/>
                </w:rPr>
                <m:t>M 2.997</m:t>
              </w:ins>
            </m:r>
          </m:sup>
        </m:sSup>
        <m:sSup>
          <m:sSupPr>
            <m:ctrlPr>
              <w:del w:id="201" w:author="Schwemmer, Teresa" w:date="2024-06-29T18:18:00Z" w16du:dateUtc="2024-06-29T22:18:00Z">
                <w:rPr>
                  <w:rFonts w:ascii="Cambria Math" w:hAnsi="Cambria Math"/>
                  <w:i/>
                  <w:vertAlign w:val="superscript"/>
                </w:rPr>
              </w:del>
            </m:ctrlPr>
          </m:sSupPr>
          <m:e>
            <m:r>
              <w:del w:id="202" w:author="Schwemmer, Teresa" w:date="2024-06-29T18:18:00Z" w16du:dateUtc="2024-06-29T22:18:00Z">
                <w:rPr>
                  <w:rFonts w:ascii="Cambria Math" w:hAnsi="Cambria Math"/>
                  <w:vertAlign w:val="superscript"/>
                </w:rPr>
                <m:t>e</m:t>
              </w:del>
            </m:r>
          </m:e>
          <m:sup>
            <m:r>
              <w:del w:id="203" w:author="Schwemmer, Teresa" w:date="2024-06-29T18:18:00Z" w16du:dateUtc="2024-06-29T22:18:00Z">
                <w:rPr>
                  <w:rFonts w:ascii="Cambria Math" w:hAnsi="Cambria Math"/>
                  <w:vertAlign w:val="superscript"/>
                </w:rPr>
                <m:t>(2.997*</m:t>
              </w:del>
            </m:r>
            <m:func>
              <m:funcPr>
                <m:ctrlPr>
                  <w:del w:id="204" w:author="Schwemmer, Teresa" w:date="2024-06-29T18:18:00Z" w16du:dateUtc="2024-06-29T22:18:00Z">
                    <w:rPr>
                      <w:rFonts w:ascii="Cambria Math" w:hAnsi="Cambria Math"/>
                      <w:vertAlign w:val="superscript"/>
                    </w:rPr>
                  </w:del>
                </m:ctrlPr>
              </m:funcPr>
              <m:fName>
                <m:r>
                  <w:del w:id="205" w:author="Schwemmer, Teresa" w:date="2024-06-29T18:18:00Z" w16du:dateUtc="2024-06-29T22:18:00Z">
                    <m:rPr>
                      <m:sty m:val="p"/>
                    </m:rPr>
                    <w:rPr>
                      <w:rFonts w:ascii="Cambria Math" w:hAnsi="Cambria Math"/>
                      <w:vertAlign w:val="superscript"/>
                    </w:rPr>
                    <m:t>ln</m:t>
                  </w:del>
                </m:r>
                <m:ctrlPr>
                  <w:del w:id="206" w:author="Schwemmer, Teresa" w:date="2024-06-29T18:18:00Z" w16du:dateUtc="2024-06-29T22:18:00Z">
                    <w:rPr>
                      <w:rFonts w:ascii="Cambria Math" w:hAnsi="Cambria Math"/>
                      <w:i/>
                      <w:vertAlign w:val="superscript"/>
                    </w:rPr>
                  </w:del>
                </m:ctrlPr>
              </m:fName>
              <m:e>
                <m:d>
                  <m:dPr>
                    <m:ctrlPr>
                      <w:del w:id="207" w:author="Schwemmer, Teresa" w:date="2024-06-29T18:18:00Z" w16du:dateUtc="2024-06-29T22:18:00Z">
                        <w:rPr>
                          <w:rFonts w:ascii="Cambria Math" w:hAnsi="Cambria Math"/>
                          <w:i/>
                          <w:vertAlign w:val="superscript"/>
                        </w:rPr>
                      </w:del>
                    </m:ctrlPr>
                  </m:dPr>
                  <m:e>
                    <m:sSup>
                      <m:sSupPr>
                        <m:ctrlPr>
                          <w:del w:id="208" w:author="Schwemmer, Teresa" w:date="2024-06-29T18:18:00Z" w16du:dateUtc="2024-06-29T22:18:00Z">
                            <w:rPr>
                              <w:rFonts w:ascii="Cambria Math" w:hAnsi="Cambria Math"/>
                              <w:i/>
                              <w:vertAlign w:val="superscript"/>
                            </w:rPr>
                          </w:del>
                        </m:ctrlPr>
                      </m:sSupPr>
                      <m:e>
                        <m:r>
                          <w:del w:id="209" w:author="Schwemmer, Teresa" w:date="2024-06-29T18:18:00Z" w16du:dateUtc="2024-06-29T22:18:00Z">
                            <w:rPr>
                              <w:rFonts w:ascii="Cambria Math" w:hAnsi="Cambria Math"/>
                              <w:vertAlign w:val="superscript"/>
                            </w:rPr>
                            <m:t>L</m:t>
                          </w:del>
                        </m:r>
                      </m:e>
                      <m:sup>
                        <m:r>
                          <w:del w:id="210" w:author="Schwemmer, Teresa" w:date="2024-06-29T18:18:00Z" w16du:dateUtc="2024-06-29T22:18:00Z">
                            <w:rPr>
                              <w:rFonts w:ascii="Cambria Math" w:hAnsi="Cambria Math"/>
                              <w:vertAlign w:val="superscript"/>
                            </w:rPr>
                            <m:t>M</m:t>
                          </w:del>
                        </m:r>
                      </m:sup>
                    </m:sSup>
                  </m:e>
                </m:d>
              </m:e>
            </m:func>
            <m:r>
              <w:del w:id="211" w:author="Schwemmer, Teresa" w:date="2024-06-29T18:18:00Z" w16du:dateUtc="2024-06-29T22:18:00Z">
                <w:rPr>
                  <w:rFonts w:ascii="Cambria Math" w:hAnsi="Cambria Math"/>
                  <w:vertAlign w:val="superscript"/>
                </w:rPr>
                <m:t>-6.7)</m:t>
              </w:del>
            </m:r>
          </m:sup>
        </m:sSup>
      </m:oMath>
      <w:r w:rsidRPr="00985FFB">
        <w:rPr>
          <w:rFonts w:eastAsiaTheme="minorEastAsia"/>
          <w:vertAlign w:val="superscript"/>
        </w:rPr>
        <w:tab/>
      </w:r>
      <w:r w:rsidRPr="00985FFB">
        <w:rPr>
          <w:rFonts w:eastAsiaTheme="minorEastAsia"/>
        </w:rPr>
        <w:t>(1)</w:t>
      </w:r>
    </w:p>
    <w:p w14:paraId="47EC6E8E" w14:textId="35C77018"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egg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proofErr w:type="spellStart"/>
      <w:r w:rsidR="000157C6">
        <w:rPr>
          <w:i/>
          <w:iCs/>
        </w:rPr>
        <w:t>d</w:t>
      </w:r>
      <w:r w:rsidR="000157C6">
        <w:rPr>
          <w:i/>
          <w:iCs/>
          <w:vertAlign w:val="subscript"/>
        </w:rPr>
        <w:t>V</w:t>
      </w:r>
      <w:proofErr w:type="spellEnd"/>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1FB7B367" w:rsidR="000157C6" w:rsidRDefault="000C2CDC" w:rsidP="000157C6">
      <w:pPr>
        <w:pStyle w:val="TS"/>
        <w:spacing w:line="360" w:lineRule="auto"/>
      </w:pPr>
      <w:r>
        <w:t xml:space="preserve">This gave us </w:t>
      </w:r>
      <w:proofErr w:type="spellStart"/>
      <w:r>
        <w:rPr>
          <w:i/>
          <w:iCs/>
        </w:rPr>
        <w:t>d</w:t>
      </w:r>
      <w:r>
        <w:rPr>
          <w:i/>
          <w:iCs/>
          <w:vertAlign w:val="subscript"/>
        </w:rPr>
        <w:t>V</w:t>
      </w:r>
      <w:proofErr w:type="spellEnd"/>
      <w:r>
        <w:t xml:space="preserve"> = 0.4 mg </w:t>
      </w:r>
      <w:proofErr w:type="gramStart"/>
      <w:r>
        <w:t>mm</w:t>
      </w:r>
      <w:r>
        <w:rPr>
          <w:vertAlign w:val="superscript"/>
        </w:rPr>
        <w:t>-3</w:t>
      </w:r>
      <w:proofErr w:type="gramEnd"/>
      <w:r>
        <w:t xml:space="preserve">. We similarly used the egg volume to calculate volumetric length of an embryo as </w:t>
      </w:r>
      <w:r>
        <w:rPr>
          <w:i/>
          <w:iCs/>
        </w:rPr>
        <w:t>L</w:t>
      </w:r>
      <w:r>
        <w:t xml:space="preserve"> = </w:t>
      </w:r>
      <w:r w:rsidR="006E480C">
        <w:t xml:space="preserve">0.77 mm, which gives us a </w:t>
      </w:r>
      <w:proofErr w:type="spellStart"/>
      <w:r w:rsidR="006E480C" w:rsidRPr="007F722E">
        <w:rPr>
          <w:rFonts w:cs="Times New Roman"/>
          <w:i/>
          <w:iCs/>
        </w:rPr>
        <w:t>δ</w:t>
      </w:r>
      <w:r w:rsidR="006E480C" w:rsidRPr="007F722E">
        <w:rPr>
          <w:i/>
          <w:iCs/>
          <w:vertAlign w:val="subscript"/>
        </w:rPr>
        <w:t>M</w:t>
      </w:r>
      <w:proofErr w:type="spellEnd"/>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57A800F1" w:rsidR="007F722E" w:rsidRPr="006E480C" w:rsidRDefault="007F722E" w:rsidP="000157C6">
      <w:pPr>
        <w:pStyle w:val="TS"/>
        <w:spacing w:line="360" w:lineRule="auto"/>
      </w:pPr>
      <w:r>
        <w:t xml:space="preserve">However, this value led the model to underestimate total length later in the life span, suggesting the </w:t>
      </w:r>
      <w:proofErr w:type="spellStart"/>
      <w:r>
        <w:rPr>
          <w:rFonts w:cs="Times New Roman"/>
          <w:i/>
          <w:iCs/>
        </w:rPr>
        <w:t>δ</w:t>
      </w:r>
      <w:r>
        <w:rPr>
          <w:i/>
          <w:iCs/>
          <w:vertAlign w:val="subscript"/>
        </w:rPr>
        <w:t>M</w:t>
      </w:r>
      <w:proofErr w:type="spellEnd"/>
      <w:r>
        <w:t xml:space="preserve"> value was too high for this long and slender fish. </w:t>
      </w:r>
      <w:ins w:id="212" w:author="Schwemmer, Teresa" w:date="2024-07-01T11:49:00Z" w16du:dateUtc="2024-07-01T15:49:00Z">
        <w:r w:rsidR="00FF49EA">
          <w:t xml:space="preserve">This underestimation indicates that the </w:t>
        </w:r>
      </w:ins>
      <w:ins w:id="213" w:author="Schwemmer, Teresa" w:date="2024-07-01T11:50:00Z" w16du:dateUtc="2024-07-01T15:50:00Z">
        <w:r w:rsidR="00FF49EA">
          <w:t xml:space="preserve">shape of a newly hatched larva is not representative of the shape throughout life and after feeding </w:t>
        </w:r>
        <w:r w:rsidR="00FF49EA">
          <w:lastRenderedPageBreak/>
          <w:t>begins, and this conversion could be refined by making volume and length measurements at multiple life stages to im</w:t>
        </w:r>
      </w:ins>
      <w:ins w:id="214" w:author="Schwemmer, Teresa" w:date="2024-07-01T11:51:00Z" w16du:dateUtc="2024-07-01T15:51:00Z">
        <w:r w:rsidR="00FF49EA">
          <w:t xml:space="preserve">plement stage-specific </w:t>
        </w:r>
        <w:proofErr w:type="spellStart"/>
        <w:r w:rsidR="00FF49EA">
          <w:rPr>
            <w:rFonts w:cs="Times New Roman"/>
            <w:i/>
            <w:iCs/>
          </w:rPr>
          <w:t>δ</w:t>
        </w:r>
        <w:r w:rsidR="00FF49EA">
          <w:rPr>
            <w:i/>
            <w:iCs/>
            <w:vertAlign w:val="subscript"/>
          </w:rPr>
          <w:t>M</w:t>
        </w:r>
        <w:proofErr w:type="spellEnd"/>
        <w:r w:rsidR="00FF49EA">
          <w:t xml:space="preserve"> values. </w:t>
        </w:r>
      </w:ins>
      <w:r>
        <w:t xml:space="preserve">We manually adjusted </w:t>
      </w:r>
      <w:proofErr w:type="spellStart"/>
      <w:r>
        <w:rPr>
          <w:rFonts w:cs="Times New Roman"/>
          <w:i/>
          <w:iCs/>
        </w:rPr>
        <w:t>δ</w:t>
      </w:r>
      <w:r>
        <w:rPr>
          <w:i/>
          <w:iCs/>
          <w:vertAlign w:val="subscript"/>
        </w:rPr>
        <w:t>M</w:t>
      </w:r>
      <w:proofErr w:type="spellEnd"/>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w:t>
      </w:r>
      <w:proofErr w:type="gramStart"/>
      <w:r w:rsidR="005F4420" w:rsidRPr="00985FFB">
        <w:rPr>
          <w:rFonts w:cs="Times New Roman"/>
        </w:rPr>
        <w:t>as a consequence of</w:t>
      </w:r>
      <w:proofErr w:type="gramEnd"/>
      <w:r w:rsidR="005F4420" w:rsidRPr="00985FFB">
        <w:rPr>
          <w:rFonts w:cs="Times New Roman"/>
        </w:rPr>
        <w:t xml:space="preserve"> hypoxia effects on the energy budget. </w:t>
      </w:r>
      <w:r w:rsidR="005F4420" w:rsidRPr="00985FFB">
        <w:t>We fit mortality parameters for embryos and post-hatch fish (</w:t>
      </w:r>
      <w:proofErr w:type="spellStart"/>
      <w:r w:rsidR="005F4420" w:rsidRPr="00985FFB">
        <w:rPr>
          <w:rFonts w:cs="Times New Roman"/>
          <w:i/>
          <w:iCs/>
        </w:rPr>
        <w:t>μ</w:t>
      </w:r>
      <w:r w:rsidR="005F4420" w:rsidRPr="00985FFB">
        <w:rPr>
          <w:rFonts w:cs="Times New Roman"/>
          <w:i/>
          <w:iCs/>
          <w:vertAlign w:val="subscript"/>
        </w:rPr>
        <w:t>emb</w:t>
      </w:r>
      <w:proofErr w:type="spellEnd"/>
      <w:r w:rsidR="005F4420" w:rsidRPr="00985FFB">
        <w:rPr>
          <w:rFonts w:cs="Times New Roman"/>
          <w:i/>
          <w:iCs/>
        </w:rPr>
        <w:t xml:space="preserve"> </w:t>
      </w:r>
      <w:r w:rsidR="005F4420" w:rsidRPr="00985FFB">
        <w:rPr>
          <w:rFonts w:cs="Times New Roman"/>
        </w:rPr>
        <w:t xml:space="preserve">and </w:t>
      </w:r>
      <w:proofErr w:type="spellStart"/>
      <w:r w:rsidR="005F4420" w:rsidRPr="00985FFB">
        <w:rPr>
          <w:rFonts w:cs="Times New Roman"/>
          <w:i/>
          <w:iCs/>
        </w:rPr>
        <w:t>μ</w:t>
      </w:r>
      <w:r w:rsidR="005F4420" w:rsidRPr="00985FFB">
        <w:rPr>
          <w:rFonts w:cs="Times New Roman"/>
          <w:i/>
          <w:iCs/>
          <w:vertAlign w:val="subscript"/>
        </w:rPr>
        <w:t>lar</w:t>
      </w:r>
      <w:proofErr w:type="spellEnd"/>
      <w:r w:rsidR="005F4420"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215" w:name="_Toc131592462"/>
      <w:r w:rsidRPr="00C76DD0">
        <w:rPr>
          <w:i/>
          <w:iCs/>
        </w:rPr>
        <w:t>Data</w:t>
      </w:r>
      <w:bookmarkEnd w:id="215"/>
    </w:p>
    <w:p w14:paraId="42CAE5E6" w14:textId="7496AE25" w:rsidR="003D5DF3" w:rsidRDefault="005B53EC" w:rsidP="00966BCC">
      <w:pPr>
        <w:pStyle w:val="TS"/>
        <w:spacing w:line="360" w:lineRule="auto"/>
        <w:ind w:firstLine="720"/>
      </w:pPr>
      <w:r>
        <w:t>We</w:t>
      </w:r>
      <w:r w:rsidR="005F4420" w:rsidRPr="00985FFB">
        <w:t xml:space="preserve"> calculated and estimated </w:t>
      </w:r>
      <w:proofErr w:type="spellStart"/>
      <w:r>
        <w:t>DEBkiss</w:t>
      </w:r>
      <w:proofErr w:type="spellEnd"/>
      <w:r>
        <w:t xml:space="preserve">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total length over time, egg buffer mass over time (</w:t>
      </w:r>
      <w:del w:id="216" w:author="Schwemmer, Teresa" w:date="2024-06-30T18:17:00Z" w16du:dateUtc="2024-06-30T22:17:00Z">
        <w:r w:rsidR="007D4E81" w:rsidDel="00E66CA9">
          <w:delText>extrapolated from knowledge of</w:delText>
        </w:r>
      </w:del>
      <w:ins w:id="217" w:author="Schwemmer, Teresa" w:date="2024-06-30T18:17:00Z" w16du:dateUtc="2024-06-30T22:17:00Z">
        <w:r w:rsidR="00E66CA9">
          <w:t>initial</w:t>
        </w:r>
      </w:ins>
      <w:r w:rsidR="007D4E81">
        <w:t xml:space="preserve"> egg mass and</w:t>
      </w:r>
      <w:r w:rsidR="005F4420" w:rsidRPr="00985FFB">
        <w:t xml:space="preserve"> </w:t>
      </w:r>
      <w:r w:rsidR="00BD2BF8">
        <w:t>age at</w:t>
      </w:r>
      <w:r w:rsidR="005F4420" w:rsidRPr="00985FFB">
        <w:t xml:space="preserve"> hatching</w:t>
      </w:r>
      <w:ins w:id="218" w:author="Schwemmer, Teresa" w:date="2024-06-30T18:18:00Z" w16du:dateUtc="2024-06-30T22:18:00Z">
        <w:r w:rsidR="00E66CA9">
          <w:t xml:space="preserve"> when egg buffer mass is assumed to be zero</w:t>
        </w:r>
      </w:ins>
      <w:r w:rsidR="005F4420" w:rsidRPr="00985FFB">
        <w:t xml:space="preserve">), cumulative egg production over time, and proportion surviving since fertilization over time. </w:t>
      </w:r>
      <w:r w:rsidR="003D5DF3">
        <w:t xml:space="preserve">As described in the introduction, the data available for this model led us to use </w:t>
      </w:r>
      <w:proofErr w:type="spellStart"/>
      <w:r w:rsidR="003D5DF3">
        <w:t>DEBkiss</w:t>
      </w:r>
      <w:proofErr w:type="spellEnd"/>
      <w:r w:rsidR="003D5DF3">
        <w:t xml:space="preserve"> over the “standard” DEB model based on the factors highlighted by </w:t>
      </w:r>
      <w:proofErr w:type="spellStart"/>
      <w:r w:rsidR="003D5DF3">
        <w:t>Romoli</w:t>
      </w:r>
      <w:proofErr w:type="spellEnd"/>
      <w:r w:rsidR="003D5DF3">
        <w:t xml:space="preserve"> et al. (2024).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w:t>
      </w:r>
      <w:proofErr w:type="spellStart"/>
      <w:r w:rsidRPr="00985FFB">
        <w:t>dph</w:t>
      </w:r>
      <w:proofErr w:type="spellEnd"/>
      <w:r w:rsidRPr="00985FFB">
        <w:t xml:space="preserve">) came from a study that reared </w:t>
      </w:r>
      <w:r w:rsidRPr="00985FFB">
        <w:rPr>
          <w:i/>
          <w:iCs/>
        </w:rPr>
        <w:t xml:space="preserve">M. </w:t>
      </w:r>
      <w:proofErr w:type="spellStart"/>
      <w:r w:rsidRPr="00985FFB">
        <w:rPr>
          <w:i/>
          <w:iCs/>
        </w:rPr>
        <w:t>menidia</w:t>
      </w:r>
      <w:proofErr w:type="spellEnd"/>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 xml:space="preserve">Section </w:t>
      </w:r>
      <w:proofErr w:type="gramStart"/>
      <w:r w:rsidR="005B53EC">
        <w:t>2.</w:t>
      </w:r>
      <w:r w:rsidR="00D5272D">
        <w:t>5</w:t>
      </w:r>
      <w:r w:rsidRPr="00985FFB">
        <w:t xml:space="preserve"> </w:t>
      </w:r>
      <w:r w:rsidR="00BD2BF8">
        <w:t xml:space="preserve"> and</w:t>
      </w:r>
      <w:proofErr w:type="gramEnd"/>
      <w:r w:rsidR="00BD2BF8">
        <w:t xml:space="preserve">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 xml:space="preserve">M. </w:t>
      </w:r>
      <w:proofErr w:type="spellStart"/>
      <w:r w:rsidRPr="00985FFB">
        <w:rPr>
          <w:i/>
          <w:iCs/>
        </w:rPr>
        <w:t>menidia</w:t>
      </w:r>
      <w:proofErr w:type="spellEnd"/>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3F4616B2" w:rsidR="005F4420" w:rsidRDefault="005F4420" w:rsidP="00966BCC">
      <w:pPr>
        <w:pStyle w:val="TS"/>
        <w:spacing w:line="360" w:lineRule="auto"/>
        <w:ind w:firstLine="720"/>
      </w:pPr>
      <w:r w:rsidRPr="00985FFB">
        <w:lastRenderedPageBreak/>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ins w:id="219" w:author="Schwemmer, Teresa" w:date="2024-06-30T16:49:00Z" w16du:dateUtc="2024-06-30T20:49:00Z">
        <w:r w:rsidR="00DE0A86">
          <w:t xml:space="preserve">Because </w:t>
        </w:r>
        <w:r w:rsidR="00DE0A86">
          <w:rPr>
            <w:i/>
            <w:iCs/>
          </w:rPr>
          <w:t xml:space="preserve">M. </w:t>
        </w:r>
        <w:proofErr w:type="spellStart"/>
        <w:r w:rsidR="00DE0A86">
          <w:rPr>
            <w:i/>
            <w:iCs/>
          </w:rPr>
          <w:t>menidia</w:t>
        </w:r>
        <w:proofErr w:type="spellEnd"/>
        <w:r w:rsidR="00DE0A86">
          <w:t xml:space="preserve"> hatch with little to no yolk sac</w:t>
        </w:r>
      </w:ins>
      <w:ins w:id="220" w:author="Schwemmer, Teresa" w:date="2024-06-30T16:52:00Z" w16du:dateUtc="2024-06-30T20:52:00Z">
        <w:r w:rsidR="003902C4">
          <w:t xml:space="preserve"> (Bayliff</w:t>
        </w:r>
      </w:ins>
      <w:ins w:id="221" w:author="Schwemmer, Teresa" w:date="2024-06-30T16:53:00Z" w16du:dateUtc="2024-06-30T20:53:00Z">
        <w:r w:rsidR="003902C4">
          <w:t>, 1950; Bigelow and Schroeder, 1953)</w:t>
        </w:r>
      </w:ins>
      <w:ins w:id="222" w:author="Schwemmer, Teresa" w:date="2024-06-30T16:49:00Z" w16du:dateUtc="2024-06-30T20:49:00Z">
        <w:r w:rsidR="00DE0A86">
          <w:t xml:space="preserve"> and begin feeding the day of hatching</w:t>
        </w:r>
      </w:ins>
      <w:ins w:id="223" w:author="Schwemmer, Teresa" w:date="2024-06-30T16:53:00Z" w16du:dateUtc="2024-06-30T20:53:00Z">
        <w:r w:rsidR="003902C4">
          <w:t xml:space="preserve"> (Middaugh </w:t>
        </w:r>
      </w:ins>
      <w:ins w:id="224" w:author="Schwemmer, Teresa" w:date="2024-06-30T17:24:00Z" w16du:dateUtc="2024-06-30T21:24:00Z">
        <w:r w:rsidR="005E08AE">
          <w:t xml:space="preserve">and </w:t>
        </w:r>
        <w:proofErr w:type="spellStart"/>
        <w:r w:rsidR="005E08AE">
          <w:t>Lempesis</w:t>
        </w:r>
      </w:ins>
      <w:proofErr w:type="spellEnd"/>
      <w:ins w:id="225" w:author="Schwemmer, Teresa" w:date="2024-06-30T16:53:00Z" w16du:dateUtc="2024-06-30T20:53:00Z">
        <w:r w:rsidR="003902C4">
          <w:t>, 19</w:t>
        </w:r>
      </w:ins>
      <w:ins w:id="226" w:author="Schwemmer, Teresa" w:date="2024-06-30T17:24:00Z" w16du:dateUtc="2024-06-30T21:24:00Z">
        <w:r w:rsidR="005E08AE">
          <w:t>76</w:t>
        </w:r>
      </w:ins>
      <w:ins w:id="227" w:author="Schwemmer, Teresa" w:date="2024-06-30T16:53:00Z" w16du:dateUtc="2024-06-30T20:53:00Z">
        <w:r w:rsidR="003902C4">
          <w:t>)</w:t>
        </w:r>
      </w:ins>
      <w:ins w:id="228" w:author="Schwemmer, Teresa" w:date="2024-06-30T16:49:00Z" w16du:dateUtc="2024-06-30T20:49:00Z">
        <w:r w:rsidR="00DE0A86">
          <w:t xml:space="preserve">, </w:t>
        </w:r>
      </w:ins>
      <w:ins w:id="229" w:author="Schwemmer, Teresa" w:date="2024-06-30T16:50:00Z" w16du:dateUtc="2024-06-30T20:50:00Z">
        <w:r w:rsidR="00DE0A86">
          <w:t xml:space="preserve">we equate hatching with birth </w:t>
        </w:r>
      </w:ins>
      <w:ins w:id="230" w:author="Schwemmer, Teresa" w:date="2024-06-30T16:52:00Z" w16du:dateUtc="2024-06-30T20:52:00Z">
        <w:r w:rsidR="003902C4">
          <w:t xml:space="preserve">and assume the egg buffer mass reaches zero at hatching. </w:t>
        </w:r>
      </w:ins>
      <w:ins w:id="231" w:author="Schwemmer, Teresa" w:date="2024-06-30T16:55:00Z" w16du:dateUtc="2024-06-30T20:55:00Z">
        <w:r w:rsidR="003902C4">
          <w:t>T</w:t>
        </w:r>
      </w:ins>
      <w:ins w:id="232" w:author="Schwemmer, Teresa" w:date="2024-06-30T16:51:00Z" w16du:dateUtc="2024-06-30T20:51:00Z">
        <w:r w:rsidR="003902C4">
          <w:t>he</w:t>
        </w:r>
      </w:ins>
      <w:ins w:id="233" w:author="Schwemmer, Teresa" w:date="2024-06-30T16:55:00Z" w16du:dateUtc="2024-06-30T20:55:00Z">
        <w:r w:rsidR="003902C4">
          <w:t xml:space="preserve"> hatch timing</w:t>
        </w:r>
      </w:ins>
      <w:ins w:id="234" w:author="Schwemmer, Teresa" w:date="2024-06-30T16:51:00Z" w16du:dateUtc="2024-06-30T20:51:00Z">
        <w:r w:rsidR="003902C4">
          <w:t xml:space="preserve"> data use time steps of 1 day, so any short delay </w:t>
        </w:r>
      </w:ins>
      <w:ins w:id="235" w:author="Schwemmer, Teresa" w:date="2024-06-30T16:56:00Z" w16du:dateUtc="2024-06-30T20:56:00Z">
        <w:r w:rsidR="003902C4">
          <w:t xml:space="preserve">between hatching and </w:t>
        </w:r>
      </w:ins>
      <w:ins w:id="236" w:author="Schwemmer, Teresa" w:date="2024-06-30T16:58:00Z" w16du:dateUtc="2024-06-30T20:58:00Z">
        <w:r w:rsidR="003902C4">
          <w:t>the start of</w:t>
        </w:r>
      </w:ins>
      <w:ins w:id="237" w:author="Schwemmer, Teresa" w:date="2024-06-30T16:56:00Z" w16du:dateUtc="2024-06-30T20:56:00Z">
        <w:r w:rsidR="003902C4">
          <w:t xml:space="preserve"> feeding</w:t>
        </w:r>
      </w:ins>
      <w:ins w:id="238" w:author="Schwemmer, Teresa" w:date="2024-06-30T16:51:00Z" w16du:dateUtc="2024-06-30T20:51:00Z">
        <w:r w:rsidR="003902C4">
          <w:t xml:space="preserve"> would not </w:t>
        </w:r>
      </w:ins>
      <w:ins w:id="239" w:author="Schwemmer, Teresa" w:date="2024-06-30T16:58:00Z" w16du:dateUtc="2024-06-30T20:58:00Z">
        <w:r w:rsidR="003902C4">
          <w:t>be reflected in</w:t>
        </w:r>
      </w:ins>
      <w:ins w:id="240" w:author="Schwemmer, Teresa" w:date="2024-06-30T16:51:00Z" w16du:dateUtc="2024-06-30T20:51:00Z">
        <w:r w:rsidR="003902C4">
          <w:t xml:space="preserve"> the model.</w:t>
        </w:r>
      </w:ins>
      <w:ins w:id="241" w:author="Schwemmer, Teresa" w:date="2024-06-30T16:49:00Z" w16du:dateUtc="2024-06-30T20:49:00Z">
        <w:r w:rsidR="00DE0A86">
          <w:t xml:space="preserve"> </w:t>
        </w:r>
      </w:ins>
      <w:r w:rsidR="006C1F61">
        <w:t>T</w:t>
      </w:r>
      <w:r w:rsidR="005B53EC">
        <w:t xml:space="preserve">he control data from these experiments were used to estimate parameters under </w:t>
      </w:r>
      <w:proofErr w:type="spellStart"/>
      <w:r w:rsidR="005B53EC">
        <w:t>normoxia</w:t>
      </w:r>
      <w:proofErr w:type="spellEnd"/>
      <w:r w:rsidR="005B53EC">
        <w:t xml:space="preserve"> </w:t>
      </w:r>
      <w:r w:rsidR="005F2A2F">
        <w:t>(Section 2.3)</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from a study on the effects of temperature and CO</w:t>
      </w:r>
      <w:r w:rsidRPr="00985FFB">
        <w:rPr>
          <w:vertAlign w:val="subscript"/>
        </w:rPr>
        <w:t>2</w:t>
      </w:r>
      <w:r w:rsidRPr="00985FFB">
        <w:t xml:space="preserve"> on </w:t>
      </w:r>
      <w:r w:rsidRPr="00985FFB">
        <w:rPr>
          <w:i/>
          <w:iCs/>
        </w:rPr>
        <w:t xml:space="preserve">M. </w:t>
      </w:r>
      <w:proofErr w:type="spellStart"/>
      <w:r w:rsidRPr="00985FFB">
        <w:rPr>
          <w:i/>
          <w:iCs/>
        </w:rPr>
        <w:t>menidia</w:t>
      </w:r>
      <w:proofErr w:type="spellEnd"/>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 xml:space="preserve">M. </w:t>
      </w:r>
      <w:proofErr w:type="spellStart"/>
      <w:r w:rsidRPr="00985FFB">
        <w:rPr>
          <w:i/>
          <w:iCs/>
        </w:rPr>
        <w:t>menidia</w:t>
      </w:r>
      <w:proofErr w:type="spellEnd"/>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w:t>
      </w:r>
      <w:proofErr w:type="spellStart"/>
      <w:r w:rsidR="005F2A2F">
        <w:rPr>
          <w:i/>
          <w:iCs/>
        </w:rPr>
        <w:t>normoxia</w:t>
      </w:r>
      <w:proofErr w:type="spellEnd"/>
    </w:p>
    <w:p w14:paraId="213E2A7D" w14:textId="0671F08D"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w:t>
      </w:r>
      <w:r w:rsidR="00EB5CA9">
        <w:t>latform</w:t>
      </w:r>
      <w:r w:rsidRPr="00985FFB">
        <w:t xml:space="preserve"> BYOM v.6.4 and</w:t>
      </w:r>
      <w:r w:rsidR="00EB5CA9">
        <w:t xml:space="preserve"> the package</w:t>
      </w:r>
      <w:r w:rsidRPr="00985FFB">
        <w:t xml:space="preserve"> </w:t>
      </w:r>
      <w:proofErr w:type="spellStart"/>
      <w:r w:rsidRPr="00985FFB">
        <w:t>DEBkiss</w:t>
      </w:r>
      <w:proofErr w:type="spellEnd"/>
      <w:r w:rsidRPr="00985FFB">
        <w:t xml:space="preserve"> v.2.3a (</w:t>
      </w:r>
      <w:r w:rsidR="00B31D62">
        <w:t>https://www.debtox.info/byom.html</w:t>
      </w:r>
      <w:r w:rsidRPr="00985FFB">
        <w:t xml:space="preserve">). </w:t>
      </w:r>
      <w:ins w:id="242" w:author="Schwemmer, Teresa" w:date="2024-07-01T13:59:00Z" w16du:dateUtc="2024-07-01T17:59:00Z">
        <w:r w:rsidR="00980958">
          <w:t xml:space="preserve">Details on </w:t>
        </w:r>
      </w:ins>
      <w:ins w:id="243" w:author="Schwemmer, Teresa" w:date="2024-07-01T14:00:00Z" w16du:dateUtc="2024-07-01T18:00:00Z">
        <w:r w:rsidR="00980958">
          <w:t xml:space="preserve">parameter estimation in BYOM can be found in the Supplementary Materials. </w:t>
        </w:r>
      </w:ins>
      <w:del w:id="244" w:author="Schwemmer, Teresa" w:date="2024-07-01T13:59:00Z" w16du:dateUtc="2024-07-01T17:59:00Z">
        <w:r w:rsidRPr="00985FFB" w:rsidDel="00980958">
          <w:delText xml:space="preserve">BYOM uses a Nelder-Mead simplex search to optimize the parameters for a set of ordinary differential equations by minimizing negative log-likelihood (NLL). The DEBkiss package works under BYOM to </w:delText>
        </w:r>
        <w:r w:rsidR="00D2387C" w:rsidDel="00980958">
          <w:delText>estimate model parameters</w:delText>
        </w:r>
        <w:r w:rsidRPr="00985FFB" w:rsidDel="00980958">
          <w:delText xml:space="preserve"> based on their effect on the DEBkiss equations and the </w:delText>
        </w:r>
        <w:r w:rsidR="00176F12" w:rsidDel="00980958">
          <w:delText xml:space="preserve">auxiliary </w:delText>
        </w:r>
        <w:r w:rsidRPr="00985FFB" w:rsidDel="00980958">
          <w:delText xml:space="preserve">equations. The differential equations </w:delText>
        </w:r>
        <w:r w:rsidR="00176F12" w:rsidDel="00980958">
          <w:delText>predict l</w:delText>
        </w:r>
        <w:r w:rsidRPr="00985FFB" w:rsidDel="00980958">
          <w:delText>ength, egg production, egg buffer mass, and survival over time</w:delText>
        </w:r>
        <w:r w:rsidR="00176F12" w:rsidDel="00980958">
          <w:delText xml:space="preserve"> with</w:delText>
        </w:r>
        <w:r w:rsidR="00176F12" w:rsidRPr="00985FFB" w:rsidDel="00980958">
          <w:delText xml:space="preserve"> </w:delText>
        </w:r>
        <w:r w:rsidRPr="00985FFB" w:rsidDel="00980958">
          <w:delText>the difference</w:delText>
        </w:r>
        <w:r w:rsidR="00176F12" w:rsidDel="00980958">
          <w:delText xml:space="preserve">s from observations used </w:delText>
        </w:r>
        <w:r w:rsidR="004F51C9" w:rsidDel="00980958">
          <w:delText>to calculate</w:delText>
        </w:r>
        <w:r w:rsidRPr="00985FFB" w:rsidDel="00980958">
          <w:delText xml:space="preserve"> NLL. </w:delText>
        </w:r>
      </w:del>
    </w:p>
    <w:p w14:paraId="68F0D42D" w14:textId="6D512110" w:rsidR="005F4420" w:rsidRPr="00985FFB" w:rsidRDefault="005F4420" w:rsidP="00966BCC">
      <w:pPr>
        <w:pStyle w:val="TS"/>
        <w:spacing w:line="360" w:lineRule="auto"/>
        <w:rPr>
          <w:rFonts w:cs="Times New Roman"/>
        </w:rPr>
      </w:pPr>
      <w:r w:rsidRPr="00985FFB">
        <w:lastRenderedPageBreak/>
        <w:tab/>
      </w:r>
      <w:del w:id="245" w:author="Schwemmer, Teresa" w:date="2024-07-01T14:01:00Z" w16du:dateUtc="2024-07-01T18:01:00Z">
        <w:r w:rsidRPr="00985FFB" w:rsidDel="00980958">
          <w:delText xml:space="preserve">Before estimating any parameters with the optimization described above, we ran simulations with fitting turned off using a set of recommended parameters (Jager, 2018) and parameters </w:delText>
        </w:r>
        <w:r w:rsidR="004F51C9" w:rsidDel="00980958">
          <w:delText>we calculated</w:delText>
        </w:r>
        <w:r w:rsidRPr="00985FFB" w:rsidDel="00980958">
          <w:delText xml:space="preserve"> from data on </w:delText>
        </w:r>
        <w:r w:rsidRPr="00985FFB" w:rsidDel="00980958">
          <w:rPr>
            <w:i/>
            <w:iCs/>
          </w:rPr>
          <w:delText>M. menidia</w:delText>
        </w:r>
        <w:r w:rsidR="004F51C9" w:rsidDel="00980958">
          <w:delText>, as described below</w:delText>
        </w:r>
        <w:r w:rsidRPr="00985FFB" w:rsidDel="00980958">
          <w:delText xml:space="preserve">. We visually assessed fit </w:delText>
        </w:r>
        <w:r w:rsidR="0029436A" w:rsidDel="00980958">
          <w:delText>and noted the NLL calculated from each simulation</w:delText>
        </w:r>
        <w:r w:rsidRPr="00985FFB" w:rsidDel="00980958">
          <w:delTex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delText>
        </w:r>
        <w:r w:rsidR="000A2465" w:rsidDel="00980958">
          <w:delText xml:space="preserve">. </w:delText>
        </w:r>
      </w:del>
      <w:del w:id="246" w:author="Schwemmer, Teresa" w:date="2024-07-01T14:02:00Z" w16du:dateUtc="2024-07-01T18:02:00Z">
        <w:r w:rsidR="000A2465" w:rsidDel="00980958">
          <w:delText xml:space="preserve">Furthermore, </w:delText>
        </w:r>
        <w:r w:rsidRPr="00985FFB" w:rsidDel="00980958">
          <w:delText>we</w:delText>
        </w:r>
      </w:del>
      <w:ins w:id="247" w:author="Schwemmer, Teresa" w:date="2024-07-01T14:02:00Z" w16du:dateUtc="2024-07-01T18:02:00Z">
        <w:r w:rsidR="00980958">
          <w:t>We</w:t>
        </w:r>
      </w:ins>
      <w:r w:rsidRPr="00985FFB">
        <w:t xml:space="preserv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w:t>
      </w:r>
      <w:del w:id="248" w:author="Schwemmer, Teresa" w:date="2024-06-29T21:13:00Z" w16du:dateUtc="2024-06-30T01:13:00Z">
        <w:r w:rsidRPr="00985FFB" w:rsidDel="00C722A6">
          <w:rPr>
            <w:rFonts w:cs="Times New Roman"/>
          </w:rPr>
          <w:delText xml:space="preserve">The </w:delText>
        </w:r>
        <w:r w:rsidR="00E41A83" w:rsidDel="00C722A6">
          <w:rPr>
            <w:rFonts w:cs="Times New Roman"/>
          </w:rPr>
          <w:delText>suggested</w:delText>
        </w:r>
        <w:r w:rsidRPr="00985FFB" w:rsidDel="00C722A6">
          <w:rPr>
            <w:rFonts w:cs="Times New Roman"/>
          </w:rPr>
          <w:delText xml:space="preserve"> value for </w:delText>
        </w:r>
        <w:r w:rsidRPr="00985FFB" w:rsidDel="00C722A6">
          <w:rPr>
            <w:rFonts w:cs="Times New Roman"/>
            <w:i/>
            <w:iCs/>
          </w:rPr>
          <w:delText>y</w:delText>
        </w:r>
        <w:r w:rsidRPr="00985FFB" w:rsidDel="00C722A6">
          <w:rPr>
            <w:rFonts w:cs="Times New Roman"/>
            <w:i/>
            <w:iCs/>
            <w:vertAlign w:val="subscript"/>
          </w:rPr>
          <w:delText>VA</w:delText>
        </w:r>
        <w:r w:rsidRPr="00985FFB" w:rsidDel="00C722A6">
          <w:rPr>
            <w:rFonts w:cs="Times New Roman"/>
            <w:i/>
            <w:iCs/>
            <w:vertAlign w:val="subscript"/>
          </w:rPr>
          <w:softHyphen/>
        </w:r>
        <w:r w:rsidRPr="00985FFB" w:rsidDel="00C722A6">
          <w:rPr>
            <w:rFonts w:cs="Times New Roman"/>
          </w:rPr>
          <w:delText xml:space="preserve"> of 0.8 from the literature (</w:delText>
        </w:r>
        <w:r w:rsidR="00E41A83" w:rsidDel="00C722A6">
          <w:rPr>
            <w:rFonts w:cs="Times New Roman"/>
          </w:rPr>
          <w:delText xml:space="preserve">Lika et al., 2011; </w:delText>
        </w:r>
        <w:r w:rsidRPr="00985FFB" w:rsidDel="00C722A6">
          <w:rPr>
            <w:rFonts w:cs="Times New Roman"/>
          </w:rPr>
          <w:delText>Jager, 2018) did not allow a realistic fit to the length data, but the</w:delText>
        </w:r>
      </w:del>
      <w:ins w:id="249" w:author="Schwemmer, Teresa" w:date="2024-06-29T21:13:00Z" w16du:dateUtc="2024-06-30T01:13:00Z">
        <w:r w:rsidR="00C722A6">
          <w:rPr>
            <w:rFonts w:cs="Times New Roman"/>
          </w:rPr>
          <w:t>We used</w:t>
        </w:r>
      </w:ins>
      <w:r w:rsidRPr="00985FFB">
        <w:rPr>
          <w:rFonts w:cs="Times New Roman"/>
        </w:rPr>
        <w:t xml:space="preserve"> length, reproduction, and egg buffer depletion data </w:t>
      </w:r>
      <w:del w:id="250" w:author="Schwemmer, Teresa" w:date="2024-06-29T21:13:00Z" w16du:dateUtc="2024-06-30T01:13:00Z">
        <w:r w:rsidRPr="00985FFB" w:rsidDel="00C722A6">
          <w:rPr>
            <w:rFonts w:cs="Times New Roman"/>
          </w:rPr>
          <w:delText xml:space="preserve">allowed it </w:delText>
        </w:r>
      </w:del>
      <w:r w:rsidRPr="00985FFB">
        <w:rPr>
          <w:rFonts w:cs="Times New Roman"/>
        </w:rPr>
        <w:t xml:space="preserve">to </w:t>
      </w:r>
      <w:del w:id="251" w:author="Schwemmer, Teresa" w:date="2024-06-29T21:13:00Z" w16du:dateUtc="2024-06-30T01:13:00Z">
        <w:r w:rsidRPr="00985FFB" w:rsidDel="00C722A6">
          <w:rPr>
            <w:rFonts w:cs="Times New Roman"/>
          </w:rPr>
          <w:delText xml:space="preserve">be </w:delText>
        </w:r>
        <w:r w:rsidR="000A2465" w:rsidDel="00C722A6">
          <w:rPr>
            <w:rFonts w:cs="Times New Roman"/>
          </w:rPr>
          <w:delText>re-</w:delText>
        </w:r>
      </w:del>
      <w:r w:rsidRPr="00985FFB">
        <w:rPr>
          <w:rFonts w:cs="Times New Roman"/>
        </w:rPr>
        <w:t>estimate</w:t>
      </w:r>
      <w:del w:id="252" w:author="Schwemmer, Teresa" w:date="2024-06-29T21:13:00Z" w16du:dateUtc="2024-06-30T01:13:00Z">
        <w:r w:rsidRPr="00985FFB" w:rsidDel="00C722A6">
          <w:rPr>
            <w:rFonts w:cs="Times New Roman"/>
          </w:rPr>
          <w:delText>d</w:delText>
        </w:r>
      </w:del>
      <w:ins w:id="253" w:author="Schwemmer, Teresa" w:date="2024-06-29T21:13:00Z" w16du:dateUtc="2024-06-30T01:13:00Z">
        <w:r w:rsidR="00C722A6">
          <w:rPr>
            <w:rFonts w:cs="Times New Roman"/>
          </w:rPr>
          <w:t xml:space="preserve"> </w:t>
        </w:r>
        <w:proofErr w:type="spellStart"/>
        <w:r w:rsidR="00C722A6">
          <w:rPr>
            <w:rFonts w:cs="Times New Roman"/>
            <w:i/>
            <w:iCs/>
          </w:rPr>
          <w:t>y</w:t>
        </w:r>
        <w:r w:rsidR="00C722A6">
          <w:rPr>
            <w:rFonts w:cs="Times New Roman"/>
            <w:i/>
            <w:iCs/>
            <w:vertAlign w:val="subscript"/>
          </w:rPr>
          <w:t>VA</w:t>
        </w:r>
      </w:ins>
      <w:proofErr w:type="spellEnd"/>
      <w:r w:rsidRPr="00985FFB">
        <w:rPr>
          <w:rFonts w:cs="Times New Roman"/>
        </w:rPr>
        <w:t xml:space="preserve">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w:t>
      </w:r>
    </w:p>
    <w:p w14:paraId="5AFED94E" w14:textId="131DF70D"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proofErr w:type="spellStart"/>
      <w:r w:rsidRPr="00985FFB">
        <w:rPr>
          <w:i/>
          <w:iCs/>
        </w:rPr>
        <w:t>L</w:t>
      </w:r>
      <w:r w:rsidRPr="00985FFB">
        <w:rPr>
          <w:i/>
          <w:iCs/>
          <w:vertAlign w:val="subscript"/>
        </w:rPr>
        <w:t>Vp</w:t>
      </w:r>
      <w:proofErr w:type="spellEnd"/>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w:t>
      </w:r>
      <w:proofErr w:type="spellStart"/>
      <w:r w:rsidRPr="00985FFB">
        <w:rPr>
          <w:i/>
          <w:iCs/>
        </w:rPr>
        <w:t>menidia</w:t>
      </w:r>
      <w:proofErr w:type="spellEnd"/>
      <w:r w:rsidRPr="00985FFB">
        <w:rPr>
          <w:i/>
          <w:iCs/>
        </w:rPr>
        <w:t xml:space="preserve">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w:t>
      </w:r>
      <w:ins w:id="254" w:author="Schwemmer, Teresa" w:date="2024-07-01T00:21:00Z" w16du:dateUtc="2024-07-01T04:21:00Z">
        <w:r w:rsidR="007D7871">
          <w:t xml:space="preserve">More detail on this calculation can be found in the Supplemental Materials. </w:t>
        </w:r>
      </w:ins>
      <w:r w:rsidRPr="00985FFB">
        <w:t>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 xml:space="preserve">M. </w:t>
      </w:r>
      <w:proofErr w:type="spellStart"/>
      <w:r w:rsidRPr="00985FFB">
        <w:rPr>
          <w:i/>
          <w:iCs/>
        </w:rPr>
        <w:t>menidia</w:t>
      </w:r>
      <w:proofErr w:type="spellEnd"/>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 xml:space="preserve">M. </w:t>
      </w:r>
      <w:proofErr w:type="spellStart"/>
      <w:r w:rsidRPr="00985FFB">
        <w:rPr>
          <w:i/>
          <w:iCs/>
        </w:rPr>
        <w:t>menidia</w:t>
      </w:r>
      <w:proofErr w:type="spellEnd"/>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lastRenderedPageBreak/>
        <w:t>Relating DEB processes to physiology</w:t>
      </w:r>
    </w:p>
    <w:p w14:paraId="6D19D2EC" w14:textId="15E9559D" w:rsidR="00290B73" w:rsidRDefault="000D525F" w:rsidP="00D5272D">
      <w:pPr>
        <w:pStyle w:val="TS"/>
        <w:spacing w:line="360" w:lineRule="auto"/>
        <w:ind w:firstLine="720"/>
      </w:pPr>
      <w:r>
        <w:t xml:space="preserve">We aimed to identify the </w:t>
      </w:r>
      <w:proofErr w:type="spellStart"/>
      <w:r>
        <w:t>DEBkiss</w:t>
      </w:r>
      <w:proofErr w:type="spellEnd"/>
      <w:r>
        <w:t xml:space="preserve"> parameters responsible for observed whole-organism effects of rearing </w:t>
      </w:r>
      <w:r>
        <w:rPr>
          <w:i/>
          <w:iCs/>
        </w:rPr>
        <w:t xml:space="preserve">M. </w:t>
      </w:r>
      <w:proofErr w:type="spellStart"/>
      <w:r>
        <w:rPr>
          <w:i/>
          <w:iCs/>
        </w:rPr>
        <w:t>menidia</w:t>
      </w:r>
      <w:proofErr w:type="spellEnd"/>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ins w:id="255" w:author="Schwemmer, Teresa" w:date="2024-06-30T16:20:00Z" w16du:dateUtc="2024-06-30T20:20:00Z">
        <w:r w:rsidR="003724D1">
          <w:t>The SU controls a</w:t>
        </w:r>
        <w:r w:rsidR="003724D1" w:rsidRPr="00985FFB">
          <w:t>ssimilation</w:t>
        </w:r>
        <w:r w:rsidR="003724D1">
          <w:t>,</w:t>
        </w:r>
        <w:r w:rsidR="003724D1" w:rsidRPr="00985FFB">
          <w:t xml:space="preserve"> the transformation of food </w:t>
        </w:r>
        <w:r w:rsidR="003724D1">
          <w:t xml:space="preserve">(or yolk) </w:t>
        </w:r>
        <w:r w:rsidR="003724D1" w:rsidRPr="00985FFB">
          <w:t>and oxygen into compounds that will go to structure, maintenance, or reproduction</w:t>
        </w:r>
        <w:r w:rsidR="003724D1">
          <w:t xml:space="preserve"> (</w:t>
        </w:r>
        <w:proofErr w:type="spellStart"/>
        <w:r w:rsidR="003724D1">
          <w:t>Kooijman</w:t>
        </w:r>
        <w:proofErr w:type="spellEnd"/>
        <w:r w:rsidR="003724D1">
          <w:t>, 2010a; Jager, 2018)</w:t>
        </w:r>
        <w:r w:rsidR="003724D1" w:rsidRPr="00985FFB">
          <w:t xml:space="preserve">. </w:t>
        </w:r>
      </w:ins>
      <w:r w:rsidR="00B10240">
        <w:rPr>
          <w:rFonts w:eastAsiaTheme="minorEastAsia"/>
        </w:rPr>
        <w:t xml:space="preserve">Although oxygen can be a limiting substrate in SUs, previous work suggests that </w:t>
      </w:r>
      <w:r w:rsidR="00B10240">
        <w:rPr>
          <w:rFonts w:eastAsiaTheme="minorEastAsia"/>
          <w:i/>
          <w:iCs/>
        </w:rPr>
        <w:t xml:space="preserve">M. </w:t>
      </w:r>
      <w:proofErr w:type="spellStart"/>
      <w:r w:rsidR="00B10240">
        <w:rPr>
          <w:rFonts w:eastAsiaTheme="minorEastAsia"/>
          <w:i/>
          <w:iCs/>
        </w:rPr>
        <w:t>menidia</w:t>
      </w:r>
      <w:proofErr w:type="spellEnd"/>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752C549E"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proofErr w:type="spellStart"/>
      <w:r>
        <w:t>DEBkiss</w:t>
      </w:r>
      <w:proofErr w:type="spellEnd"/>
      <w:r>
        <w:t xml:space="preserve"> </w:t>
      </w:r>
      <w:r w:rsidRPr="00985FFB">
        <w:t xml:space="preserve">parameters </w:t>
      </w:r>
      <w:r w:rsidR="00D5272D">
        <w:t>to which to apply the hypoxia-based correction factor</w:t>
      </w:r>
      <w:r w:rsidRPr="00985FFB">
        <w:t>: maximum assimilation rate</w:t>
      </w:r>
      <w:ins w:id="256" w:author="Schwemmer, Teresa" w:date="2024-06-29T21:17:00Z" w16du:dateUtc="2024-06-30T01:17:00Z">
        <w:r w:rsidR="00C722A6">
          <w:t xml:space="preserve"> (</w:t>
        </w:r>
      </w:ins>
      <w:ins w:id="257" w:author="Schwemmer, Teresa" w:date="2024-06-29T21:18:00Z" w16du:dateUtc="2024-06-30T01:18:00Z">
        <w:r w:rsidR="00C722A6">
          <w:rPr>
            <w:i/>
            <w:iCs/>
          </w:rPr>
          <w:t>J</w:t>
        </w:r>
        <w:r w:rsidR="00C722A6">
          <w:rPr>
            <w:i/>
            <w:iCs/>
            <w:vertAlign w:val="superscript"/>
          </w:rPr>
          <w:t>a</w:t>
        </w:r>
        <w:r w:rsidR="00C722A6">
          <w:rPr>
            <w:i/>
            <w:iCs/>
            <w:vertAlign w:val="subscript"/>
          </w:rPr>
          <w:t>Am</w:t>
        </w:r>
      </w:ins>
      <w:ins w:id="258" w:author="Schwemmer, Teresa" w:date="2024-06-29T21:19:00Z" w16du:dateUtc="2024-06-30T01:19:00Z">
        <w:r w:rsidR="00C722A6">
          <w:t>)</w:t>
        </w:r>
      </w:ins>
      <w:r w:rsidRPr="00985FFB">
        <w:t>, conversion efficiency of assimilates into structure (growth</w:t>
      </w:r>
      <w:ins w:id="259" w:author="Schwemmer, Teresa" w:date="2024-06-29T21:19:00Z" w16du:dateUtc="2024-06-30T01:19:00Z">
        <w:r w:rsidR="00C722A6">
          <w:t xml:space="preserve">, </w:t>
        </w:r>
        <w:proofErr w:type="spellStart"/>
        <w:r w:rsidR="00C722A6">
          <w:rPr>
            <w:i/>
            <w:iCs/>
          </w:rPr>
          <w:t>y</w:t>
        </w:r>
        <w:r w:rsidR="00C722A6">
          <w:rPr>
            <w:i/>
            <w:iCs/>
            <w:vertAlign w:val="subscript"/>
          </w:rPr>
          <w:t>VA</w:t>
        </w:r>
      </w:ins>
      <w:proofErr w:type="spellEnd"/>
      <w:r w:rsidRPr="00985FFB">
        <w:t xml:space="preserve">), </w:t>
      </w:r>
      <w:r w:rsidR="00D5272D" w:rsidRPr="00985FFB">
        <w:t>maximum somatic maintenance rate</w:t>
      </w:r>
      <w:ins w:id="260" w:author="Schwemmer, Teresa" w:date="2024-06-29T21:19:00Z" w16du:dateUtc="2024-06-30T01:19:00Z">
        <w:r w:rsidR="00C722A6">
          <w:t xml:space="preserve"> (</w:t>
        </w:r>
        <w:proofErr w:type="spellStart"/>
        <w:r w:rsidR="00C722A6">
          <w:rPr>
            <w:i/>
            <w:iCs/>
          </w:rPr>
          <w:t>J</w:t>
        </w:r>
        <w:r w:rsidR="00C722A6">
          <w:rPr>
            <w:i/>
            <w:iCs/>
            <w:vertAlign w:val="superscript"/>
          </w:rPr>
          <w:t>v</w:t>
        </w:r>
        <w:r w:rsidR="00C722A6">
          <w:rPr>
            <w:i/>
            <w:iCs/>
            <w:vertAlign w:val="subscript"/>
          </w:rPr>
          <w:t>M</w:t>
        </w:r>
        <w:proofErr w:type="spellEnd"/>
        <w:r w:rsidR="00C722A6">
          <w:t>, mg mm</w:t>
        </w:r>
        <w:r w:rsidR="00C722A6">
          <w:rPr>
            <w:vertAlign w:val="superscript"/>
          </w:rPr>
          <w:t>-3</w:t>
        </w:r>
        <w:r w:rsidR="00C722A6">
          <w:t xml:space="preserve"> d</w:t>
        </w:r>
        <w:r w:rsidR="00C722A6">
          <w:rPr>
            <w:vertAlign w:val="superscript"/>
          </w:rPr>
          <w:t>-1</w:t>
        </w:r>
        <w:r w:rsidR="00C722A6">
          <w:t>)</w:t>
        </w:r>
      </w:ins>
      <w:r w:rsidR="00D5272D" w:rsidRPr="00985FFB">
        <w:t>,</w:t>
      </w:r>
      <w:r w:rsidR="001522DA">
        <w:t xml:space="preserve"> </w:t>
      </w:r>
      <w:r w:rsidRPr="00985FFB">
        <w:t>embryo mortality rate</w:t>
      </w:r>
      <w:ins w:id="261" w:author="Schwemmer, Teresa" w:date="2024-06-29T21:20:00Z" w16du:dateUtc="2024-06-30T01:20:00Z">
        <w:r w:rsidR="00C722A6">
          <w:t xml:space="preserve"> (</w:t>
        </w:r>
        <w:r w:rsidR="00C722A6">
          <w:rPr>
            <w:rFonts w:cs="Times New Roman"/>
            <w:i/>
            <w:iCs/>
          </w:rPr>
          <w:t>µ</w:t>
        </w:r>
        <w:proofErr w:type="spellStart"/>
        <w:r w:rsidR="00C722A6">
          <w:rPr>
            <w:i/>
            <w:iCs/>
            <w:vertAlign w:val="subscript"/>
          </w:rPr>
          <w:t>emb</w:t>
        </w:r>
        <w:proofErr w:type="spellEnd"/>
        <w:r w:rsidR="00C722A6">
          <w:t>)</w:t>
        </w:r>
      </w:ins>
      <w:r w:rsidRPr="00985FFB">
        <w:t>, and post-hatch mortality rate</w:t>
      </w:r>
      <w:ins w:id="262" w:author="Schwemmer, Teresa" w:date="2024-06-29T21:20:00Z" w16du:dateUtc="2024-06-30T01:20:00Z">
        <w:r w:rsidR="00C722A6">
          <w:t xml:space="preserve"> (</w:t>
        </w:r>
        <w:r w:rsidR="00C722A6">
          <w:rPr>
            <w:rFonts w:cs="Times New Roman"/>
            <w:i/>
            <w:iCs/>
          </w:rPr>
          <w:t>µ</w:t>
        </w:r>
        <w:r w:rsidR="00C722A6">
          <w:rPr>
            <w:i/>
            <w:iCs/>
            <w:vertAlign w:val="subscript"/>
          </w:rPr>
          <w:t>lar</w:t>
        </w:r>
        <w:r w:rsidR="00C722A6">
          <w:t>)</w:t>
        </w:r>
      </w:ins>
      <w:r w:rsidRPr="00985FFB">
        <w:t>.</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w:t>
      </w:r>
      <w:del w:id="263" w:author="Schwemmer, Teresa" w:date="2024-06-30T15:45:00Z" w16du:dateUtc="2024-06-30T19:45:00Z">
        <w:r w:rsidR="00290B73" w:rsidDel="00A367BA">
          <w:rPr>
            <w:rFonts w:eastAsiaTheme="minorEastAsia"/>
          </w:rPr>
          <w:delText>impact on survival may be caused</w:delText>
        </w:r>
      </w:del>
      <w:ins w:id="264" w:author="Schwemmer, Teresa" w:date="2024-06-30T15:45:00Z" w16du:dateUtc="2024-06-30T19:45:00Z">
        <w:r w:rsidR="00A367BA">
          <w:rPr>
            <w:rFonts w:eastAsiaTheme="minorEastAsia"/>
          </w:rPr>
          <w:t>may impact survival</w:t>
        </w:r>
      </w:ins>
      <w:r w:rsidR="00290B73">
        <w:rPr>
          <w:rFonts w:eastAsiaTheme="minorEastAsia"/>
        </w:rPr>
        <w:t xml:space="preserve"> directly through damage or by inhibition of damage repair processes. </w:t>
      </w:r>
      <w:r w:rsidR="00C638CF">
        <w:rPr>
          <w:rFonts w:eastAsiaTheme="minorEastAsia"/>
        </w:rPr>
        <w:t xml:space="preserve">Hypoxia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t>
      </w:r>
      <w:ins w:id="265" w:author="Schwemmer, Teresa" w:date="2024-06-30T15:46:00Z" w16du:dateUtc="2024-06-30T19:46:00Z">
        <w:r w:rsidR="00A367BA">
          <w:rPr>
            <w:rFonts w:eastAsiaTheme="minorEastAsia"/>
          </w:rPr>
          <w:t xml:space="preserve">Inhibition of or damage to SUs could </w:t>
        </w:r>
      </w:ins>
      <w:ins w:id="266" w:author="Schwemmer, Teresa" w:date="2024-06-30T15:48:00Z" w16du:dateUtc="2024-06-30T19:48:00Z">
        <w:r w:rsidR="00A367BA">
          <w:rPr>
            <w:rFonts w:eastAsiaTheme="minorEastAsia"/>
          </w:rPr>
          <w:t>affect these parameters as a direct or indirect result of sev</w:t>
        </w:r>
      </w:ins>
      <w:ins w:id="267" w:author="Schwemmer, Teresa" w:date="2024-06-30T15:49:00Z" w16du:dateUtc="2024-06-30T19:49:00Z">
        <w:r w:rsidR="00A367BA">
          <w:rPr>
            <w:rFonts w:eastAsiaTheme="minorEastAsia"/>
          </w:rPr>
          <w:t>eral hypoxia responses in fish, such as anaerobic respiration, behavior, and action of hypoxia-inducible factors (</w:t>
        </w:r>
      </w:ins>
      <w:ins w:id="268" w:author="Schwemmer, Teresa" w:date="2024-06-30T16:12:00Z" w16du:dateUtc="2024-06-30T20:12:00Z">
        <w:r w:rsidR="00B26926">
          <w:rPr>
            <w:rFonts w:eastAsiaTheme="minorEastAsia"/>
          </w:rPr>
          <w:t>Farrell and Brauner, 2009</w:t>
        </w:r>
      </w:ins>
      <w:ins w:id="269" w:author="Schwemmer, Teresa" w:date="2024-06-30T15:49:00Z" w16du:dateUtc="2024-06-30T19:49:00Z">
        <w:r w:rsidR="00A367BA">
          <w:rPr>
            <w:rFonts w:eastAsiaTheme="minorEastAsia"/>
          </w:rPr>
          <w:t>). A detailed review of how these mechanisms relate to the DEB parameters and SUs can be found in the Supplementary Materials.</w:t>
        </w:r>
      </w:ins>
      <w:del w:id="270" w:author="Schwemmer, Teresa" w:date="2024-06-30T15:49:00Z" w16du:dateUtc="2024-06-30T19:49:00Z">
        <w:r w:rsidR="00B93914" w:rsidDel="00A367BA">
          <w:rPr>
            <w:rFonts w:eastAsiaTheme="minorEastAsia"/>
          </w:rPr>
          <w:delText>We now discuss how the</w:delText>
        </w:r>
        <w:r w:rsidR="00FC3731" w:rsidDel="00A367BA">
          <w:rPr>
            <w:rFonts w:eastAsiaTheme="minorEastAsia"/>
          </w:rPr>
          <w:delText>se</w:delText>
        </w:r>
        <w:r w:rsidR="00B93914" w:rsidDel="00A367BA">
          <w:rPr>
            <w:rFonts w:eastAsiaTheme="minorEastAsia"/>
          </w:rPr>
          <w:delText xml:space="preserve"> abstract concepts</w:delText>
        </w:r>
        <w:r w:rsidR="00273663" w:rsidDel="00A367BA">
          <w:rPr>
            <w:rFonts w:eastAsiaTheme="minorEastAsia"/>
          </w:rPr>
          <w:delText>,</w:delText>
        </w:r>
        <w:r w:rsidR="00B93914" w:rsidDel="00A367BA">
          <w:rPr>
            <w:rFonts w:eastAsiaTheme="minorEastAsia"/>
          </w:rPr>
          <w:delText xml:space="preserve"> damage and inhibition</w:delText>
        </w:r>
        <w:r w:rsidR="00273663" w:rsidDel="00A367BA">
          <w:rPr>
            <w:rFonts w:eastAsiaTheme="minorEastAsia"/>
          </w:rPr>
          <w:delText>,</w:delText>
        </w:r>
        <w:r w:rsidR="00B93914" w:rsidDel="00A367BA">
          <w:rPr>
            <w:rFonts w:eastAsiaTheme="minorEastAsia"/>
          </w:rPr>
          <w:delText xml:space="preserve"> may relate to observations on hypoxia.</w:delText>
        </w:r>
      </w:del>
    </w:p>
    <w:p w14:paraId="6C3DB499" w14:textId="3123C21D" w:rsidR="008B2B5D" w:rsidRPr="009C26F8" w:rsidDel="003724D1" w:rsidRDefault="00D5272D" w:rsidP="003724D1">
      <w:pPr>
        <w:pStyle w:val="TS"/>
        <w:spacing w:line="360" w:lineRule="auto"/>
        <w:ind w:firstLine="720"/>
        <w:rPr>
          <w:del w:id="271" w:author="Schwemmer, Teresa" w:date="2024-06-30T16:20:00Z" w16du:dateUtc="2024-06-30T20:20:00Z"/>
        </w:rPr>
      </w:pPr>
      <w:del w:id="272" w:author="Schwemmer, Teresa" w:date="2024-06-30T16:19:00Z" w16du:dateUtc="2024-06-30T20:19:00Z">
        <w:r w:rsidRPr="00985FFB" w:rsidDel="003724D1">
          <w:lastRenderedPageBreak/>
          <w:delText xml:space="preserve">Assimilation is the transformation of food </w:delText>
        </w:r>
        <w:r w:rsidR="00C638CF" w:rsidDel="003724D1">
          <w:delText xml:space="preserve">(or yolk) </w:delText>
        </w:r>
        <w:r w:rsidRPr="00985FFB" w:rsidDel="003724D1">
          <w:delText>and oxygen into compounds that will go to structure, maintenance, or reproduction</w:delText>
        </w:r>
        <w:r w:rsidDel="003724D1">
          <w:delText xml:space="preserve"> (Kooijman, 2010</w:delText>
        </w:r>
        <w:r w:rsidR="00BB1D9B" w:rsidDel="003724D1">
          <w:delText>a</w:delText>
        </w:r>
        <w:r w:rsidDel="003724D1">
          <w:delText>; Jager, 2018)</w:delText>
        </w:r>
        <w:r w:rsidRPr="00985FFB" w:rsidDel="003724D1">
          <w:delText xml:space="preserve">. </w:delText>
        </w:r>
      </w:del>
      <w:del w:id="273" w:author="Schwemmer, Teresa" w:date="2024-06-30T16:20:00Z" w16du:dateUtc="2024-06-30T20:20:00Z">
        <w:r w:rsidRPr="00985FFB" w:rsidDel="003724D1">
          <w:delText>Reduced food consumption</w:delText>
        </w:r>
        <w:r w:rsidR="00651B4C" w:rsidDel="003724D1">
          <w:delText xml:space="preserve"> or </w:delText>
        </w:r>
        <w:r w:rsidR="009C26F8" w:rsidDel="003724D1">
          <w:delText>reduced</w:delText>
        </w:r>
        <w:r w:rsidR="00651B4C" w:rsidDel="003724D1">
          <w:delText xml:space="preserve"> conversion of food into utilizable compounds</w:delText>
        </w:r>
        <w:r w:rsidDel="003724D1">
          <w:delText xml:space="preserve">, and thus limitation of </w:delText>
        </w:r>
        <w:r w:rsidR="00273663" w:rsidDel="003724D1">
          <w:delText xml:space="preserve">input of </w:delText>
        </w:r>
        <w:r w:rsidDel="003724D1">
          <w:delText xml:space="preserve">substrate </w:delText>
        </w:r>
        <w:r w:rsidR="00273663" w:rsidDel="003724D1">
          <w:delText xml:space="preserve">to </w:delText>
        </w:r>
        <w:r w:rsidDel="003724D1">
          <w:delText>the SU,</w:delText>
        </w:r>
        <w:r w:rsidRPr="00985FFB" w:rsidDel="003724D1">
          <w:delText xml:space="preserve"> is a primary mechanism by which the fish energy budget is thought to be impacted by hypoxia (Chabot and Dutil, 1999; Thomas et al., 2019</w:delText>
        </w:r>
        <w:r w:rsidR="00273663" w:rsidDel="003724D1">
          <w:delText xml:space="preserve"> with findings reinterpreted for DEBkiss</w:delText>
        </w:r>
        <w:r w:rsidRPr="00985FFB" w:rsidDel="003724D1">
          <w:delText xml:space="preserve">). </w:delText>
        </w:r>
      </w:del>
    </w:p>
    <w:p w14:paraId="612E4BEC" w14:textId="59248A72" w:rsidR="00D5272D" w:rsidDel="003724D1" w:rsidRDefault="00D5272D" w:rsidP="003724D1">
      <w:pPr>
        <w:pStyle w:val="TS"/>
        <w:spacing w:line="360" w:lineRule="auto"/>
        <w:ind w:firstLine="720"/>
        <w:rPr>
          <w:del w:id="274" w:author="Schwemmer, Teresa" w:date="2024-06-30T16:20:00Z" w16du:dateUtc="2024-06-30T20:20:00Z"/>
        </w:rPr>
      </w:pPr>
      <w:del w:id="275" w:author="Schwemmer, Teresa" w:date="2024-06-30T16:20:00Z" w16du:dateUtc="2024-06-30T20:20:00Z">
        <w:r w:rsidDel="003724D1">
          <w:delText xml:space="preserve">Several genes controlling cell division and protein synthesis are regulated by hypoxia (Ton et al., 2003), such as insulin-like growth factor binding protein 1 (IGFBP-1), a protein controlled by hypoxia-inducible factor 1 (Hif-1) that </w:delText>
        </w:r>
        <w:r w:rsidR="008B2B5D" w:rsidDel="003724D1">
          <w:delText xml:space="preserve">has been </w:delText>
        </w:r>
        <w:r w:rsidDel="003724D1">
          <w:delText xml:space="preserve">shown to reduce growth and delay development in fish embryos exposed to hypoxia (Kajimura et al., 2005; Kajimura et al., 2006; Sun et al., 2011; Tian et al., 2014). This factor is thought to trade off growth </w:delText>
        </w:r>
        <w:r w:rsidR="005F2A2F" w:rsidDel="003724D1">
          <w:delText xml:space="preserve">for other oxygen-demanding processes </w:delText>
        </w:r>
        <w:r w:rsidDel="003724D1">
          <w:delText xml:space="preserve">and help fish tolerate hypoxia. By preventing insulin-like growth factors from binding to their receptors, </w:delText>
        </w:r>
        <w:r w:rsidR="005029AA" w:rsidDel="003724D1">
          <w:delText xml:space="preserve">IGFBP-1 inhibits </w:delText>
        </w:r>
        <w:r w:rsidDel="003724D1">
          <w:delText>signaling for cell division and differentiation and energy can be diverted to processes necessary for survival (Kajimura et al., 2005). In the DEBkiss model such forms of inhibition to the SU under hypoxia would be represented by reduced assimilation rates</w:delText>
        </w:r>
        <w:r w:rsidR="00B64EF9" w:rsidDel="003724D1">
          <w:delText>, though the link to survival is not represented explicitly</w:delText>
        </w:r>
        <w:r w:rsidDel="003724D1">
          <w:delText xml:space="preserve">. </w:delText>
        </w:r>
      </w:del>
    </w:p>
    <w:p w14:paraId="2EB29222" w14:textId="276D093B" w:rsidR="005B53EC" w:rsidRPr="00985FFB" w:rsidDel="003724D1" w:rsidRDefault="005B53EC" w:rsidP="003724D1">
      <w:pPr>
        <w:pStyle w:val="TS"/>
        <w:spacing w:line="360" w:lineRule="auto"/>
        <w:ind w:firstLine="720"/>
        <w:rPr>
          <w:del w:id="276" w:author="Schwemmer, Teresa" w:date="2024-06-30T16:20:00Z" w16du:dateUtc="2024-06-30T20:20:00Z"/>
        </w:rPr>
      </w:pPr>
      <w:del w:id="277" w:author="Schwemmer, Teresa" w:date="2024-06-30T16:20:00Z" w16du:dateUtc="2024-06-30T20:20:00Z">
        <w:r w:rsidRPr="00985FFB" w:rsidDel="003724D1">
          <w:delText xml:space="preserve">The conversion efficiency of assimilates to structure </w:delText>
        </w:r>
        <w:r w:rsidR="00B64EF9" w:rsidDel="003724D1">
          <w:delText>determines</w:delText>
        </w:r>
        <w:r w:rsidR="00B64EF9" w:rsidRPr="00985FFB" w:rsidDel="003724D1">
          <w:delText xml:space="preserve"> </w:delText>
        </w:r>
        <w:r w:rsidRPr="00985FFB" w:rsidDel="003724D1">
          <w:delText xml:space="preserve">growth and hatch timing because it </w:delText>
        </w:r>
        <w:r w:rsidR="00B64EF9" w:rsidDel="003724D1">
          <w:delText>represents</w:delText>
        </w:r>
        <w:r w:rsidR="00B64EF9" w:rsidRPr="00985FFB" w:rsidDel="003724D1">
          <w:delText xml:space="preserve"> </w:delText>
        </w:r>
        <w:r w:rsidRPr="00985FFB" w:rsidDel="003724D1">
          <w:delText xml:space="preserve">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delText>
        </w:r>
        <w:r w:rsidDel="003724D1">
          <w:delText xml:space="preserve">Damage to the SU may </w:delText>
        </w:r>
        <w:r w:rsidR="007B5196" w:rsidDel="003724D1">
          <w:delText xml:space="preserve">also </w:delText>
        </w:r>
        <w:r w:rsidDel="003724D1">
          <w:delText xml:space="preserve">be responsible for reductions in conversion efficiency through lactate accumulation and consequential declines in internal pH. </w:delText>
        </w:r>
        <w:r w:rsidR="0083236E" w:rsidDel="003724D1">
          <w:delText xml:space="preserve">Even at oxygen levels above the critical level at which oxygen consumption declines, anaerobic glycolysis may </w:delText>
        </w:r>
        <w:r w:rsidR="007B5196" w:rsidDel="003724D1">
          <w:delText>increase</w:delText>
        </w:r>
        <w:r w:rsidR="0083236E" w:rsidDel="003724D1">
          <w:delText xml:space="preserve"> (</w:delText>
        </w:r>
        <w:r w:rsidR="0083236E" w:rsidRPr="00985FFB" w:rsidDel="003724D1">
          <w:rPr>
            <w:rFonts w:cs="Times New Roman"/>
          </w:rPr>
          <w:delText>Nonnotte et al., 1993; Maxime et al., 2000; Wood et al., 2018</w:delText>
        </w:r>
        <w:r w:rsidR="0083236E" w:rsidDel="003724D1">
          <w:rPr>
            <w:rFonts w:cs="Times New Roman"/>
          </w:rPr>
          <w:delText xml:space="preserve">). </w:delText>
        </w:r>
        <w:r w:rsidDel="003724D1">
          <w:delText>Although capability for anaerobic glycolysis in embryos and yolk sac larvae appears to vary widely across species (Wieser, 1995; Finn</w:delText>
        </w:r>
        <w:r w:rsidR="006D59BB" w:rsidDel="003724D1">
          <w:delText>,</w:delText>
        </w:r>
        <w:r w:rsidDel="003724D1">
          <w:delText xml:space="preserve"> 1995; Rombough, 1988), smaller fishes reach harmful levels of anaerobic end-products much faster than larger fishes due to their higher mass-specific metabolic rates (Nilsson and </w:delText>
        </w:r>
        <w:r w:rsidDel="003724D1">
          <w:rPr>
            <w:rFonts w:cs="Times New Roman"/>
          </w:rPr>
          <w:delText>Ö</w:delText>
        </w:r>
        <w:r w:rsidDel="003724D1">
          <w:delText xml:space="preserve">stlund-Nilsson, 2008). </w:delText>
        </w:r>
        <w:r w:rsidRPr="00985FFB" w:rsidDel="003724D1">
          <w:delText>We hypothesize</w:delText>
        </w:r>
        <w:r w:rsidR="005029AA" w:rsidDel="003724D1">
          <w:delText>d</w:delText>
        </w:r>
        <w:r w:rsidRPr="00985FFB" w:rsidDel="003724D1">
          <w:delText xml:space="preserve"> that this contributed to a smaller hatch size and slower growth post-hatch. </w:delText>
        </w:r>
      </w:del>
    </w:p>
    <w:p w14:paraId="65687EB6" w14:textId="3994E3A9" w:rsidR="008A7A8F" w:rsidDel="003724D1" w:rsidRDefault="00D5272D" w:rsidP="003724D1">
      <w:pPr>
        <w:pStyle w:val="TS"/>
        <w:spacing w:line="360" w:lineRule="auto"/>
        <w:ind w:firstLine="720"/>
        <w:rPr>
          <w:del w:id="278" w:author="Schwemmer, Teresa" w:date="2024-06-30T16:20:00Z" w16du:dateUtc="2024-06-30T20:20:00Z"/>
        </w:rPr>
      </w:pPr>
      <w:del w:id="279" w:author="Schwemmer, Teresa" w:date="2024-06-30T16:20:00Z" w16du:dateUtc="2024-06-30T20:20:00Z">
        <w:r w:rsidRPr="00985FFB" w:rsidDel="003724D1">
          <w:delText xml:space="preserve">Maintenance in DEBkiss is the energy allocated to any processes that support the integrity and functioning of the structural body (Jager, 2018), including homeostasis, damage </w:delText>
        </w:r>
        <w:r w:rsidRPr="00985FFB" w:rsidDel="003724D1">
          <w:lastRenderedPageBreak/>
          <w:delText xml:space="preserve">repair, and activity. </w:delText>
        </w:r>
        <w:r w:rsidRPr="00793E0D" w:rsidDel="003724D1">
          <w:delText xml:space="preserve">Demand for more protein turnover and cell repair can increase the volume-specific maintenance rate </w:delText>
        </w:r>
        <w:r w:rsidDel="003724D1">
          <w:delText xml:space="preserve">following damage </w:delText>
        </w:r>
        <w:r w:rsidRPr="00793E0D" w:rsidDel="003724D1">
          <w:delText>(Bouma et al., 1994; Kooijman, 2010</w:delText>
        </w:r>
        <w:r w:rsidR="00BB1D9B" w:rsidDel="003724D1">
          <w:delText>a</w:delText>
        </w:r>
        <w:r w:rsidRPr="00793E0D" w:rsidDel="003724D1">
          <w:delText>) and</w:delText>
        </w:r>
        <w:r w:rsidDel="003724D1">
          <w:delText xml:space="preserve"> indeed</w:delText>
        </w:r>
        <w:r w:rsidRPr="00793E0D" w:rsidDel="003724D1">
          <w:delText xml:space="preserve"> maintenance has been shown to increase with damage to structural proteins (Maury et al., 2019). </w:delText>
        </w:r>
        <w:r w:rsidDel="003724D1">
          <w:delText xml:space="preserve">In addition to damage repair, </w:delText>
        </w:r>
        <w:r w:rsidRPr="00985FFB" w:rsidDel="003724D1">
          <w:delText xml:space="preserve">maintenance rate could be elevated by the activity required for some of the behavioral responses fish exhibit under hypoxia (Thomas et al., 2019). </w:delText>
        </w:r>
        <w:r w:rsidRPr="00985FFB" w:rsidDel="003724D1">
          <w:rPr>
            <w:i/>
            <w:iCs/>
          </w:rPr>
          <w:delText>M. menidia</w:delText>
        </w:r>
        <w:r w:rsidRPr="00985FFB" w:rsidDel="003724D1">
          <w:delText xml:space="preserve"> exposed to hypoxia swim to the surface to use aquatic surface respiration, taking advantage of the diffusion of oxygen from the air (Miller et al., 2016). This behavior is impossible in embryos but has been observed in larvae (Cross et al., 2019). </w:delText>
        </w:r>
        <w:r w:rsidR="00944750" w:rsidRPr="00985FFB" w:rsidDel="003724D1">
          <w:delText>Fishes also expend energy on faster ventilation and heartbeat</w:delText>
        </w:r>
        <w:r w:rsidR="00944750" w:rsidDel="003724D1">
          <w:delText xml:space="preserve"> when ambient DO is low</w:delText>
        </w:r>
        <w:r w:rsidR="00944750" w:rsidRPr="00985FFB" w:rsidDel="003724D1">
          <w:delText xml:space="preserve"> to increase oxygen uptake (Kramer, 1987; Maxime et al., 2000)</w:delText>
        </w:r>
        <w:r w:rsidR="00944750" w:rsidDel="003724D1">
          <w:delText xml:space="preserve"> and remove accumulated CO</w:delText>
        </w:r>
        <w:r w:rsidR="00944750" w:rsidDel="003724D1">
          <w:rPr>
            <w:vertAlign w:val="subscript"/>
          </w:rPr>
          <w:delText>2</w:delText>
        </w:r>
        <w:r w:rsidR="00944750" w:rsidDel="003724D1">
          <w:delText xml:space="preserve"> and lactate (Perry et al., 2009; </w:delText>
        </w:r>
        <w:r w:rsidR="00944750" w:rsidRPr="00985FFB" w:rsidDel="003724D1">
          <w:delText>Heath and Pritchard, 1965</w:delText>
        </w:r>
        <w:r w:rsidR="00944750" w:rsidDel="003724D1">
          <w:delText>)</w:delText>
        </w:r>
        <w:r w:rsidR="00944750" w:rsidRPr="00985FFB" w:rsidDel="003724D1">
          <w:delText xml:space="preserve">, but these capabilities may be limited until development has progressed further. </w:delText>
        </w:r>
      </w:del>
    </w:p>
    <w:p w14:paraId="77EE1E27" w14:textId="3CC84BC9" w:rsidR="00D5272D" w:rsidRPr="00985FFB" w:rsidDel="003724D1" w:rsidRDefault="008A7A8F" w:rsidP="003724D1">
      <w:pPr>
        <w:pStyle w:val="TS"/>
        <w:spacing w:line="360" w:lineRule="auto"/>
        <w:ind w:firstLine="720"/>
        <w:rPr>
          <w:del w:id="280" w:author="Schwemmer, Teresa" w:date="2024-06-30T16:20:00Z" w16du:dateUtc="2024-06-30T20:20:00Z"/>
        </w:rPr>
      </w:pPr>
      <w:del w:id="281" w:author="Schwemmer, Teresa" w:date="2024-06-30T16:20:00Z" w16du:dateUtc="2024-06-30T20:20:00Z">
        <w:r w:rsidDel="003724D1">
          <w:delText>The maintenance flux in DEBkiss is represented in units of assimilated carbon required to meet the energy demand f</w:delText>
        </w:r>
        <w:r w:rsidR="00B911A9" w:rsidDel="003724D1">
          <w:delText>ro</w:delText>
        </w:r>
        <w:r w:rsidDel="003724D1">
          <w:delText xml:space="preserve">m maintenance. It therefore is only indirectly related to respiration rates measured as oxygen consumption. </w:delText>
        </w:r>
        <w:r w:rsidR="00CA76F9" w:rsidDel="003724D1">
          <w:delText>For example,</w:delText>
        </w:r>
        <w:r w:rsidDel="003724D1">
          <w:delText xml:space="preserve"> an increase in the </w:delText>
        </w:r>
        <w:r w:rsidR="00CA76F9" w:rsidDel="003724D1">
          <w:delText xml:space="preserve">abstract </w:delText>
        </w:r>
        <w:r w:rsidDel="003724D1">
          <w:delText xml:space="preserve">maintenance parameter in the </w:delText>
        </w:r>
        <w:r w:rsidR="00CA76F9" w:rsidDel="003724D1">
          <w:delText>model could be caused by an increase in anaerobic processes with</w:delText>
        </w:r>
        <w:r w:rsidR="00B911A9" w:rsidDel="003724D1">
          <w:delText>out</w:delText>
        </w:r>
        <w:r w:rsidR="00CA76F9" w:rsidDel="003724D1">
          <w:delText xml:space="preserve"> impacting oxygen consumption. </w:delText>
        </w:r>
        <w:r w:rsidR="0083236E" w:rsidDel="003724D1">
          <w:delText xml:space="preserve">The </w:delText>
        </w:r>
        <w:r w:rsidRPr="00B911A9" w:rsidDel="003724D1">
          <w:rPr>
            <w:i/>
            <w:iCs/>
          </w:rPr>
          <w:delText>measured</w:delText>
        </w:r>
        <w:r w:rsidDel="003724D1">
          <w:delText xml:space="preserve"> </w:delText>
        </w:r>
        <w:r w:rsidR="0083236E" w:rsidDel="003724D1">
          <w:delText xml:space="preserve">oxygen consumption rates of </w:delText>
        </w:r>
        <w:r w:rsidR="0083236E" w:rsidDel="003724D1">
          <w:rPr>
            <w:i/>
            <w:iCs/>
          </w:rPr>
          <w:delText>M. menidia</w:delText>
        </w:r>
        <w:r w:rsidR="0083236E" w:rsidDel="003724D1">
          <w:delText xml:space="preserve"> early life stages did not significantly increase under</w:delText>
        </w:r>
        <w:r w:rsidR="00B911A9" w:rsidDel="003724D1">
          <w:delText xml:space="preserve"> experimental</w:delText>
        </w:r>
        <w:r w:rsidR="0083236E" w:rsidDel="003724D1">
          <w:delText xml:space="preserve"> chronic hypoxia, but great variability in metabolic rates among individuals combined with the short respirometry periods used (&lt;1 hour) may make small increases related to damage repair or activity difficult to detect (Schwemmer et al., 2020). </w:delText>
        </w:r>
      </w:del>
    </w:p>
    <w:p w14:paraId="3F991E77" w14:textId="54981A50" w:rsidR="005B53EC" w:rsidRPr="005B53EC" w:rsidRDefault="005B53EC" w:rsidP="003724D1">
      <w:pPr>
        <w:pStyle w:val="TS"/>
        <w:spacing w:line="360" w:lineRule="auto"/>
        <w:ind w:firstLine="720"/>
      </w:pPr>
      <w:del w:id="282" w:author="Schwemmer, Teresa" w:date="2024-06-30T16:20:00Z" w16du:dateUtc="2024-06-30T20:20:00Z">
        <w:r w:rsidDel="003724D1">
          <w:delText xml:space="preserve">Although mortality is not a process directly represented by an SU, it could indirectly be impacted by hypoxia effects on SUs through failure to meet developmental milestones – particularly for hatching – or </w:delText>
        </w:r>
        <w:r w:rsidR="00E36FCB" w:rsidDel="003724D1">
          <w:delText xml:space="preserve">directly </w:delText>
        </w:r>
        <w:r w:rsidR="00CA76F9" w:rsidDel="003724D1">
          <w:delText>through</w:delText>
        </w:r>
        <w:r w:rsidR="001E50F3" w:rsidDel="003724D1">
          <w:delText xml:space="preserve"> increase in damage production or</w:delText>
        </w:r>
        <w:r w:rsidR="00CA76F9" w:rsidDel="003724D1">
          <w:delText xml:space="preserve"> inhibition of </w:delText>
        </w:r>
        <w:r w:rsidDel="003724D1">
          <w:delText xml:space="preserve">damage repair rates. </w:delText>
        </w:r>
        <w:r w:rsidR="005029AA" w:rsidDel="003724D1">
          <w:delText>In the parameter estimation using data from normoxic conditions</w:delText>
        </w:r>
        <w:r w:rsidR="007D2964" w:rsidDel="003724D1">
          <w:delText xml:space="preserve"> (Section 2.3)</w:delText>
        </w:r>
        <w:r w:rsidRPr="00985FFB" w:rsidDel="003724D1">
          <w:delText xml:space="preserve">, our </w:delText>
        </w:r>
        <w:r w:rsidR="005029AA" w:rsidDel="003724D1">
          <w:delText>estimated</w:delText>
        </w:r>
        <w:r w:rsidRPr="00985FFB" w:rsidDel="003724D1">
          <w:delText xml:space="preserve"> survival parameter for embryo mortality </w:delText>
        </w:r>
        <w:r w:rsidDel="003724D1">
          <w:delText>wa</w:delText>
        </w:r>
        <w:r w:rsidRPr="00985FFB" w:rsidDel="003724D1">
          <w:delText>s greater than that of larvae</w:delText>
        </w:r>
        <w:r w:rsidR="005029AA" w:rsidDel="003724D1">
          <w:delText xml:space="preserve"> (Table </w:delText>
        </w:r>
        <w:r w:rsidR="007D2964" w:rsidDel="003724D1">
          <w:delText>1)</w:delText>
        </w:r>
        <w:r w:rsidRPr="00985FFB" w:rsidDel="003724D1">
          <w:delText xml:space="preserve">. If assimilation rate or conversion efficiency of </w:delText>
        </w:r>
        <w:r w:rsidRPr="00985FFB" w:rsidDel="003724D1">
          <w:rPr>
            <w:i/>
            <w:iCs/>
          </w:rPr>
          <w:delText>M. menidia</w:delText>
        </w:r>
        <w:r w:rsidRPr="00985FFB" w:rsidDel="003724D1">
          <w:delText xml:space="preserve"> decreases under hypoxia, the resulting slower egg buffer depletion would delay hatching, extending individuals’ time in the stage with greater mortality and thus accounting for reduced hatch survival under hypoxia. We therefore hypothesize</w:delText>
        </w:r>
        <w:r w:rsidDel="003724D1">
          <w:delText>d</w:delText>
        </w:r>
        <w:r w:rsidRPr="00985FFB" w:rsidDel="003724D1">
          <w:delText xml:space="preserve"> that </w:delText>
        </w:r>
        <w:r w:rsidR="00A231BB" w:rsidDel="003724D1">
          <w:delText>if either</w:delText>
        </w:r>
        <w:r w:rsidRPr="00985FFB" w:rsidDel="003724D1">
          <w:delText xml:space="preserve"> assimilation rate or conversion efficiency </w:delText>
        </w:r>
        <w:r w:rsidR="00A231BB" w:rsidDel="003724D1">
          <w:delText>is modified by the hypoxia-based correction factor, additionally</w:delText>
        </w:r>
        <w:r w:rsidRPr="00985FFB" w:rsidDel="003724D1">
          <w:delText xml:space="preserve"> modifying the embryo mortality parameter w</w:delText>
        </w:r>
        <w:r w:rsidDel="003724D1">
          <w:delText>ould</w:delText>
        </w:r>
        <w:r w:rsidRPr="00985FFB" w:rsidDel="003724D1">
          <w:delText xml:space="preserve"> consequently not be necessary</w:delText>
        </w:r>
        <w:r w:rsidR="00A231BB" w:rsidDel="003724D1">
          <w:delText xml:space="preserve"> to account for hypoxia effects on all four state variables</w:delText>
        </w:r>
        <w:r w:rsidRPr="00985FFB" w:rsidDel="003724D1">
          <w:delText xml:space="preserve">. </w:delText>
        </w:r>
        <w:r w:rsidRPr="00985FFB" w:rsidDel="003724D1">
          <w:lastRenderedPageBreak/>
          <w:delText>However, this w</w:delText>
        </w:r>
        <w:r w:rsidDel="003724D1">
          <w:delText>ould</w:delText>
        </w:r>
        <w:r w:rsidRPr="00985FFB" w:rsidDel="003724D1">
          <w:delTex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delText>
        </w:r>
      </w:del>
    </w:p>
    <w:p w14:paraId="3ED48E48" w14:textId="77777777" w:rsidR="005B53EC" w:rsidRPr="00985FFB" w:rsidRDefault="005B53EC" w:rsidP="00966BCC">
      <w:pPr>
        <w:pStyle w:val="TS"/>
        <w:spacing w:line="360" w:lineRule="auto"/>
        <w:rPr>
          <w:rFonts w:cs="Times New Roman"/>
        </w:rPr>
      </w:pPr>
    </w:p>
    <w:p w14:paraId="4F406048" w14:textId="070D4841" w:rsidR="005F4420" w:rsidRPr="00C76DD0" w:rsidRDefault="005F4420" w:rsidP="00695D1E">
      <w:pPr>
        <w:pStyle w:val="TS"/>
        <w:numPr>
          <w:ilvl w:val="1"/>
          <w:numId w:val="10"/>
        </w:numPr>
        <w:spacing w:line="360" w:lineRule="auto"/>
        <w:ind w:left="450" w:hanging="450"/>
        <w:rPr>
          <w:i/>
          <w:iCs/>
        </w:rPr>
      </w:pPr>
      <w:bookmarkStart w:id="283" w:name="_Toc131592463"/>
      <w:r w:rsidRPr="00C76DD0">
        <w:rPr>
          <w:i/>
          <w:iCs/>
        </w:rPr>
        <w:t xml:space="preserve">Hypoxia </w:t>
      </w:r>
      <w:bookmarkEnd w:id="283"/>
      <w:ins w:id="284" w:author="Schwemmer, Teresa" w:date="2024-06-30T12:25:00Z" w16du:dateUtc="2024-06-30T16:25:00Z">
        <w:r w:rsidR="00446911">
          <w:rPr>
            <w:i/>
            <w:iCs/>
          </w:rPr>
          <w:t>e</w:t>
        </w:r>
      </w:ins>
      <w:del w:id="285" w:author="Schwemmer, Teresa" w:date="2024-06-30T12:25:00Z" w16du:dateUtc="2024-06-30T16:25:00Z">
        <w:r w:rsidR="00B22DDA" w:rsidDel="00446911">
          <w:rPr>
            <w:i/>
            <w:iCs/>
          </w:rPr>
          <w:delText>E</w:delText>
        </w:r>
      </w:del>
      <w:r w:rsidR="00B22DDA">
        <w:rPr>
          <w:i/>
          <w:iCs/>
        </w:rPr>
        <w:t>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 xml:space="preserve">M. </w:t>
      </w:r>
      <w:proofErr w:type="spellStart"/>
      <w:r w:rsidRPr="00985FFB">
        <w:rPr>
          <w:i/>
          <w:iCs/>
        </w:rPr>
        <w:t>menidia</w:t>
      </w:r>
      <w:proofErr w:type="spellEnd"/>
      <w:r w:rsidRPr="00985FFB">
        <w:t xml:space="preserve"> early life growth, hatch timing, and survival under reduced oxygen (Cross et al., 2019) can be explained by </w:t>
      </w:r>
      <w:r w:rsidR="003140AF">
        <w:t xml:space="preserve">inhibition or damage linked to </w:t>
      </w:r>
      <w:r w:rsidRPr="00985FFB">
        <w:t xml:space="preserve">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613E6BF4"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w:t>
      </w:r>
      <w:r>
        <w:rPr>
          <w:rFonts w:eastAsiaTheme="minorEastAsia"/>
        </w:rPr>
        <w:t>DO</w:t>
      </w:r>
      <w:r w:rsidRPr="00985FFB">
        <w:rPr>
          <w:rFonts w:eastAsiaTheme="minorEastAsia"/>
        </w:rPr>
        <w:t xml:space="preserve"> treatments in Cross et al. (2019). The control DO level means (7.7 mg </w:t>
      </w:r>
      <w:ins w:id="286" w:author="Schwemmer, Teresa" w:date="2024-06-29T21:36:00Z" w16du:dateUtc="2024-06-30T01:36:00Z">
        <w:r w:rsidR="008E6BBD">
          <w:rPr>
            <w:rFonts w:eastAsiaTheme="minorEastAsia"/>
          </w:rPr>
          <w:t>L</w:t>
        </w:r>
      </w:ins>
      <w:del w:id="287" w:author="Schwemmer, Teresa" w:date="2024-06-29T21:36:00Z" w16du:dateUtc="2024-06-30T01:36:00Z">
        <w:r w:rsidRPr="00985FFB" w:rsidDel="008E6BBD">
          <w:rPr>
            <w:rFonts w:eastAsiaTheme="minorEastAsia"/>
          </w:rPr>
          <w:delText>l</w:delText>
        </w:r>
      </w:del>
      <w:r w:rsidRPr="00985FFB">
        <w:rPr>
          <w:rFonts w:eastAsiaTheme="minorEastAsia"/>
          <w:vertAlign w:val="superscript"/>
        </w:rPr>
        <w:t>-1</w:t>
      </w:r>
      <w:r w:rsidRPr="00985FFB">
        <w:rPr>
          <w:rFonts w:eastAsiaTheme="minorEastAsia"/>
        </w:rPr>
        <w:t>) also include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lastRenderedPageBreak/>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 xml:space="preserve">M. </w:t>
      </w:r>
      <w:proofErr w:type="spellStart"/>
      <w:r w:rsidR="00850F9F">
        <w:rPr>
          <w:rFonts w:eastAsiaTheme="minorEastAsia"/>
          <w:i/>
          <w:iCs/>
        </w:rPr>
        <w:t>menidia</w:t>
      </w:r>
      <w:proofErr w:type="spellEnd"/>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7504DB37"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w:t>
      </w:r>
      <w:ins w:id="288" w:author="Schwemmer, Teresa" w:date="2024-06-29T21:29:00Z" w16du:dateUtc="2024-06-30T01:29:00Z">
        <w:r w:rsidR="00C722A6">
          <w:rPr>
            <w:rFonts w:eastAsiaTheme="minorEastAsia"/>
          </w:rPr>
          <w:t>4</w:t>
        </w:r>
      </w:ins>
      <w:del w:id="289" w:author="Schwemmer, Teresa" w:date="2024-06-29T21:29:00Z" w16du:dateUtc="2024-06-30T01:29:00Z">
        <w:r w:rsidDel="00C722A6">
          <w:rPr>
            <w:rFonts w:eastAsiaTheme="minorEastAsia"/>
          </w:rPr>
          <w:delText>2</w:delText>
        </w:r>
      </w:del>
      <w:r>
        <w:rPr>
          <w:rFonts w:eastAsiaTheme="minorEastAsia"/>
        </w:rPr>
        <w:t>)</w:t>
      </w:r>
    </w:p>
    <w:p w14:paraId="5C941FBD" w14:textId="0CC187A1" w:rsidR="00F860B0" w:rsidRDefault="00DE5099" w:rsidP="00966BCC">
      <w:pPr>
        <w:pStyle w:val="TS"/>
        <w:spacing w:line="360" w:lineRule="auto"/>
        <w:rPr>
          <w:rFonts w:eastAsiaTheme="minorEastAsia"/>
        </w:rPr>
      </w:pPr>
      <w:r>
        <w:rPr>
          <w:rFonts w:eastAsiaTheme="minorEastAsia"/>
        </w:rPr>
        <w:t xml:space="preserve">where </w:t>
      </w:r>
      <w:proofErr w:type="gramStart"/>
      <w:r>
        <w:rPr>
          <w:rFonts w:eastAsiaTheme="minorEastAsia"/>
          <w:i/>
          <w:iCs/>
        </w:rPr>
        <w:t>j</w:t>
      </w:r>
      <w:r>
        <w:rPr>
          <w:rFonts w:eastAsiaTheme="minorEastAsia"/>
          <w:i/>
          <w:iCs/>
          <w:vertAlign w:val="subscript"/>
        </w:rPr>
        <w:t>i</w:t>
      </w:r>
      <w:r>
        <w:rPr>
          <w:rFonts w:eastAsiaTheme="minorEastAsia"/>
          <w:i/>
          <w:iCs/>
        </w:rPr>
        <w:t xml:space="preserve"> </w:t>
      </w:r>
      <w:ins w:id="290" w:author="Schwemmer, Teresa" w:date="2024-06-29T21:36:00Z" w16du:dateUtc="2024-06-30T01:36:00Z">
        <w:r w:rsidR="008E6BBD">
          <w:rPr>
            <w:rFonts w:eastAsiaTheme="minorEastAsia"/>
            <w:i/>
            <w:iCs/>
          </w:rPr>
          <w:t xml:space="preserve"> </w:t>
        </w:r>
        <w:r w:rsidR="008E6BBD">
          <w:rPr>
            <w:rFonts w:eastAsiaTheme="minorEastAsia"/>
          </w:rPr>
          <w:t>(</w:t>
        </w:r>
        <w:proofErr w:type="gramEnd"/>
        <w:r w:rsidR="008E6BBD">
          <w:rPr>
            <w:rFonts w:eastAsiaTheme="minorEastAsia"/>
          </w:rPr>
          <w:t>mg d</w:t>
        </w:r>
      </w:ins>
      <w:ins w:id="291" w:author="Schwemmer, Teresa" w:date="2024-06-29T21:37:00Z" w16du:dateUtc="2024-06-30T01:37:00Z">
        <w:r w:rsidR="008E6BBD">
          <w:rPr>
            <w:rFonts w:eastAsiaTheme="minorEastAsia"/>
            <w:vertAlign w:val="superscript"/>
          </w:rPr>
          <w:t>-1</w:t>
        </w:r>
        <w:r w:rsidR="008E6BBD">
          <w:rPr>
            <w:rFonts w:eastAsiaTheme="minorEastAsia"/>
          </w:rPr>
          <w:t xml:space="preserve">) </w:t>
        </w:r>
      </w:ins>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w:t>
      </w:r>
      <w:ins w:id="292" w:author="Schwemmer, Teresa" w:date="2024-06-29T21:37:00Z" w16du:dateUtc="2024-06-30T01:37:00Z">
        <w:r w:rsidR="008E6BBD">
          <w:rPr>
            <w:rFonts w:eastAsiaTheme="minorEastAsia"/>
          </w:rPr>
          <w:t>(mg d</w:t>
        </w:r>
        <w:r w:rsidR="008E6BBD">
          <w:rPr>
            <w:rFonts w:eastAsiaTheme="minorEastAsia"/>
            <w:vertAlign w:val="superscript"/>
          </w:rPr>
          <w:t>-1</w:t>
        </w:r>
        <w:r w:rsidR="008E6BBD">
          <w:rPr>
            <w:rFonts w:eastAsiaTheme="minorEastAsia"/>
          </w:rPr>
          <w:t xml:space="preserve">) </w:t>
        </w:r>
      </w:ins>
      <w:r>
        <w:rPr>
          <w:rFonts w:eastAsiaTheme="minorEastAsia"/>
        </w:rPr>
        <w:t xml:space="preserve">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del w:id="293" w:author="Schwemmer, Teresa" w:date="2024-06-29T21:35:00Z" w16du:dateUtc="2024-06-30T01:35:00Z">
        <w:r w:rsidR="004069B6" w:rsidDel="008E6BBD">
          <w:rPr>
            <w:rFonts w:eastAsiaTheme="minorEastAsia"/>
          </w:rPr>
          <w:delText xml:space="preserve"> </w:delText>
        </w:r>
      </w:del>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ins w:id="294" w:author="Schwemmer, Teresa" w:date="2024-06-29T21:36:00Z" w16du:dateUtc="2024-06-30T01:36:00Z">
        <w:r w:rsidR="008E6BBD">
          <w:rPr>
            <w:rFonts w:eastAsiaTheme="minorEastAsia"/>
          </w:rPr>
          <w:t xml:space="preserve"> (mg L</w:t>
        </w:r>
        <w:r w:rsidR="008E6BBD">
          <w:rPr>
            <w:rFonts w:eastAsiaTheme="minorEastAsia"/>
            <w:vertAlign w:val="superscript"/>
          </w:rPr>
          <w:t>-1</w:t>
        </w:r>
        <w:r w:rsidR="008E6BBD">
          <w:rPr>
            <w:rFonts w:eastAsiaTheme="minorEastAsia"/>
          </w:rPr>
          <w:t>)</w:t>
        </w:r>
      </w:ins>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48723F6F"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ins w:id="295" w:author="Schwemmer, Teresa" w:date="2024-06-29T21:32:00Z" w16du:dateUtc="2024-06-30T01:32:00Z">
                        <w:rPr>
                          <w:rFonts w:ascii="Cambria Math" w:eastAsiaTheme="minorEastAsia" w:hAnsi="Cambria Math"/>
                        </w:rPr>
                        <m:t>B</m:t>
                      </w:ins>
                    </m:r>
                    <m:r>
                      <w:del w:id="296"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w:t>
      </w:r>
      <w:del w:id="297" w:author="Schwemmer, Teresa" w:date="2024-06-29T21:29:00Z" w16du:dateUtc="2024-06-30T01:29:00Z">
        <w:r w:rsidDel="00C722A6">
          <w:rPr>
            <w:rFonts w:eastAsiaTheme="minorEastAsia"/>
          </w:rPr>
          <w:delText>3</w:delText>
        </w:r>
      </w:del>
      <w:ins w:id="298" w:author="Schwemmer, Teresa" w:date="2024-06-29T21:29:00Z" w16du:dateUtc="2024-06-30T01:29:00Z">
        <w:r w:rsidR="00C722A6">
          <w:rPr>
            <w:rFonts w:eastAsiaTheme="minorEastAsia"/>
          </w:rPr>
          <w:t>5</w:t>
        </w:r>
      </w:ins>
      <w:r>
        <w:rPr>
          <w:rFonts w:eastAsiaTheme="minorEastAsia"/>
        </w:rPr>
        <w:t>)</w:t>
      </w:r>
    </w:p>
    <w:p w14:paraId="4DB293E0" w14:textId="7E8A0EC2" w:rsidR="00DE5099" w:rsidRDefault="008E6BBD" w:rsidP="00966BCC">
      <w:pPr>
        <w:pStyle w:val="TS"/>
        <w:spacing w:line="360" w:lineRule="auto"/>
        <w:rPr>
          <w:rFonts w:eastAsiaTheme="minorEastAsia"/>
        </w:rPr>
      </w:pPr>
      <w:ins w:id="299" w:author="Schwemmer, Teresa" w:date="2024-06-29T21:33:00Z" w16du:dateUtc="2024-06-30T01:33:00Z">
        <w:r>
          <w:rPr>
            <w:rFonts w:eastAsiaTheme="minorEastAsia"/>
            <w:i/>
            <w:iCs/>
          </w:rPr>
          <w:t>B</w:t>
        </w:r>
      </w:ins>
      <w:del w:id="300" w:author="Schwemmer, Teresa" w:date="2024-06-29T21:33:00Z" w16du:dateUtc="2024-06-30T01:33:00Z">
        <w:r w:rsidR="00C31444" w:rsidDel="008E6BBD">
          <w:rPr>
            <w:rFonts w:eastAsiaTheme="minorEastAsia"/>
            <w:i/>
            <w:iCs/>
          </w:rPr>
          <w:delText>Z</w:delText>
        </w:r>
      </w:del>
      <w:r w:rsidR="00C31444">
        <w:rPr>
          <w:rFonts w:eastAsiaTheme="minorEastAsia"/>
        </w:rPr>
        <w:t xml:space="preserve"> </w:t>
      </w:r>
      <w:ins w:id="301" w:author="Schwemmer, Teresa" w:date="2024-06-29T21:43:00Z" w16du:dateUtc="2024-06-30T01:43:00Z">
        <w:r w:rsidR="00592763">
          <w:rPr>
            <w:rFonts w:eastAsiaTheme="minorEastAsia"/>
          </w:rPr>
          <w:t>(</w:t>
        </w:r>
      </w:ins>
      <w:ins w:id="302" w:author="Schwemmer, Teresa" w:date="2024-06-29T21:45:00Z" w16du:dateUtc="2024-06-30T01:45:00Z">
        <w:r w:rsidR="00592763">
          <w:rPr>
            <w:rFonts w:eastAsiaTheme="minorEastAsia"/>
          </w:rPr>
          <w:t>L</w:t>
        </w:r>
      </w:ins>
      <w:ins w:id="303" w:author="Schwemmer, Teresa" w:date="2024-06-29T21:46:00Z" w16du:dateUtc="2024-06-30T01:46:00Z">
        <w:r w:rsidR="00592763">
          <w:rPr>
            <w:rFonts w:eastAsiaTheme="minorEastAsia"/>
          </w:rPr>
          <w:t xml:space="preserve"> </w:t>
        </w:r>
      </w:ins>
      <w:ins w:id="304" w:author="Schwemmer, Teresa" w:date="2024-06-29T21:47:00Z" w16du:dateUtc="2024-06-30T01:47:00Z">
        <w:r w:rsidR="00592763">
          <w:rPr>
            <w:rFonts w:eastAsiaTheme="minorEastAsia" w:cs="Times New Roman"/>
          </w:rPr>
          <w:t>∙</w:t>
        </w:r>
        <w:r w:rsidR="00592763">
          <w:rPr>
            <w:rFonts w:eastAsiaTheme="minorEastAsia"/>
          </w:rPr>
          <w:t xml:space="preserve"> </w:t>
        </w:r>
      </w:ins>
      <w:ins w:id="305" w:author="Schwemmer, Teresa" w:date="2024-06-29T21:45:00Z" w16du:dateUtc="2024-06-30T01:45:00Z">
        <w:r w:rsidR="00592763">
          <w:rPr>
            <w:rFonts w:eastAsiaTheme="minorEastAsia"/>
          </w:rPr>
          <w:t xml:space="preserve">d </w:t>
        </w:r>
      </w:ins>
      <w:ins w:id="306" w:author="Schwemmer, Teresa" w:date="2024-06-29T21:47:00Z" w16du:dateUtc="2024-06-30T01:47:00Z">
        <w:r w:rsidR="00592763">
          <w:rPr>
            <w:rFonts w:eastAsiaTheme="minorEastAsia" w:cs="Times New Roman"/>
          </w:rPr>
          <w:t>∙</w:t>
        </w:r>
        <w:r w:rsidR="00592763">
          <w:rPr>
            <w:rFonts w:eastAsiaTheme="minorEastAsia"/>
          </w:rPr>
          <w:t xml:space="preserve"> </w:t>
        </w:r>
      </w:ins>
      <w:ins w:id="307" w:author="Schwemmer, Teresa" w:date="2024-06-29T21:45:00Z" w16du:dateUtc="2024-06-30T01:45:00Z">
        <w:r w:rsidR="00592763">
          <w:rPr>
            <w:rFonts w:eastAsiaTheme="minorEastAsia"/>
          </w:rPr>
          <w:t>mg inhibitor</w:t>
        </w:r>
        <w:r w:rsidR="00592763">
          <w:rPr>
            <w:rFonts w:eastAsiaTheme="minorEastAsia"/>
            <w:vertAlign w:val="superscript"/>
          </w:rPr>
          <w:t>-1</w:t>
        </w:r>
        <w:r w:rsidR="00592763">
          <w:rPr>
            <w:rFonts w:eastAsiaTheme="minorEastAsia"/>
          </w:rPr>
          <w:t xml:space="preserve"> </w:t>
        </w:r>
      </w:ins>
      <w:ins w:id="308" w:author="Schwemmer, Teresa" w:date="2024-06-29T21:47:00Z" w16du:dateUtc="2024-06-30T01:47:00Z">
        <w:r w:rsidR="00592763">
          <w:rPr>
            <w:rFonts w:eastAsiaTheme="minorEastAsia" w:cs="Times New Roman"/>
          </w:rPr>
          <w:t>∙</w:t>
        </w:r>
        <w:r w:rsidR="00592763">
          <w:rPr>
            <w:rFonts w:eastAsiaTheme="minorEastAsia"/>
          </w:rPr>
          <w:t xml:space="preserve"> </w:t>
        </w:r>
      </w:ins>
      <w:ins w:id="309" w:author="Schwemmer, Teresa" w:date="2024-06-29T21:46:00Z" w16du:dateUtc="2024-06-30T01:46:00Z">
        <w:r w:rsidR="00592763">
          <w:rPr>
            <w:rFonts w:eastAsiaTheme="minorEastAsia"/>
          </w:rPr>
          <w:t>mg O</w:t>
        </w:r>
        <w:r w:rsidR="00592763">
          <w:rPr>
            <w:rFonts w:eastAsiaTheme="minorEastAsia"/>
            <w:vertAlign w:val="subscript"/>
          </w:rPr>
          <w:t>2</w:t>
        </w:r>
        <w:r w:rsidR="00592763">
          <w:rPr>
            <w:rFonts w:eastAsiaTheme="minorEastAsia"/>
            <w:vertAlign w:val="superscript"/>
          </w:rPr>
          <w:t>-1</w:t>
        </w:r>
      </w:ins>
      <w:ins w:id="310" w:author="Schwemmer, Teresa" w:date="2024-06-29T21:43:00Z" w16du:dateUtc="2024-06-30T01:43:00Z">
        <w:r w:rsidR="00592763">
          <w:rPr>
            <w:rFonts w:eastAsiaTheme="minorEastAsia"/>
          </w:rPr>
          <w:t xml:space="preserve">) </w:t>
        </w:r>
      </w:ins>
      <w:r w:rsidR="00C31444">
        <w:rPr>
          <w:rFonts w:eastAsiaTheme="minorEastAsia"/>
        </w:rPr>
        <w:t xml:space="preserve">is a parameter that influences the shape of the relationship between </w:t>
      </w:r>
      <w:r w:rsidR="00C31444">
        <w:rPr>
          <w:rFonts w:eastAsiaTheme="minorEastAsia"/>
          <w:i/>
          <w:iCs/>
        </w:rPr>
        <w:t>j</w:t>
      </w:r>
      <w:r w:rsidR="00C31444">
        <w:rPr>
          <w:rFonts w:eastAsiaTheme="minorEastAsia"/>
          <w:i/>
          <w:iCs/>
          <w:vertAlign w:val="subscript"/>
        </w:rPr>
        <w:t>i</w:t>
      </w:r>
      <w:r w:rsidR="00C31444">
        <w:rPr>
          <w:rFonts w:eastAsiaTheme="minorEastAsia"/>
          <w:i/>
          <w:iCs/>
        </w:rPr>
        <w:t xml:space="preserve"> </w:t>
      </w:r>
      <w:r w:rsidR="00C31444">
        <w:rPr>
          <w:rFonts w:eastAsiaTheme="minorEastAsia"/>
        </w:rPr>
        <w:t xml:space="preserve">and DO. We defined the correction factor </w:t>
      </w:r>
      <w:r w:rsidR="00C31444">
        <w:rPr>
          <w:rFonts w:eastAsiaTheme="minorEastAsia"/>
          <w:i/>
          <w:iCs/>
        </w:rPr>
        <w:t>c</w:t>
      </w:r>
      <w:r w:rsidR="00C31444">
        <w:rPr>
          <w:rFonts w:eastAsiaTheme="minorEastAsia"/>
        </w:rPr>
        <w:t xml:space="preserve"> as the inhibition term (in parentheses in Equation </w:t>
      </w:r>
      <w:ins w:id="311" w:author="Schwemmer, Teresa" w:date="2024-06-29T21:52:00Z" w16du:dateUtc="2024-06-30T01:52:00Z">
        <w:r w:rsidR="00351E72">
          <w:rPr>
            <w:rFonts w:eastAsiaTheme="minorEastAsia"/>
          </w:rPr>
          <w:t>4</w:t>
        </w:r>
      </w:ins>
      <w:del w:id="312" w:author="Schwemmer, Teresa" w:date="2024-06-29T21:52:00Z" w16du:dateUtc="2024-06-30T01:52:00Z">
        <w:r w:rsidR="00C31444" w:rsidDel="00351E72">
          <w:rPr>
            <w:rFonts w:eastAsiaTheme="minorEastAsia"/>
          </w:rPr>
          <w:delText>2</w:delText>
        </w:r>
      </w:del>
      <w:r w:rsidR="00C31444">
        <w:rPr>
          <w:rFonts w:eastAsiaTheme="minorEastAsia"/>
        </w:rPr>
        <w:t xml:space="preserve">) and replace </w:t>
      </w:r>
      <w:r w:rsidR="00C31444">
        <w:rPr>
          <w:rFonts w:eastAsiaTheme="minorEastAsia"/>
          <w:i/>
          <w:iCs/>
        </w:rPr>
        <w:t>j</w:t>
      </w:r>
      <w:r w:rsidR="00C31444">
        <w:rPr>
          <w:rFonts w:eastAsiaTheme="minorEastAsia"/>
          <w:i/>
          <w:iCs/>
          <w:vertAlign w:val="subscript"/>
        </w:rPr>
        <w:t>i</w:t>
      </w:r>
      <w:r w:rsidR="00C31444">
        <w:rPr>
          <w:rFonts w:eastAsiaTheme="minorEastAsia"/>
        </w:rPr>
        <w:t xml:space="preserve"> with the function from Equation </w:t>
      </w:r>
      <w:ins w:id="313" w:author="Schwemmer, Teresa" w:date="2024-06-29T21:52:00Z" w16du:dateUtc="2024-06-30T01:52:00Z">
        <w:r w:rsidR="00351E72">
          <w:rPr>
            <w:rFonts w:eastAsiaTheme="minorEastAsia"/>
          </w:rPr>
          <w:t>5</w:t>
        </w:r>
      </w:ins>
      <w:del w:id="314" w:author="Schwemmer, Teresa" w:date="2024-06-29T21:52:00Z" w16du:dateUtc="2024-06-30T01:52:00Z">
        <w:r w:rsidR="00C31444" w:rsidDel="00351E72">
          <w:rPr>
            <w:rFonts w:eastAsiaTheme="minorEastAsia"/>
          </w:rPr>
          <w:delText>3</w:delText>
        </w:r>
      </w:del>
      <w:r w:rsidR="00C31444">
        <w:rPr>
          <w:rFonts w:eastAsiaTheme="minorEastAsia"/>
        </w:rPr>
        <w:t xml:space="preserve"> for DO &gt; </w:t>
      </w:r>
      <w:proofErr w:type="spellStart"/>
      <w:r w:rsidR="00C31444">
        <w:rPr>
          <w:rFonts w:eastAsiaTheme="minorEastAsia"/>
        </w:rPr>
        <w:t>DO</w:t>
      </w:r>
      <w:r w:rsidR="00C31444">
        <w:rPr>
          <w:rFonts w:eastAsiaTheme="minorEastAsia"/>
          <w:vertAlign w:val="subscript"/>
        </w:rPr>
        <w:t>c</w:t>
      </w:r>
      <w:proofErr w:type="spellEnd"/>
      <w:r w:rsidR="00C31444">
        <w:rPr>
          <w:rFonts w:eastAsiaTheme="minorEastAsia"/>
        </w:rPr>
        <w:t xml:space="preserve"> to derive the correction factor </w:t>
      </w:r>
      <w:r w:rsidR="00C31444">
        <w:rPr>
          <w:rFonts w:eastAsiaTheme="minorEastAsia"/>
          <w:i/>
          <w:iCs/>
        </w:rPr>
        <w:t>c</w:t>
      </w:r>
      <w:r w:rsidR="00C31444">
        <w:rPr>
          <w:rFonts w:eastAsiaTheme="minorEastAsia"/>
        </w:rPr>
        <w:t xml:space="preserve">: </w:t>
      </w:r>
    </w:p>
    <w:p w14:paraId="1B634904" w14:textId="0CB333EE"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ins w:id="315" w:author="Schwemmer, Teresa" w:date="2024-06-29T21:33:00Z" w16du:dateUtc="2024-06-30T01:33:00Z">
                    <w:rPr>
                      <w:rFonts w:ascii="Cambria Math" w:eastAsiaTheme="minorEastAsia" w:hAnsi="Cambria Math"/>
                    </w:rPr>
                    <m:t>B</m:t>
                  </w:ins>
                </m:r>
                <m:r>
                  <w:del w:id="316"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w:t>
      </w:r>
      <w:ins w:id="317" w:author="Schwemmer, Teresa" w:date="2024-06-29T21:29:00Z" w16du:dateUtc="2024-06-30T01:29:00Z">
        <w:r w:rsidR="00C722A6">
          <w:rPr>
            <w:rFonts w:eastAsiaTheme="minorEastAsia"/>
          </w:rPr>
          <w:t>6</w:t>
        </w:r>
      </w:ins>
      <w:del w:id="318" w:author="Schwemmer, Teresa" w:date="2024-06-29T21:29:00Z" w16du:dateUtc="2024-06-30T01:29:00Z">
        <w:r w:rsidDel="00C722A6">
          <w:rPr>
            <w:rFonts w:eastAsiaTheme="minorEastAsia"/>
          </w:rPr>
          <w:delText>4</w:delText>
        </w:r>
      </w:del>
      <w:r>
        <w:rPr>
          <w:rFonts w:eastAsiaTheme="minorEastAsia"/>
        </w:rPr>
        <w:t>)</w:t>
      </w:r>
    </w:p>
    <w:p w14:paraId="5C555B7C" w14:textId="2348E3CF"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ins w:id="319" w:author="Schwemmer, Teresa" w:date="2024-06-29T21:54:00Z" w16du:dateUtc="2024-06-30T01:54:00Z">
        <w:r w:rsidR="00526876">
          <w:rPr>
            <w:rFonts w:eastAsiaTheme="minorEastAsia"/>
            <w:i/>
            <w:iCs/>
          </w:rPr>
          <w:t>B</w:t>
        </w:r>
      </w:ins>
      <w:del w:id="320" w:author="Schwemmer, Teresa" w:date="2024-06-29T21:54:00Z" w16du:dateUtc="2024-06-30T01:54:00Z">
        <w:r w:rsidDel="00526876">
          <w:rPr>
            <w:rFonts w:eastAsiaTheme="minorEastAsia"/>
            <w:i/>
            <w:iCs/>
          </w:rPr>
          <w:delText>Z</w:delText>
        </w:r>
      </w:del>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ins w:id="321" w:author="Schwemmer, Teresa" w:date="2024-06-29T21:56:00Z" w16du:dateUtc="2024-06-30T01:56:00Z">
        <w:r w:rsidR="00526876">
          <w:rPr>
            <w:rFonts w:eastAsiaTheme="minorEastAsia"/>
            <w:i/>
            <w:iCs/>
          </w:rPr>
          <w:t xml:space="preserve"> </w:t>
        </w:r>
        <w:r w:rsidR="00526876">
          <w:rPr>
            <w:rFonts w:eastAsiaTheme="minorEastAsia"/>
          </w:rPr>
          <w:t>(L mg O</w:t>
        </w:r>
        <w:r w:rsidR="00526876">
          <w:rPr>
            <w:rFonts w:eastAsiaTheme="minorEastAsia"/>
            <w:vertAlign w:val="subscript"/>
          </w:rPr>
          <w:t>2</w:t>
        </w:r>
        <w:r w:rsidR="00526876">
          <w:rPr>
            <w:rFonts w:eastAsiaTheme="minorEastAsia"/>
            <w:vertAlign w:val="superscript"/>
          </w:rPr>
          <w:t>-1</w:t>
        </w:r>
        <w:r w:rsidR="00526876">
          <w:rPr>
            <w:rFonts w:eastAsiaTheme="minorEastAsia"/>
          </w:rPr>
          <w:t>)</w:t>
        </w:r>
      </w:ins>
      <w:r w:rsidR="00E25829">
        <w:rPr>
          <w:rFonts w:eastAsiaTheme="minorEastAsia"/>
        </w:rPr>
        <w:t xml:space="preserve">. Simplifying Equation </w:t>
      </w:r>
      <w:ins w:id="322" w:author="Schwemmer, Teresa" w:date="2024-06-29T21:52:00Z" w16du:dateUtc="2024-06-30T01:52:00Z">
        <w:r w:rsidR="00351E72">
          <w:rPr>
            <w:rFonts w:eastAsiaTheme="minorEastAsia"/>
          </w:rPr>
          <w:t>6</w:t>
        </w:r>
      </w:ins>
      <w:del w:id="323" w:author="Schwemmer, Teresa" w:date="2024-06-29T21:52:00Z" w16du:dateUtc="2024-06-30T01:52:00Z">
        <w:r w:rsidR="00E25829" w:rsidDel="00351E72">
          <w:rPr>
            <w:rFonts w:eastAsiaTheme="minorEastAsia"/>
          </w:rPr>
          <w:delText>4</w:delText>
        </w:r>
      </w:del>
      <w:r w:rsidR="00E25829">
        <w:rPr>
          <w:rFonts w:eastAsiaTheme="minorEastAsia"/>
        </w:rPr>
        <w:t xml:space="preserve">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5E4FC277"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w:t>
      </w:r>
      <w:ins w:id="324" w:author="Schwemmer, Teresa" w:date="2024-06-29T21:29:00Z" w16du:dateUtc="2024-06-30T01:29:00Z">
        <w:r w:rsidR="00C722A6">
          <w:rPr>
            <w:rFonts w:eastAsiaTheme="minorEastAsia"/>
            <w:iCs/>
          </w:rPr>
          <w:t>7</w:t>
        </w:r>
      </w:ins>
      <w:del w:id="325" w:author="Schwemmer, Teresa" w:date="2024-06-29T21:29:00Z" w16du:dateUtc="2024-06-30T01:29:00Z">
        <w:r w:rsidDel="00C722A6">
          <w:rPr>
            <w:rFonts w:eastAsiaTheme="minorEastAsia"/>
            <w:iCs/>
          </w:rPr>
          <w:delText>5</w:delText>
        </w:r>
      </w:del>
      <w:r>
        <w:rPr>
          <w:rFonts w:eastAsiaTheme="minorEastAsia"/>
          <w:iCs/>
        </w:rPr>
        <w:t>)</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w:t>
      </w:r>
      <w:r w:rsidRPr="00985FFB">
        <w:rPr>
          <w:rFonts w:eastAsiaTheme="minorEastAsia"/>
        </w:rPr>
        <w:lastRenderedPageBreak/>
        <w:t xml:space="preserve">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3"/>
                    <a:stretch>
                      <a:fillRect/>
                    </a:stretch>
                  </pic:blipFill>
                  <pic:spPr>
                    <a:xfrm>
                      <a:off x="0" y="0"/>
                      <a:ext cx="5943600" cy="3563620"/>
                    </a:xfrm>
                    <a:prstGeom prst="rect">
                      <a:avLst/>
                    </a:prstGeom>
                  </pic:spPr>
                </pic:pic>
              </a:graphicData>
            </a:graphic>
          </wp:inline>
        </w:drawing>
      </w:r>
    </w:p>
    <w:p w14:paraId="5258AF8D" w14:textId="71BBF79F"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w:t>
      </w:r>
      <w:proofErr w:type="spellStart"/>
      <w:r>
        <w:rPr>
          <w:rFonts w:eastAsiaTheme="minorEastAsia"/>
          <w:b/>
          <w:bCs/>
        </w:rPr>
        <w:t>DEBkiss</w:t>
      </w:r>
      <w:proofErr w:type="spellEnd"/>
      <w:r>
        <w:rPr>
          <w:rFonts w:eastAsiaTheme="minorEastAsia"/>
          <w:b/>
          <w:bCs/>
        </w:rPr>
        <w:t xml:space="preserve">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exponential </w:t>
      </w:r>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438D7600"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w:t>
      </w:r>
      <w:del w:id="326" w:author="Schwemmer, Teresa" w:date="2024-06-30T12:58:00Z" w16du:dateUtc="2024-06-30T16:58:00Z">
        <w:r w:rsidDel="00B973A8">
          <w:rPr>
            <w:rFonts w:eastAsiaTheme="minorEastAsia"/>
          </w:rPr>
          <w:delText>that the</w:delText>
        </w:r>
      </w:del>
      <w:ins w:id="327" w:author="Schwemmer, Teresa" w:date="2024-06-30T12:58:00Z" w16du:dateUtc="2024-06-30T16:58:00Z">
        <w:r w:rsidR="00B973A8">
          <w:rPr>
            <w:rFonts w:eastAsiaTheme="minorEastAsia"/>
          </w:rPr>
          <w:t>a</w:t>
        </w:r>
      </w:ins>
      <w:r>
        <w:rPr>
          <w:rFonts w:eastAsiaTheme="minorEastAsia"/>
        </w:rPr>
        <w:t xml:space="preserv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proofErr w:type="spellStart"/>
      <w:r>
        <w:rPr>
          <w:rFonts w:eastAsiaTheme="minorEastAsia"/>
        </w:rPr>
        <w:t>Kooijman</w:t>
      </w:r>
      <w:proofErr w:type="spellEnd"/>
      <w:r>
        <w:rPr>
          <w:rFonts w:eastAsiaTheme="minorEastAsia"/>
        </w:rPr>
        <w:t xml:space="preserve"> 2010</w:t>
      </w:r>
      <w:r w:rsidR="00EA1319">
        <w:rPr>
          <w:rFonts w:eastAsiaTheme="minorEastAsia"/>
        </w:rPr>
        <w:t>a</w:t>
      </w:r>
      <w:r>
        <w:rPr>
          <w:rFonts w:eastAsiaTheme="minorEastAsia"/>
        </w:rPr>
        <w:t>)</w:t>
      </w:r>
      <w:del w:id="328" w:author="Schwemmer, Teresa" w:date="2024-06-30T12:56:00Z" w16du:dateUtc="2024-06-30T16:56:00Z">
        <w:r w:rsidDel="00B973A8">
          <w:rPr>
            <w:rFonts w:eastAsiaTheme="minorEastAsia"/>
          </w:rPr>
          <w:delText>)</w:delText>
        </w:r>
      </w:del>
      <w:r>
        <w:rPr>
          <w:rFonts w:eastAsiaTheme="minorEastAsia"/>
        </w:rPr>
        <w:t>,</w:t>
      </w:r>
      <w:del w:id="329" w:author="Schwemmer, Teresa" w:date="2024-06-30T12:56:00Z" w16du:dateUtc="2024-06-30T16:56:00Z">
        <w:r w:rsidDel="00B973A8">
          <w:rPr>
            <w:rFonts w:eastAsiaTheme="minorEastAsia"/>
          </w:rPr>
          <w:delText xml:space="preserve"> </w:delText>
        </w:r>
      </w:del>
      <w:r>
        <w:rPr>
          <w:rFonts w:eastAsiaTheme="minorEastAsia"/>
        </w:rPr>
        <w:t xml:space="preserve"> </w:t>
      </w:r>
      <w:proofErr w:type="spellStart"/>
      <w:r w:rsidRPr="00906195">
        <w:rPr>
          <w:rFonts w:eastAsiaTheme="minorEastAsia"/>
          <w:i/>
        </w:rPr>
        <w:t>j</w:t>
      </w:r>
      <w:r>
        <w:rPr>
          <w:rFonts w:eastAsiaTheme="minorEastAsia"/>
          <w:vertAlign w:val="subscript"/>
        </w:rPr>
        <w:t>d</w:t>
      </w:r>
      <w:proofErr w:type="spellEnd"/>
      <w:r>
        <w:rPr>
          <w:rFonts w:eastAsiaTheme="minorEastAsia"/>
          <w:vertAlign w:val="subscript"/>
        </w:rPr>
        <w:t xml:space="preserve"> </w:t>
      </w:r>
      <w:r w:rsidR="00290591">
        <w:t xml:space="preserve">has the same form as </w:t>
      </w:r>
      <w:r w:rsidR="00906195">
        <w:t>E</w:t>
      </w:r>
      <w:r w:rsidR="00290591">
        <w:t>quation (</w:t>
      </w:r>
      <w:ins w:id="330" w:author="Schwemmer, Teresa" w:date="2024-06-30T12:58:00Z" w16du:dateUtc="2024-06-30T16:58:00Z">
        <w:r w:rsidR="00B973A8">
          <w:t>5</w:t>
        </w:r>
      </w:ins>
      <w:del w:id="331" w:author="Schwemmer, Teresa" w:date="2024-06-30T12:58:00Z" w16du:dateUtc="2024-06-30T16:58:00Z">
        <w:r w:rsidR="00290591" w:rsidDel="00B973A8">
          <w:delText>3</w:delText>
        </w:r>
      </w:del>
      <w:r w:rsidR="00290591">
        <w:t xml:space="preserve">). </w:t>
      </w:r>
      <w:r w:rsidR="00584249">
        <w:t xml:space="preserve">If damage production is quickly balanced by repair or mitigation, then fluxes that decrease through hypoxia will again be reduced by the factor given by </w:t>
      </w:r>
      <w:r w:rsidR="00906195">
        <w:t>E</w:t>
      </w:r>
      <w:r w:rsidR="00584249">
        <w:t>quation (</w:t>
      </w:r>
      <w:ins w:id="332" w:author="Schwemmer, Teresa" w:date="2024-06-30T12:58:00Z" w16du:dateUtc="2024-06-30T16:58:00Z">
        <w:r w:rsidR="00B973A8">
          <w:t>7</w:t>
        </w:r>
      </w:ins>
      <w:del w:id="333" w:author="Schwemmer, Teresa" w:date="2024-06-30T12:58:00Z" w16du:dateUtc="2024-06-30T16:58:00Z">
        <w:r w:rsidR="00584249" w:rsidDel="00B973A8">
          <w:delText>5</w:delText>
        </w:r>
      </w:del>
      <w:r w:rsidR="00584249">
        <w:t>).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equivalent to that of noncompetitive inhibition (Muller et al., 2019). </w:t>
      </w:r>
      <w:r w:rsidR="00F2594A">
        <w:rPr>
          <w:rFonts w:eastAsiaTheme="minorEastAsia"/>
        </w:rPr>
        <w:lastRenderedPageBreak/>
        <w:t xml:space="preserve">Further </w:t>
      </w:r>
      <w:proofErr w:type="spellStart"/>
      <w:r w:rsidR="00F2594A">
        <w:rPr>
          <w:rFonts w:eastAsiaTheme="minorEastAsia"/>
        </w:rPr>
        <w:t>submodels</w:t>
      </w:r>
      <w:proofErr w:type="spellEnd"/>
      <w:r w:rsidR="00F2594A">
        <w:rPr>
          <w:rFonts w:eastAsiaTheme="minorEastAsia"/>
        </w:rPr>
        <w:t xml:space="preserve"> relating damage to rates that may increase in response to hypoxia (e.g. maintenance and mortality) are needed to derive functional forms for appropriate conversion factors here. Absent information to support such </w:t>
      </w:r>
      <w:proofErr w:type="spellStart"/>
      <w:r w:rsidR="00F2594A">
        <w:rPr>
          <w:rFonts w:eastAsiaTheme="minorEastAsia"/>
        </w:rPr>
        <w:t>submodels</w:t>
      </w:r>
      <w:proofErr w:type="spellEnd"/>
      <w:r w:rsidR="00F2594A">
        <w:rPr>
          <w:rFonts w:eastAsiaTheme="minorEastAsia"/>
        </w:rPr>
        <w:t xml:space="preserve">,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w:t>
      </w:r>
      <w:ins w:id="334" w:author="Schwemmer, Teresa" w:date="2024-06-30T13:00:00Z" w16du:dateUtc="2024-06-30T17:00:00Z">
        <w:r w:rsidR="00B973A8">
          <w:rPr>
            <w:rFonts w:eastAsiaTheme="minorEastAsia"/>
          </w:rPr>
          <w:t>7</w:t>
        </w:r>
      </w:ins>
      <w:del w:id="335" w:author="Schwemmer, Teresa" w:date="2024-06-30T13:00:00Z" w16du:dateUtc="2024-06-30T17:00:00Z">
        <w:r w:rsidR="00F2594A" w:rsidDel="00B973A8">
          <w:rPr>
            <w:rFonts w:eastAsiaTheme="minorEastAsia"/>
          </w:rPr>
          <w:delText>5</w:delText>
        </w:r>
      </w:del>
      <w:r w:rsidR="00F2594A">
        <w:rPr>
          <w:rFonts w:eastAsiaTheme="minorEastAsia"/>
        </w:rPr>
        <w:t>).</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03AC2F5A"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336"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w:t>
      </w:r>
      <w:del w:id="337" w:author="Schwemmer, Teresa" w:date="2024-07-01T12:59:00Z" w16du:dateUtc="2024-07-01T16:59:00Z">
        <w:r w:rsidRPr="00985FFB" w:rsidDel="008E6664">
          <w:rPr>
            <w:rFonts w:eastAsiaTheme="minorEastAsia"/>
          </w:rPr>
          <w:delText xml:space="preserve">are </w:delText>
        </w:r>
      </w:del>
      <w:del w:id="338" w:author="Schwemmer, Teresa" w:date="2024-07-01T12:52:00Z" w16du:dateUtc="2024-07-01T16:52:00Z">
        <w:r w:rsidRPr="00985FFB" w:rsidDel="008E6664">
          <w:rPr>
            <w:rFonts w:eastAsiaTheme="minorEastAsia"/>
          </w:rPr>
          <w:delText>multiplied together</w:delText>
        </w:r>
      </w:del>
      <w:ins w:id="339" w:author="Schwemmer, Teresa" w:date="2024-07-01T12:52:00Z" w16du:dateUtc="2024-07-01T16:52:00Z">
        <w:r w:rsidR="008E6664">
          <w:rPr>
            <w:rFonts w:eastAsiaTheme="minorEastAsia"/>
          </w:rPr>
          <w:t xml:space="preserve">both </w:t>
        </w:r>
      </w:ins>
      <w:ins w:id="340" w:author="Schwemmer, Teresa" w:date="2024-07-01T12:59:00Z" w16du:dateUtc="2024-07-01T16:59:00Z">
        <w:r w:rsidR="008E6664">
          <w:rPr>
            <w:rFonts w:eastAsiaTheme="minorEastAsia"/>
          </w:rPr>
          <w:t>contribute</w:t>
        </w:r>
      </w:ins>
      <w:r w:rsidRPr="00985FFB">
        <w:rPr>
          <w:rFonts w:eastAsiaTheme="minorEastAsia"/>
        </w:rPr>
        <w:t xml:space="preserve"> to</w:t>
      </w:r>
      <w:del w:id="341" w:author="Schwemmer, Teresa" w:date="2024-07-01T12:59:00Z" w16du:dateUtc="2024-07-01T16:59:00Z">
        <w:r w:rsidRPr="00985FFB" w:rsidDel="008E6664">
          <w:rPr>
            <w:rFonts w:eastAsiaTheme="minorEastAsia"/>
          </w:rPr>
          <w:delText xml:space="preserve"> obtain</w:delText>
        </w:r>
      </w:del>
      <w:r w:rsidRPr="00985FFB">
        <w:rPr>
          <w:rFonts w:eastAsiaTheme="minorEastAsia"/>
        </w:rPr>
        <w:t xml:space="preserve">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del w:id="342" w:author="Schwemmer, Teresa" w:date="2024-07-01T12:59:00Z" w16du:dateUtc="2024-07-01T16:59:00Z">
        <w:r w:rsidRPr="00985FFB" w:rsidDel="008E6664">
          <w:rPr>
            <w:rFonts w:eastAsiaTheme="minorEastAsia"/>
          </w:rPr>
          <w:delText>cannot be fully separated</w:delText>
        </w:r>
      </w:del>
      <w:ins w:id="343" w:author="Schwemmer, Teresa" w:date="2024-07-01T12:59:00Z" w16du:dateUtc="2024-07-01T16:59:00Z">
        <w:r w:rsidR="008E6664">
          <w:rPr>
            <w:rFonts w:eastAsiaTheme="minorEastAsia"/>
          </w:rPr>
          <w:t xml:space="preserve">are difficult to disentangle, particularly when </w:t>
        </w:r>
      </w:ins>
      <w:ins w:id="344" w:author="Schwemmer, Teresa" w:date="2024-07-01T13:00:00Z" w16du:dateUtc="2024-07-01T17:00:00Z">
        <w:r w:rsidR="008E6664">
          <w:rPr>
            <w:rFonts w:eastAsiaTheme="minorEastAsia"/>
            <w:i/>
            <w:iCs/>
          </w:rPr>
          <w:t>J</w:t>
        </w:r>
        <w:r w:rsidR="008E6664">
          <w:rPr>
            <w:rFonts w:eastAsiaTheme="minorEastAsia"/>
            <w:i/>
            <w:iCs/>
            <w:vertAlign w:val="subscript"/>
          </w:rPr>
          <w:t>M</w:t>
        </w:r>
        <w:r w:rsidR="008E6664">
          <w:rPr>
            <w:rFonts w:eastAsiaTheme="minorEastAsia"/>
          </w:rPr>
          <w:t xml:space="preserve"> is very small as in the early life stages</w:t>
        </w:r>
      </w:ins>
      <w:r w:rsidRPr="00985FFB">
        <w:rPr>
          <w:rFonts w:eastAsiaTheme="minorEastAsia"/>
        </w:rPr>
        <w:t>.</w:t>
      </w:r>
      <w:bookmarkEnd w:id="336"/>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2E8BDD50"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del w:id="345" w:author="Schwemmer, Teresa" w:date="2024-07-01T10:31:00Z" w16du:dateUtc="2024-07-01T14:31:00Z">
        <w:r w:rsidR="003557B4" w:rsidDel="00191319">
          <w:rPr>
            <w:rFonts w:eastAsiaTheme="minorEastAsia"/>
          </w:rPr>
          <w:delText>6</w:delText>
        </w:r>
      </w:del>
      <w:ins w:id="346" w:author="Schwemmer, Teresa" w:date="2024-07-01T10:31:00Z" w16du:dateUtc="2024-07-01T14:31:00Z">
        <w:r w:rsidR="00191319">
          <w:rPr>
            <w:rFonts w:eastAsiaTheme="minorEastAsia"/>
          </w:rPr>
          <w:t>8</w:t>
        </w:r>
      </w:ins>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proofErr w:type="gram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proofErr w:type="gramEnd"/>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w:t>
      </w:r>
      <w:r w:rsidRPr="00985FFB">
        <w:rPr>
          <w:rFonts w:eastAsiaTheme="minorEastAsia"/>
        </w:rPr>
        <w:lastRenderedPageBreak/>
        <w:t xml:space="preserve">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347" w:name="_Toc131592464"/>
      <w:bookmarkStart w:id="348" w:name="_Hlk159525055"/>
      <w:r w:rsidRPr="00C76DD0">
        <w:rPr>
          <w:b/>
          <w:bCs/>
        </w:rPr>
        <w:t>Results</w:t>
      </w:r>
      <w:bookmarkEnd w:id="347"/>
    </w:p>
    <w:p w14:paraId="6DA80285" w14:textId="68D8C257" w:rsidR="005F4420" w:rsidRPr="00C76DD0" w:rsidRDefault="005F4420" w:rsidP="00695D1E">
      <w:pPr>
        <w:pStyle w:val="TS"/>
        <w:numPr>
          <w:ilvl w:val="1"/>
          <w:numId w:val="10"/>
        </w:numPr>
        <w:spacing w:line="360" w:lineRule="auto"/>
        <w:ind w:left="450" w:hanging="450"/>
        <w:rPr>
          <w:i/>
          <w:iCs/>
        </w:rPr>
      </w:pPr>
      <w:bookmarkStart w:id="349" w:name="_Toc131592465"/>
      <w:proofErr w:type="spellStart"/>
      <w:r w:rsidRPr="00C76DD0">
        <w:rPr>
          <w:i/>
          <w:iCs/>
        </w:rPr>
        <w:t>DEBkiss</w:t>
      </w:r>
      <w:proofErr w:type="spellEnd"/>
      <w:r w:rsidRPr="00C76DD0">
        <w:rPr>
          <w:i/>
          <w:iCs/>
        </w:rPr>
        <w:t xml:space="preserve"> </w:t>
      </w:r>
      <w:ins w:id="350" w:author="Schwemmer, Teresa" w:date="2024-06-30T12:25:00Z" w16du:dateUtc="2024-06-30T16:25:00Z">
        <w:r w:rsidR="00FB41C5">
          <w:rPr>
            <w:i/>
            <w:iCs/>
          </w:rPr>
          <w:t>m</w:t>
        </w:r>
      </w:ins>
      <w:del w:id="351" w:author="Schwemmer, Teresa" w:date="2024-06-30T12:25:00Z" w16du:dateUtc="2024-06-30T16:25:00Z">
        <w:r w:rsidRPr="00C76DD0" w:rsidDel="00FB41C5">
          <w:rPr>
            <w:i/>
            <w:iCs/>
          </w:rPr>
          <w:delText>M</w:delText>
        </w:r>
      </w:del>
      <w:r w:rsidRPr="00C76DD0">
        <w:rPr>
          <w:i/>
          <w:iCs/>
        </w:rPr>
        <w:t>odel</w:t>
      </w:r>
      <w:bookmarkEnd w:id="349"/>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 xml:space="preserve">value much lower than 0.8, which is the value suggested by Jager (2018) and has been applied in </w:t>
      </w:r>
      <w:proofErr w:type="spellStart"/>
      <w:r w:rsidR="00E41A83">
        <w:t>DEBkiss</w:t>
      </w:r>
      <w:proofErr w:type="spellEnd"/>
      <w:r w:rsidR="00E41A83">
        <w:t xml:space="preserve"> models</w:t>
      </w:r>
      <w:r w:rsidR="00EE3C97">
        <w:t xml:space="preserve"> of other species</w:t>
      </w:r>
      <w:r w:rsidR="00E41A83">
        <w:t xml:space="preserve"> (e.g. Jager et al., 2018; </w:t>
      </w:r>
      <w:r w:rsidR="00EE3C97">
        <w:t>Hamda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lastRenderedPageBreak/>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fits to data for four state variables. </w:t>
      </w:r>
      <w:r w:rsidRPr="00985FFB">
        <w:t xml:space="preserve">Predicted (lines) and observed data (dots) for the </w:t>
      </w:r>
      <w:proofErr w:type="spellStart"/>
      <w:r w:rsidRPr="00985FFB">
        <w:t>DEBkiss</w:t>
      </w:r>
      <w:proofErr w:type="spellEnd"/>
      <w:r w:rsidRPr="00985FFB">
        <w:t xml:space="preserve"> model of </w:t>
      </w:r>
      <w:r w:rsidRPr="00985FFB">
        <w:rPr>
          <w:i/>
          <w:iCs/>
        </w:rPr>
        <w:t xml:space="preserve">M. </w:t>
      </w:r>
      <w:proofErr w:type="spellStart"/>
      <w:r w:rsidRPr="00985FFB">
        <w:rPr>
          <w:i/>
          <w:iCs/>
        </w:rPr>
        <w:t>menidia</w:t>
      </w:r>
      <w:proofErr w:type="spellEnd"/>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54A04FD2" w:rsidR="005F4420" w:rsidRPr="00C76DD0" w:rsidRDefault="005F4420" w:rsidP="00695D1E">
      <w:pPr>
        <w:pStyle w:val="TS"/>
        <w:numPr>
          <w:ilvl w:val="1"/>
          <w:numId w:val="10"/>
        </w:numPr>
        <w:spacing w:line="360" w:lineRule="auto"/>
        <w:ind w:left="450" w:hanging="450"/>
        <w:rPr>
          <w:i/>
          <w:iCs/>
        </w:rPr>
      </w:pPr>
      <w:bookmarkStart w:id="352" w:name="_Toc131592466"/>
      <w:r w:rsidRPr="00C76DD0">
        <w:rPr>
          <w:i/>
          <w:iCs/>
        </w:rPr>
        <w:t>Hypoxia</w:t>
      </w:r>
      <w:bookmarkEnd w:id="352"/>
      <w:r w:rsidR="00B22DDA">
        <w:rPr>
          <w:i/>
          <w:iCs/>
        </w:rPr>
        <w:t xml:space="preserve"> </w:t>
      </w:r>
      <w:ins w:id="353" w:author="Schwemmer, Teresa" w:date="2024-06-30T12:25:00Z" w16du:dateUtc="2024-06-30T16:25:00Z">
        <w:r w:rsidR="00FB41C5">
          <w:rPr>
            <w:i/>
            <w:iCs/>
          </w:rPr>
          <w:t>e</w:t>
        </w:r>
      </w:ins>
      <w:del w:id="354" w:author="Schwemmer, Teresa" w:date="2024-06-30T12:25:00Z" w16du:dateUtc="2024-06-30T16:25:00Z">
        <w:r w:rsidR="00B22DDA" w:rsidDel="00FB41C5">
          <w:rPr>
            <w:i/>
            <w:iCs/>
          </w:rPr>
          <w:delText>E</w:delText>
        </w:r>
      </w:del>
      <w:r w:rsidR="00B22DDA">
        <w:rPr>
          <w:i/>
          <w:iCs/>
        </w:rPr>
        <w:t>ffects</w:t>
      </w:r>
    </w:p>
    <w:p w14:paraId="3B90753B" w14:textId="4FF387A7"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w:t>
      </w:r>
      <w:ins w:id="355" w:author="Schwemmer, Teresa" w:date="2024-07-01T00:26:00Z" w16du:dateUtc="2024-07-01T04:26:00Z">
        <w:r w:rsidR="007D7871">
          <w:t>de</w:t>
        </w:r>
      </w:ins>
      <w:del w:id="356" w:author="Schwemmer, Teresa" w:date="2024-07-01T00:26:00Z" w16du:dateUtc="2024-07-01T04:26:00Z">
        <w:r w:rsidR="002D0A78" w:rsidRPr="00985FFB" w:rsidDel="007D7871">
          <w:delText>in</w:delText>
        </w:r>
      </w:del>
      <w:r w:rsidR="002D0A78" w:rsidRPr="00985FFB">
        <w:t xml:space="preserve">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 xml:space="preserve">M. </w:t>
      </w:r>
      <w:proofErr w:type="spellStart"/>
      <w:r w:rsidR="002D0A78" w:rsidRPr="00985FFB">
        <w:rPr>
          <w:i/>
          <w:iCs/>
        </w:rPr>
        <w:t>menidia</w:t>
      </w:r>
      <w:proofErr w:type="spellEnd"/>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w:t>
      </w:r>
      <w:r w:rsidR="002D0A78" w:rsidRPr="00985FFB">
        <w:lastRenderedPageBreak/>
        <w:t>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proofErr w:type="spellStart"/>
      <w:r w:rsidR="00520B64">
        <w:rPr>
          <w:i/>
          <w:iCs/>
        </w:rPr>
        <w:t>y</w:t>
      </w:r>
      <w:r w:rsidR="00520B64">
        <w:rPr>
          <w:i/>
          <w:iCs/>
          <w:vertAlign w:val="subscript"/>
        </w:rPr>
        <w:t>VA</w:t>
      </w:r>
      <w:proofErr w:type="spellEnd"/>
      <w:r w:rsidR="00520B64">
        <w:t xml:space="preserve">, </w:t>
      </w:r>
      <w:proofErr w:type="spellStart"/>
      <w:r w:rsidR="00520B64" w:rsidRPr="00985FFB">
        <w:rPr>
          <w:rFonts w:cs="Times New Roman"/>
          <w:i/>
          <w:iCs/>
        </w:rPr>
        <w:t>μ</w:t>
      </w:r>
      <w:r w:rsidR="00520B64" w:rsidRPr="00985FFB">
        <w:rPr>
          <w:i/>
          <w:iCs/>
          <w:vertAlign w:val="subscript"/>
        </w:rPr>
        <w:t>emb</w:t>
      </w:r>
      <w:proofErr w:type="spellEnd"/>
      <w:r w:rsidR="00520B64">
        <w:t>,</w:t>
      </w:r>
      <w:r w:rsidR="00520B64" w:rsidRPr="00985FFB">
        <w:t xml:space="preserve"> and </w:t>
      </w:r>
      <w:proofErr w:type="spellStart"/>
      <w:r w:rsidR="00520B64" w:rsidRPr="00985FFB">
        <w:rPr>
          <w:rFonts w:cs="Times New Roman"/>
          <w:i/>
          <w:iCs/>
        </w:rPr>
        <w:t>μ</w:t>
      </w:r>
      <w:r w:rsidR="00520B64" w:rsidRPr="00985FFB">
        <w:rPr>
          <w:i/>
          <w:iCs/>
          <w:vertAlign w:val="subscript"/>
        </w:rPr>
        <w:t>lar</w:t>
      </w:r>
      <w:proofErr w:type="spellEnd"/>
      <w:r w:rsidR="00520B64">
        <w:t xml:space="preserve"> als</w:t>
      </w:r>
      <w:r w:rsidR="002D0A78" w:rsidRPr="00985FFB">
        <w:t xml:space="preserve">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357"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proofErr w:type="spellStart"/>
            <w:r w:rsidRPr="00985FFB">
              <w:rPr>
                <w:b/>
                <w:bCs/>
                <w:szCs w:val="24"/>
              </w:rPr>
              <w:t>AICc</w:t>
            </w:r>
            <w:proofErr w:type="spellEnd"/>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proofErr w:type="spellStart"/>
            <w:r w:rsidRPr="00985FFB">
              <w:rPr>
                <w:rFonts w:cs="Times New Roman"/>
                <w:b/>
                <w:bCs/>
              </w:rPr>
              <w:t>Δ</w:t>
            </w:r>
            <w:r w:rsidRPr="00985FFB">
              <w:rPr>
                <w:b/>
                <w:bCs/>
              </w:rPr>
              <w:t>AICc</w:t>
            </w:r>
            <w:proofErr w:type="spellEnd"/>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proofErr w:type="spellStart"/>
            <w:r w:rsidRPr="00CC7C5F">
              <w:rPr>
                <w:b/>
                <w:bCs/>
                <w:i/>
                <w:iCs/>
                <w:szCs w:val="24"/>
              </w:rPr>
              <w:t>y</w:t>
            </w:r>
            <w:r w:rsidRPr="00CC7C5F">
              <w:rPr>
                <w:b/>
                <w:bCs/>
                <w:i/>
                <w:iCs/>
                <w:szCs w:val="24"/>
                <w:vertAlign w:val="subscript"/>
              </w:rPr>
              <w:t>VA</w:t>
            </w:r>
            <w:proofErr w:type="spellEnd"/>
            <w:r w:rsidRPr="00CC7C5F">
              <w:rPr>
                <w:b/>
                <w:bCs/>
                <w:i/>
                <w:iCs/>
                <w:szCs w:val="24"/>
              </w:rPr>
              <w:t xml:space="preserve"> </w:t>
            </w:r>
            <w:r w:rsidRPr="00CC7C5F">
              <w:rPr>
                <w:b/>
                <w:bCs/>
                <w:szCs w:val="24"/>
              </w:rPr>
              <w:t>+</w:t>
            </w:r>
            <w:r w:rsidRPr="00CC7C5F">
              <w:rPr>
                <w:rFonts w:cs="Times New Roman"/>
                <w:b/>
                <w:bCs/>
                <w:i/>
                <w:iCs/>
                <w:szCs w:val="24"/>
              </w:rPr>
              <w:t xml:space="preserve"> </w:t>
            </w:r>
            <w:proofErr w:type="spellStart"/>
            <w:r w:rsidRPr="00CC7C5F">
              <w:rPr>
                <w:rFonts w:cs="Times New Roman"/>
                <w:b/>
                <w:bCs/>
                <w:i/>
                <w:iCs/>
                <w:szCs w:val="24"/>
              </w:rPr>
              <w:t>μ</w:t>
            </w:r>
            <w:r w:rsidRPr="00CC7C5F">
              <w:rPr>
                <w:b/>
                <w:bCs/>
                <w:i/>
                <w:iCs/>
                <w:szCs w:val="24"/>
                <w:vertAlign w:val="subscript"/>
              </w:rPr>
              <w:t>emb</w:t>
            </w:r>
            <w:proofErr w:type="spellEnd"/>
            <w:r w:rsidRPr="00CC7C5F">
              <w:rPr>
                <w:b/>
                <w:bCs/>
                <w:szCs w:val="24"/>
              </w:rPr>
              <w:t xml:space="preserve"> + </w:t>
            </w:r>
            <w:proofErr w:type="spellStart"/>
            <w:r w:rsidRPr="00CC7C5F">
              <w:rPr>
                <w:rFonts w:cs="Times New Roman"/>
                <w:b/>
                <w:bCs/>
                <w:i/>
                <w:iCs/>
                <w:szCs w:val="24"/>
              </w:rPr>
              <w:t>μ</w:t>
            </w:r>
            <w:r w:rsidRPr="00CC7C5F">
              <w:rPr>
                <w:rFonts w:cs="Times New Roman"/>
                <w:b/>
                <w:bCs/>
                <w:i/>
                <w:iCs/>
                <w:szCs w:val="24"/>
                <w:vertAlign w:val="subscript"/>
              </w:rPr>
              <w:t>lar</w:t>
            </w:r>
            <w:proofErr w:type="spellEnd"/>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w:t>
      </w:r>
      <w:proofErr w:type="spellStart"/>
      <w:r w:rsidRPr="00985FFB">
        <w:t>AICc</w:t>
      </w:r>
      <w:proofErr w:type="spellEnd"/>
      <w:r>
        <w:t xml:space="preserve">, </w:t>
      </w:r>
      <w:proofErr w:type="spellStart"/>
      <w:r w:rsidRPr="00985FFB">
        <w:rPr>
          <w:rFonts w:cs="Times New Roman"/>
        </w:rPr>
        <w:t>Δ</w:t>
      </w:r>
      <w:r w:rsidRPr="00985FFB">
        <w:t>AICc</w:t>
      </w:r>
      <w:proofErr w:type="spellEnd"/>
      <w:r>
        <w:t>,</w:t>
      </w:r>
      <w:r w:rsidRPr="00985FFB">
        <w:t xml:space="preserve"> and Akaike weights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t>were calculated with</w:t>
      </w:r>
      <w:r w:rsidRPr="00985FFB">
        <w:t xml:space="preserve"> </w:t>
      </w:r>
      <w:proofErr w:type="spellStart"/>
      <w:r w:rsidRPr="00985FFB">
        <w:t>AICc</w:t>
      </w:r>
      <w:r w:rsidRPr="00985FFB">
        <w:rPr>
          <w:vertAlign w:val="subscript"/>
        </w:rPr>
        <w:t>min</w:t>
      </w:r>
      <w:proofErr w:type="spellEnd"/>
      <w:r w:rsidRPr="00985FFB">
        <w:t xml:space="preserve"> = </w:t>
      </w:r>
      <w:r>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357"/>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 xml:space="preserve">Best fit of </w:t>
      </w:r>
      <w:proofErr w:type="spellStart"/>
      <w:r w:rsidRPr="00F51D25">
        <w:rPr>
          <w:b/>
          <w:bCs/>
        </w:rPr>
        <w:t>DEBkiss</w:t>
      </w:r>
      <w:proofErr w:type="spellEnd"/>
      <w:r w:rsidRPr="00F51D25">
        <w:rPr>
          <w:b/>
          <w:bCs/>
        </w:rPr>
        <w:t xml:space="preserve">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w:t>
      </w:r>
      <w:r w:rsidR="00C26F45">
        <w:lastRenderedPageBreak/>
        <w:t xml:space="preserve">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348"/>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358" w:name="_Toc131592468"/>
      <w:r w:rsidRPr="00C76DD0">
        <w:rPr>
          <w:b/>
          <w:bCs/>
        </w:rPr>
        <w:t>Discussion</w:t>
      </w:r>
      <w:bookmarkEnd w:id="358"/>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 xml:space="preserve">M. </w:t>
      </w:r>
      <w:proofErr w:type="spellStart"/>
      <w:r w:rsidRPr="00985FFB">
        <w:rPr>
          <w:i/>
          <w:iCs/>
        </w:rPr>
        <w:t>menidia</w:t>
      </w:r>
      <w:proofErr w:type="spellEnd"/>
      <w:r w:rsidRPr="00985FFB">
        <w:t xml:space="preserve">. </w:t>
      </w:r>
      <w:r w:rsidR="00A93957">
        <w:rPr>
          <w:rFonts w:cs="Times New Roman"/>
        </w:rPr>
        <w:t xml:space="preserve">In comparing combinations of </w:t>
      </w:r>
      <w:proofErr w:type="spellStart"/>
      <w:r w:rsidR="00A93957">
        <w:rPr>
          <w:rFonts w:cs="Times New Roman"/>
        </w:rPr>
        <w:t>DEBkiss</w:t>
      </w:r>
      <w:proofErr w:type="spellEnd"/>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04070703"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proofErr w:type="spellStart"/>
      <w:r w:rsidRPr="005F2A2F">
        <w:rPr>
          <w:i/>
          <w:iCs/>
        </w:rPr>
        <w:t>menidia</w:t>
      </w:r>
      <w:proofErr w:type="spellEnd"/>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w:t>
      </w:r>
      <w:proofErr w:type="spellStart"/>
      <w:r w:rsidR="00B23D3B">
        <w:rPr>
          <w:rFonts w:cs="Times New Roman"/>
        </w:rPr>
        <w:t>DEBkiss</w:t>
      </w:r>
      <w:proofErr w:type="spellEnd"/>
      <w:r w:rsidR="00B23D3B">
        <w:rPr>
          <w:rFonts w:cs="Times New Roman"/>
        </w:rPr>
        <w:t xml:space="preserve"> model in that</w:t>
      </w:r>
      <w:r w:rsidR="002D0A78" w:rsidRPr="00985FFB">
        <w:rPr>
          <w:rFonts w:cs="Times New Roman"/>
        </w:rPr>
        <w:t xml:space="preserve"> both parameters are used to calculate predicted growth and egg buffer depletion. </w:t>
      </w:r>
      <w:del w:id="359" w:author="Schwemmer, Teresa" w:date="2024-07-01T16:06:00Z" w16du:dateUtc="2024-07-01T20:06:00Z">
        <w:r w:rsidR="00B23D3B" w:rsidDel="00F9361E">
          <w:rPr>
            <w:rFonts w:cs="Times New Roman"/>
          </w:rPr>
          <w:delText xml:space="preserve">In our implementation of hypoxia effects on SUs, these two parameters are </w:delText>
        </w:r>
        <w:r w:rsidR="00FF09CE" w:rsidDel="00F9361E">
          <w:rPr>
            <w:rFonts w:cs="Times New Roman"/>
          </w:rPr>
          <w:delText>assumed to be impacted by</w:delText>
        </w:r>
        <w:r w:rsidR="00B23D3B" w:rsidDel="00F9361E">
          <w:rPr>
            <w:rFonts w:cs="Times New Roman"/>
          </w:rPr>
          <w:delText xml:space="preserve"> different </w:delText>
        </w:r>
        <w:r w:rsidR="00EC1B52" w:rsidDel="00F9361E">
          <w:rPr>
            <w:rFonts w:cs="Times New Roman"/>
          </w:rPr>
          <w:delText xml:space="preserve">molecular </w:delText>
        </w:r>
        <w:r w:rsidR="00B23D3B" w:rsidDel="00F9361E">
          <w:rPr>
            <w:rFonts w:cs="Times New Roman"/>
          </w:rPr>
          <w:delText xml:space="preserve">mechanisms but the same </w:delText>
        </w:r>
        <w:r w:rsidR="00EC1B52" w:rsidDel="00F9361E">
          <w:rPr>
            <w:rFonts w:cs="Times New Roman"/>
          </w:rPr>
          <w:delText xml:space="preserve">noncompetitive inhibition-based </w:delText>
        </w:r>
        <w:r w:rsidR="00B23D3B" w:rsidDel="00F9361E">
          <w:rPr>
            <w:rFonts w:cs="Times New Roman"/>
          </w:rPr>
          <w:delText xml:space="preserve">correction factor, due to the assumption that the maximum rate </w:delText>
        </w:r>
        <w:r w:rsidR="00EC1B52" w:rsidDel="00F9361E">
          <w:rPr>
            <w:rFonts w:cs="Times New Roman"/>
          </w:rPr>
          <w:delText xml:space="preserve">at which </w:delText>
        </w:r>
        <w:r w:rsidR="00B23D3B" w:rsidDel="00F9361E">
          <w:rPr>
            <w:rFonts w:cs="Times New Roman"/>
          </w:rPr>
          <w:delText xml:space="preserve">the SUs form product is much greater than the damage production rate (Muller et al., 2019). </w:delText>
        </w:r>
      </w:del>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 xml:space="preserve">(Kamler, 2008). </w:t>
      </w:r>
      <w:ins w:id="360" w:author="Schwemmer, Teresa" w:date="2024-07-01T16:08:00Z" w16du:dateUtc="2024-07-01T20:08:00Z">
        <w:r w:rsidR="00F9361E">
          <w:rPr>
            <w:rFonts w:cs="Times New Roman"/>
          </w:rPr>
          <w:t xml:space="preserve">Unlike assimilation, </w:t>
        </w:r>
      </w:ins>
      <w:del w:id="361" w:author="Schwemmer, Teresa" w:date="2024-07-01T16:08:00Z" w16du:dateUtc="2024-07-01T20:08:00Z">
        <w:r w:rsidR="009626F4" w:rsidDel="00F9361E">
          <w:rPr>
            <w:rFonts w:cs="Times New Roman"/>
          </w:rPr>
          <w:delText>However</w:delText>
        </w:r>
        <w:r w:rsidR="00EC1B52" w:rsidDel="00F9361E">
          <w:rPr>
            <w:rFonts w:cs="Times New Roman"/>
          </w:rPr>
          <w:delText>, t</w:delText>
        </w:r>
      </w:del>
      <w:r w:rsidR="00EC1B52">
        <w:rPr>
          <w:rFonts w:cs="Times New Roman"/>
        </w:rPr>
        <w:t xml:space="preserve">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w:t>
      </w:r>
      <w:ins w:id="362" w:author="Schwemmer, Teresa" w:date="2024-07-01T16:03:00Z" w16du:dateUtc="2024-07-01T20:03:00Z">
        <w:r w:rsidR="00E702F3">
          <w:rPr>
            <w:rFonts w:cs="Times New Roman"/>
          </w:rPr>
          <w:t xml:space="preserve">along far less efficient ATP production through anaerobic respiration and slower rates of tissue differentiation </w:t>
        </w:r>
      </w:ins>
      <w:del w:id="363" w:author="Schwemmer, Teresa" w:date="2024-07-01T16:02:00Z" w16du:dateUtc="2024-07-01T20:02:00Z">
        <w:r w:rsidR="00EC1B52" w:rsidDel="000510D7">
          <w:rPr>
            <w:rFonts w:cs="Times New Roman"/>
          </w:rPr>
          <w:delText xml:space="preserve">and </w:delText>
        </w:r>
        <w:r w:rsidR="00195F49" w:rsidDel="000510D7">
          <w:rPr>
            <w:rFonts w:cs="Times New Roman"/>
          </w:rPr>
          <w:delText>repairing the S</w:delText>
        </w:r>
        <w:r w:rsidR="00B43779" w:rsidDel="000510D7">
          <w:rPr>
            <w:rFonts w:cs="Times New Roman"/>
          </w:rPr>
          <w:delText>U</w:delText>
        </w:r>
        <w:r w:rsidR="00195F49" w:rsidDel="000510D7">
          <w:rPr>
            <w:rFonts w:cs="Times New Roman"/>
          </w:rPr>
          <w:delText xml:space="preserve"> incur</w:delText>
        </w:r>
        <w:r w:rsidR="00B43779" w:rsidDel="000510D7">
          <w:rPr>
            <w:rFonts w:cs="Times New Roman"/>
          </w:rPr>
          <w:delText>s</w:delText>
        </w:r>
        <w:r w:rsidR="00195F49" w:rsidDel="000510D7">
          <w:rPr>
            <w:rFonts w:cs="Times New Roman"/>
          </w:rPr>
          <w:delText xml:space="preserve"> additional maintenance costs</w:delText>
        </w:r>
        <w:r w:rsidR="009626F4" w:rsidDel="000510D7">
          <w:rPr>
            <w:rFonts w:cs="Times New Roman"/>
          </w:rPr>
          <w:delText xml:space="preserve"> compared to inhibition which requires no repair</w:delText>
        </w:r>
        <w:r w:rsidR="00195F49" w:rsidDel="000510D7">
          <w:rPr>
            <w:rFonts w:cs="Times New Roman"/>
          </w:rPr>
          <w:delText xml:space="preserve"> </w:delText>
        </w:r>
      </w:del>
      <w:r w:rsidR="00195F49">
        <w:rPr>
          <w:rFonts w:cs="Times New Roman"/>
        </w:rPr>
        <w:t>(</w:t>
      </w:r>
      <w:r w:rsidR="00195F49">
        <w:t xml:space="preserve">Bouma et al., 1994; </w:t>
      </w:r>
      <w:proofErr w:type="spellStart"/>
      <w:r w:rsidR="00195F49">
        <w:t>Kooijman</w:t>
      </w:r>
      <w:proofErr w:type="spellEnd"/>
      <w:r w:rsidR="00195F49">
        <w:t>, 2010</w:t>
      </w:r>
      <w:r w:rsidR="00BB1D9B">
        <w:t>a</w:t>
      </w:r>
      <w:r w:rsidR="00195F49">
        <w:t xml:space="preserve">; </w:t>
      </w:r>
      <w:r w:rsidR="00195F49">
        <w:rPr>
          <w:rFonts w:cs="Times New Roman"/>
        </w:rPr>
        <w:t>Muller et al., 2019</w:t>
      </w:r>
      <w:del w:id="364" w:author="Schwemmer, Teresa" w:date="2024-07-01T16:04:00Z" w16du:dateUtc="2024-07-01T20:04:00Z">
        <w:r w:rsidR="00195F49" w:rsidDel="00E702F3">
          <w:rPr>
            <w:rFonts w:cs="Times New Roman"/>
          </w:rPr>
          <w:delText>).</w:delText>
        </w:r>
        <w:r w:rsidR="002D0A78" w:rsidRPr="00985FFB" w:rsidDel="00E702F3">
          <w:rPr>
            <w:rFonts w:cs="Times New Roman"/>
          </w:rPr>
          <w:delText xml:space="preserve"> </w:delText>
        </w:r>
        <w:r w:rsidR="00DA7FBB" w:rsidDel="00E702F3">
          <w:rPr>
            <w:rFonts w:cs="Times New Roman"/>
          </w:rPr>
          <w:delText>C</w:delText>
        </w:r>
        <w:r w:rsidR="00DA7FBB" w:rsidRPr="00985FFB" w:rsidDel="00E702F3">
          <w:rPr>
            <w:rFonts w:cs="Times New Roman"/>
          </w:rPr>
          <w:delText>onversion efficienc</w:delText>
        </w:r>
        <w:r w:rsidR="00DA7FBB" w:rsidDel="00E702F3">
          <w:rPr>
            <w:rFonts w:cs="Times New Roman"/>
          </w:rPr>
          <w:delText>y</w:delText>
        </w:r>
        <w:r w:rsidR="00DA7FBB" w:rsidRPr="00985FFB" w:rsidDel="00E702F3">
          <w:rPr>
            <w:rFonts w:cs="Times New Roman"/>
          </w:rPr>
          <w:delText xml:space="preserve"> can </w:delText>
        </w:r>
        <w:r w:rsidR="00DA7FBB" w:rsidDel="00E702F3">
          <w:rPr>
            <w:rFonts w:cs="Times New Roman"/>
          </w:rPr>
          <w:delText xml:space="preserve">also </w:delText>
        </w:r>
        <w:r w:rsidR="00DA7FBB" w:rsidRPr="00985FFB" w:rsidDel="00E702F3">
          <w:rPr>
            <w:rFonts w:cs="Times New Roman"/>
          </w:rPr>
          <w:delText>be reduced by the far less efficient production of ATP through anaerobic respiration combined with slower rates of tissue differentiation.</w:delText>
        </w:r>
      </w:del>
      <w:r w:rsidR="00DA7FBB" w:rsidRPr="00985FFB">
        <w:rPr>
          <w:rFonts w:cs="Times New Roman"/>
        </w:rPr>
        <w:t xml:space="preserve">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w:t>
      </w:r>
      <w:r w:rsidR="00DA7FBB" w:rsidRPr="00985FFB">
        <w:rPr>
          <w:rFonts w:cs="Times New Roman"/>
        </w:rPr>
        <w:lastRenderedPageBreak/>
        <w:t xml:space="preserve">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 xml:space="preserve">M. </w:t>
      </w:r>
      <w:proofErr w:type="spellStart"/>
      <w:r w:rsidR="00DA7FBB" w:rsidRPr="00985FFB">
        <w:rPr>
          <w:rFonts w:cs="Times New Roman"/>
          <w:i/>
          <w:iCs/>
        </w:rPr>
        <w:t>menidia</w:t>
      </w:r>
      <w:proofErr w:type="spellEnd"/>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2247466D" w:rsidR="002D0A78" w:rsidRPr="0096400E" w:rsidRDefault="00B067C4" w:rsidP="00966BCC">
      <w:pPr>
        <w:pStyle w:val="TS"/>
        <w:spacing w:line="360" w:lineRule="auto"/>
        <w:ind w:firstLine="720"/>
        <w:rPr>
          <w:rFonts w:cs="Times New Roman"/>
        </w:rPr>
      </w:pPr>
      <w:r>
        <w:rPr>
          <w:rFonts w:cs="Times New Roman"/>
        </w:rPr>
        <w:t xml:space="preserve">While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xml:space="preserve"> is the best parameter to explain the hypoxia effects according to our model and </w:t>
      </w:r>
      <w:proofErr w:type="spellStart"/>
      <w:r w:rsidR="006252C4">
        <w:rPr>
          <w:rFonts w:cs="Times New Roman"/>
        </w:rPr>
        <w:t>AICc</w:t>
      </w:r>
      <w:proofErr w:type="spellEnd"/>
      <w:r w:rsidR="006252C4">
        <w:rPr>
          <w:rFonts w:cs="Times New Roman"/>
        </w:rPr>
        <w:t xml:space="preserve">,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effects. It is not possible to simultaneously estimate both parameters</w:t>
      </w:r>
      <w:ins w:id="365" w:author="Schwemmer, Teresa" w:date="2024-07-01T12:55:00Z" w16du:dateUtc="2024-07-01T16:55:00Z">
        <w:r w:rsidR="008E6664">
          <w:rPr>
            <w:rFonts w:cs="Times New Roman"/>
          </w:rPr>
          <w:t xml:space="preserve">, particularly when </w:t>
        </w:r>
        <w:r w:rsidR="008E6664">
          <w:rPr>
            <w:rFonts w:cs="Times New Roman"/>
            <w:i/>
            <w:iCs/>
          </w:rPr>
          <w:t>J</w:t>
        </w:r>
        <w:r w:rsidR="008E6664">
          <w:rPr>
            <w:rFonts w:cs="Times New Roman"/>
            <w:i/>
            <w:iCs/>
            <w:vertAlign w:val="subscript"/>
          </w:rPr>
          <w:t>M</w:t>
        </w:r>
        <w:r w:rsidR="008E6664">
          <w:rPr>
            <w:rFonts w:cs="Times New Roman"/>
          </w:rPr>
          <w:t xml:space="preserve"> </w:t>
        </w:r>
      </w:ins>
      <w:ins w:id="366" w:author="Schwemmer, Teresa" w:date="2024-07-01T12:56:00Z" w16du:dateUtc="2024-07-01T16:56:00Z">
        <w:r w:rsidR="008E6664">
          <w:rPr>
            <w:rFonts w:cs="Times New Roman"/>
          </w:rPr>
          <w:t>is negligible as in the early life stages and</w:t>
        </w:r>
      </w:ins>
      <w:del w:id="367" w:author="Schwemmer, Teresa" w:date="2024-07-01T12:55:00Z" w16du:dateUtc="2024-07-01T16:55:00Z">
        <w:r w:rsidR="00F47025" w:rsidDel="008E6664">
          <w:rPr>
            <w:rFonts w:cs="Times New Roman"/>
          </w:rPr>
          <w:delText xml:space="preserve"> as</w:delText>
        </w:r>
      </w:del>
      <w:r w:rsidR="00F47025">
        <w:rPr>
          <w:rFonts w:cs="Times New Roman"/>
        </w:rPr>
        <w:t xml:space="preserve"> </w:t>
      </w:r>
      <w:del w:id="368" w:author="Schwemmer, Teresa" w:date="2024-07-01T12:56:00Z" w16du:dateUtc="2024-07-01T16:56:00Z">
        <w:r w:rsidR="00F47025" w:rsidDel="008E6664">
          <w:rPr>
            <w:rFonts w:cs="Times New Roman"/>
          </w:rPr>
          <w:delText>their product is used</w:delText>
        </w:r>
      </w:del>
      <w:ins w:id="369" w:author="Schwemmer, Teresa" w:date="2024-07-01T12:56:00Z" w16du:dateUtc="2024-07-01T16:56:00Z">
        <w:r w:rsidR="008E6664">
          <w:rPr>
            <w:rFonts w:cs="Times New Roman"/>
          </w:rPr>
          <w:t xml:space="preserve"> </w:t>
        </w:r>
      </w:ins>
      <w:ins w:id="370" w:author="Schwemmer, Teresa" w:date="2024-07-01T12:57:00Z" w16du:dateUtc="2024-07-01T16:57:00Z">
        <w:r w:rsidR="008E6664">
          <w:rPr>
            <w:rFonts w:cs="Times New Roman"/>
            <w:i/>
            <w:iCs/>
          </w:rPr>
          <w:t>J</w:t>
        </w:r>
        <w:r w:rsidR="008E6664">
          <w:rPr>
            <w:rFonts w:cs="Times New Roman"/>
            <w:i/>
            <w:iCs/>
            <w:vertAlign w:val="superscript"/>
          </w:rPr>
          <w:t>a</w:t>
        </w:r>
        <w:r w:rsidR="008E6664">
          <w:rPr>
            <w:rFonts w:cs="Times New Roman"/>
            <w:i/>
            <w:iCs/>
            <w:vertAlign w:val="subscript"/>
          </w:rPr>
          <w:t>Am</w:t>
        </w:r>
        <w:r w:rsidR="008E6664">
          <w:rPr>
            <w:rFonts w:cs="Times New Roman"/>
          </w:rPr>
          <w:t xml:space="preserve"> and </w:t>
        </w:r>
        <w:proofErr w:type="spellStart"/>
        <w:r w:rsidR="008E6664">
          <w:rPr>
            <w:rFonts w:cs="Times New Roman"/>
            <w:i/>
            <w:iCs/>
          </w:rPr>
          <w:t>y</w:t>
        </w:r>
        <w:r w:rsidR="008E6664">
          <w:rPr>
            <w:rFonts w:cs="Times New Roman"/>
            <w:i/>
            <w:iCs/>
            <w:vertAlign w:val="subscript"/>
          </w:rPr>
          <w:t>VA</w:t>
        </w:r>
        <w:proofErr w:type="spellEnd"/>
        <w:r w:rsidR="008E6664">
          <w:rPr>
            <w:rFonts w:cs="Times New Roman"/>
          </w:rPr>
          <w:t xml:space="preserve"> are directly multiplied</w:t>
        </w:r>
      </w:ins>
      <w:r w:rsidR="00F47025">
        <w:rPr>
          <w:rFonts w:cs="Times New Roman"/>
        </w:rPr>
        <w:t xml:space="preserve">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w:t>
      </w:r>
      <w:ins w:id="371" w:author="Schwemmer, Teresa" w:date="2024-06-30T17:11:00Z" w16du:dateUtc="2024-06-30T21:11:00Z">
        <w:r w:rsidR="005A4988">
          <w:rPr>
            <w:rFonts w:cs="Times New Roman"/>
          </w:rPr>
          <w:t>all</w:t>
        </w:r>
      </w:ins>
      <w:del w:id="372" w:author="Schwemmer, Teresa" w:date="2024-06-30T17:11:00Z" w16du:dateUtc="2024-06-30T21:11:00Z">
        <w:r w:rsidR="002D0A78" w:rsidRPr="00985FFB" w:rsidDel="005A4988">
          <w:rPr>
            <w:rFonts w:cs="Times New Roman"/>
          </w:rPr>
          <w:delText>the</w:delText>
        </w:r>
      </w:del>
      <w:r w:rsidR="002D0A78" w:rsidRPr="00985FFB">
        <w:rPr>
          <w:rFonts w:cs="Times New Roman"/>
        </w:rPr>
        <w:t xml:space="preserv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 xml:space="preserve">M. </w:t>
      </w:r>
      <w:proofErr w:type="spellStart"/>
      <w:r w:rsidR="002D0A78" w:rsidRPr="00985FFB">
        <w:rPr>
          <w:rFonts w:cs="Times New Roman"/>
          <w:i/>
          <w:iCs/>
        </w:rPr>
        <w:t>menidia</w:t>
      </w:r>
      <w:proofErr w:type="spellEnd"/>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ins w:id="373" w:author="Schwemmer, Teresa" w:date="2024-06-30T10:19:00Z" w16du:dateUtc="2024-06-30T14:19:00Z">
        <w:r w:rsidR="00B11752">
          <w:rPr>
            <w:rFonts w:cs="Times New Roman"/>
          </w:rPr>
          <w:t xml:space="preserve">Future work examining the effects of hypoxia on </w:t>
        </w:r>
      </w:ins>
      <w:ins w:id="374" w:author="Schwemmer, Teresa" w:date="2024-06-30T10:20:00Z" w16du:dateUtc="2024-06-30T14:20:00Z">
        <w:r w:rsidR="00B11752">
          <w:rPr>
            <w:rFonts w:cs="Times New Roman"/>
          </w:rPr>
          <w:t>ingestion</w:t>
        </w:r>
      </w:ins>
      <w:ins w:id="375" w:author="Schwemmer, Teresa" w:date="2024-06-30T10:23:00Z" w16du:dateUtc="2024-06-30T14:23:00Z">
        <w:r w:rsidR="00B11752">
          <w:rPr>
            <w:rFonts w:cs="Times New Roman"/>
          </w:rPr>
          <w:t xml:space="preserve">, defecation, respiration, and growth </w:t>
        </w:r>
      </w:ins>
      <w:ins w:id="376" w:author="Schwemmer, Teresa" w:date="2024-06-30T10:20:00Z" w16du:dateUtc="2024-06-30T14:20:00Z">
        <w:r w:rsidR="00B11752">
          <w:rPr>
            <w:rFonts w:cs="Times New Roman"/>
          </w:rPr>
          <w:t>could help tease apart the relative contribution</w:t>
        </w:r>
      </w:ins>
      <w:ins w:id="377" w:author="Schwemmer, Teresa" w:date="2024-06-30T10:25:00Z" w16du:dateUtc="2024-06-30T14:25:00Z">
        <w:r w:rsidR="00B11752">
          <w:rPr>
            <w:rFonts w:cs="Times New Roman"/>
          </w:rPr>
          <w:t>s</w:t>
        </w:r>
      </w:ins>
      <w:ins w:id="378" w:author="Schwemmer, Teresa" w:date="2024-06-30T10:20:00Z" w16du:dateUtc="2024-06-30T14:20:00Z">
        <w:r w:rsidR="00B11752">
          <w:rPr>
            <w:rFonts w:cs="Times New Roman"/>
          </w:rPr>
          <w:t xml:space="preserve"> of </w:t>
        </w:r>
        <w:proofErr w:type="spellStart"/>
        <w:r w:rsidR="00B11752">
          <w:rPr>
            <w:rFonts w:cs="Times New Roman"/>
            <w:i/>
            <w:iCs/>
          </w:rPr>
          <w:t>y</w:t>
        </w:r>
        <w:r w:rsidR="00B11752">
          <w:rPr>
            <w:rFonts w:cs="Times New Roman"/>
            <w:i/>
            <w:iCs/>
            <w:vertAlign w:val="subscript"/>
          </w:rPr>
          <w:t>VA</w:t>
        </w:r>
        <w:proofErr w:type="spellEnd"/>
        <w:r w:rsidR="00B11752">
          <w:rPr>
            <w:rFonts w:cs="Times New Roman"/>
            <w:i/>
            <w:iCs/>
          </w:rPr>
          <w:t xml:space="preserve"> </w:t>
        </w:r>
        <w:r w:rsidR="00B11752">
          <w:rPr>
            <w:rFonts w:cs="Times New Roman"/>
          </w:rPr>
          <w:t xml:space="preserve">and </w:t>
        </w:r>
        <w:r w:rsidR="00B11752">
          <w:rPr>
            <w:rFonts w:cs="Times New Roman"/>
            <w:i/>
            <w:iCs/>
          </w:rPr>
          <w:t>J</w:t>
        </w:r>
        <w:r w:rsidR="00B11752">
          <w:rPr>
            <w:rFonts w:cs="Times New Roman"/>
            <w:i/>
            <w:iCs/>
            <w:vertAlign w:val="superscript"/>
          </w:rPr>
          <w:t>a</w:t>
        </w:r>
        <w:r w:rsidR="00B11752">
          <w:rPr>
            <w:rFonts w:cs="Times New Roman"/>
            <w:i/>
            <w:iCs/>
            <w:vertAlign w:val="subscript"/>
          </w:rPr>
          <w:t>Am</w:t>
        </w:r>
      </w:ins>
      <w:ins w:id="379" w:author="Schwemmer, Teresa" w:date="2024-06-30T10:21:00Z" w16du:dateUtc="2024-06-30T14:21:00Z">
        <w:r w:rsidR="00B11752">
          <w:rPr>
            <w:rFonts w:cs="Times New Roman"/>
          </w:rPr>
          <w:t xml:space="preserve"> by allowing direct calculation of </w:t>
        </w:r>
      </w:ins>
      <w:proofErr w:type="spellStart"/>
      <w:ins w:id="380" w:author="Schwemmer, Teresa" w:date="2024-06-30T10:24:00Z" w16du:dateUtc="2024-06-30T14:24:00Z">
        <w:r w:rsidR="00B11752">
          <w:rPr>
            <w:rFonts w:cs="Times New Roman"/>
            <w:i/>
            <w:iCs/>
          </w:rPr>
          <w:t>y</w:t>
        </w:r>
        <w:r w:rsidR="00B11752">
          <w:rPr>
            <w:rFonts w:cs="Times New Roman"/>
            <w:i/>
            <w:iCs/>
            <w:vertAlign w:val="subscript"/>
          </w:rPr>
          <w:t>VA</w:t>
        </w:r>
      </w:ins>
      <w:proofErr w:type="spellEnd"/>
      <w:ins w:id="381" w:author="Schwemmer, Teresa" w:date="2024-06-30T10:25:00Z" w16du:dateUtc="2024-06-30T14:25:00Z">
        <w:r w:rsidR="00B11752">
          <w:rPr>
            <w:rFonts w:cs="Times New Roman"/>
          </w:rPr>
          <w:t>.</w:t>
        </w:r>
      </w:ins>
      <w:ins w:id="382" w:author="Schwemmer, Teresa" w:date="2024-06-30T10:52:00Z" w16du:dateUtc="2024-06-30T14:52:00Z">
        <w:r w:rsidR="0096400E">
          <w:rPr>
            <w:rFonts w:cs="Times New Roman"/>
          </w:rPr>
          <w:t xml:space="preserve"> Data on fecundity at different DO levels would </w:t>
        </w:r>
      </w:ins>
      <w:ins w:id="383" w:author="Schwemmer, Teresa" w:date="2024-06-30T10:53:00Z" w16du:dateUtc="2024-06-30T14:53:00Z">
        <w:r w:rsidR="0096400E">
          <w:rPr>
            <w:rFonts w:cs="Times New Roman"/>
          </w:rPr>
          <w:t xml:space="preserve">provide information on the contribution of </w:t>
        </w:r>
        <w:r w:rsidR="0096400E">
          <w:rPr>
            <w:rFonts w:cs="Times New Roman"/>
            <w:i/>
            <w:iCs/>
          </w:rPr>
          <w:t>J</w:t>
        </w:r>
        <w:r w:rsidR="0096400E">
          <w:rPr>
            <w:rFonts w:cs="Times New Roman"/>
            <w:i/>
            <w:iCs/>
            <w:vertAlign w:val="superscript"/>
          </w:rPr>
          <w:t>a</w:t>
        </w:r>
        <w:r w:rsidR="0096400E">
          <w:rPr>
            <w:rFonts w:cs="Times New Roman"/>
            <w:i/>
            <w:iCs/>
            <w:vertAlign w:val="subscript"/>
          </w:rPr>
          <w:t>Am</w:t>
        </w:r>
      </w:ins>
      <w:ins w:id="384" w:author="Schwemmer, Teresa" w:date="2024-06-30T10:54:00Z" w16du:dateUtc="2024-06-30T14:54:00Z">
        <w:r w:rsidR="0096400E">
          <w:rPr>
            <w:rFonts w:cs="Times New Roman"/>
          </w:rPr>
          <w:t xml:space="preserve">, although </w:t>
        </w:r>
      </w:ins>
      <w:ins w:id="385" w:author="Schwemmer, Teresa" w:date="2024-06-30T10:55:00Z" w16du:dateUtc="2024-06-30T14:55:00Z">
        <w:r w:rsidR="0096400E">
          <w:rPr>
            <w:rFonts w:cs="Times New Roman"/>
          </w:rPr>
          <w:t>constant hypoxia through adulthood is unrealistic and this would assume the energy budget i</w:t>
        </w:r>
      </w:ins>
      <w:ins w:id="386" w:author="Schwemmer, Teresa" w:date="2024-06-30T17:07:00Z" w16du:dateUtc="2024-06-30T21:07:00Z">
        <w:r w:rsidR="00B0594A">
          <w:rPr>
            <w:rFonts w:cs="Times New Roman"/>
          </w:rPr>
          <w:t>s</w:t>
        </w:r>
      </w:ins>
      <w:ins w:id="387" w:author="Schwemmer, Teresa" w:date="2024-06-30T10:55:00Z" w16du:dateUtc="2024-06-30T14:55:00Z">
        <w:r w:rsidR="0096400E">
          <w:rPr>
            <w:rFonts w:cs="Times New Roman"/>
          </w:rPr>
          <w:t xml:space="preserve"> impacted similarly across life stages. </w:t>
        </w:r>
      </w:ins>
    </w:p>
    <w:p w14:paraId="5E528BF5" w14:textId="1EF60A0C"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w:t>
      </w:r>
      <w:del w:id="388" w:author="Schwemmer, Teresa" w:date="2024-07-01T16:14:00Z" w16du:dateUtc="2024-07-01T20:14:00Z">
        <w:r w:rsidRPr="00985FFB" w:rsidDel="00485A91">
          <w:rPr>
            <w:rFonts w:cs="Times New Roman"/>
          </w:rPr>
          <w:delText xml:space="preserve">captured </w:delText>
        </w:r>
      </w:del>
      <w:ins w:id="389" w:author="Schwemmer, Teresa" w:date="2024-07-01T16:14:00Z" w16du:dateUtc="2024-07-01T20:14:00Z">
        <w:r w:rsidR="00485A91">
          <w:rPr>
            <w:rFonts w:cs="Times New Roman"/>
          </w:rPr>
          <w:t>predicted</w:t>
        </w:r>
        <w:r w:rsidR="00485A91" w:rsidRPr="00985FFB">
          <w:rPr>
            <w:rFonts w:cs="Times New Roman"/>
          </w:rPr>
          <w:t xml:space="preserve"> </w:t>
        </w:r>
      </w:ins>
      <w:r w:rsidRPr="00985FFB">
        <w:rPr>
          <w:rFonts w:cs="Times New Roman"/>
        </w:rPr>
        <w:t xml:space="preserve">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w:t>
      </w:r>
      <w:ins w:id="390" w:author="Schwemmer, Teresa" w:date="2024-07-01T16:15:00Z" w16du:dateUtc="2024-07-01T20:15:00Z">
        <w:r w:rsidR="00485A91">
          <w:rPr>
            <w:rFonts w:cs="Times New Roman"/>
          </w:rPr>
          <w:t xml:space="preserve"> and improved the fit based on </w:t>
        </w:r>
        <w:proofErr w:type="spellStart"/>
        <w:r w:rsidR="00485A91" w:rsidRPr="00985FFB">
          <w:rPr>
            <w:rFonts w:cs="Times New Roman"/>
          </w:rPr>
          <w:t>ΔAICc</w:t>
        </w:r>
        <w:proofErr w:type="spellEnd"/>
        <w:r w:rsidR="00485A91" w:rsidRPr="00985FFB">
          <w:rPr>
            <w:rFonts w:cs="Times New Roman"/>
          </w:rPr>
          <w:t xml:space="preserve"> (Table </w:t>
        </w:r>
        <w:r w:rsidR="00485A91">
          <w:rPr>
            <w:rFonts w:cs="Times New Roman"/>
          </w:rPr>
          <w:t>4</w:t>
        </w:r>
        <w:r w:rsidR="00485A91" w:rsidRPr="00985FFB">
          <w:rPr>
            <w:rFonts w:cs="Times New Roman"/>
          </w:rPr>
          <w:t>)</w:t>
        </w:r>
      </w:ins>
      <w:r w:rsidRPr="00985FFB">
        <w:rPr>
          <w:rFonts w:cs="Times New Roman"/>
        </w:rPr>
        <w:t>.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w:t>
      </w:r>
      <w:del w:id="391" w:author="Schwemmer, Teresa" w:date="2024-07-01T16:15:00Z" w16du:dateUtc="2024-07-01T20:15:00Z">
        <w:r w:rsidRPr="00985FFB" w:rsidDel="00485A91">
          <w:rPr>
            <w:rFonts w:cs="Times New Roman"/>
          </w:rPr>
          <w:delText xml:space="preserve">Including hypoxia effects for </w:delText>
        </w:r>
        <w:r w:rsidRPr="00985FFB" w:rsidDel="00485A91">
          <w:rPr>
            <w:rFonts w:cs="Times New Roman"/>
          </w:rPr>
          <w:lastRenderedPageBreak/>
          <w:delText xml:space="preserve">both pre- and post-hatching mortality rates allowed the model to </w:delText>
        </w:r>
        <w:r w:rsidR="00D81907" w:rsidDel="00485A91">
          <w:rPr>
            <w:rFonts w:cs="Times New Roman"/>
          </w:rPr>
          <w:delText xml:space="preserve">predict </w:delText>
        </w:r>
        <w:r w:rsidRPr="00985FFB" w:rsidDel="00485A91">
          <w:rPr>
            <w:rFonts w:cs="Times New Roman"/>
          </w:rPr>
          <w:delText>these</w:delText>
        </w:r>
        <w:r w:rsidR="001E4AC0" w:rsidDel="00485A91">
          <w:rPr>
            <w:rFonts w:cs="Times New Roman"/>
          </w:rPr>
          <w:delText xml:space="preserve"> stage-specific</w:delText>
        </w:r>
        <w:r w:rsidRPr="00985FFB" w:rsidDel="00485A91">
          <w:rPr>
            <w:rFonts w:cs="Times New Roman"/>
          </w:rPr>
          <w:delText xml:space="preserve"> differences in hypoxia effects</w:delText>
        </w:r>
        <w:r w:rsidR="00D81907" w:rsidDel="00485A91">
          <w:rPr>
            <w:rFonts w:cs="Times New Roman"/>
          </w:rPr>
          <w:delText xml:space="preserve"> more closely</w:delText>
        </w:r>
        <w:r w:rsidRPr="00985FFB" w:rsidDel="00485A91">
          <w:rPr>
            <w:rFonts w:cs="Times New Roman"/>
          </w:rPr>
          <w:delText xml:space="preserve"> and improve the fit based on ΔAICc (Table </w:delText>
        </w:r>
        <w:r w:rsidR="001E4AC0" w:rsidDel="00485A91">
          <w:rPr>
            <w:rFonts w:cs="Times New Roman"/>
          </w:rPr>
          <w:delText>4</w:delText>
        </w:r>
        <w:r w:rsidRPr="00985FFB" w:rsidDel="00485A91">
          <w:rPr>
            <w:rFonts w:cs="Times New Roman"/>
          </w:rPr>
          <w:delText xml:space="preserve">). </w:delText>
        </w:r>
      </w:del>
      <w:r w:rsidRPr="00985FFB">
        <w:rPr>
          <w:rFonts w:cs="Times New Roman"/>
        </w:rPr>
        <w:t xml:space="preserve">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0D76AADE"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w:t>
      </w:r>
      <w:proofErr w:type="spellStart"/>
      <w:r w:rsidRPr="00985FFB">
        <w:rPr>
          <w:rFonts w:cs="Times New Roman"/>
        </w:rPr>
        <w:t>AICc</w:t>
      </w:r>
      <w:proofErr w:type="spellEnd"/>
      <w:r w:rsidRPr="00985FFB">
        <w:rPr>
          <w:rFonts w:cs="Times New Roman"/>
        </w:rPr>
        <w:t xml:space="preserve">,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w:t>
      </w:r>
      <w:ins w:id="392" w:author="Schwemmer, Teresa" w:date="2024-07-01T13:04:00Z" w16du:dateUtc="2024-07-01T17:04:00Z">
        <w:r w:rsidR="003843F6">
          <w:rPr>
            <w:rFonts w:cs="Times New Roman"/>
          </w:rPr>
          <w:t xml:space="preserve"> Because maintenance is dependent on volume</w:t>
        </w:r>
      </w:ins>
      <w:ins w:id="393" w:author="Schwemmer, Teresa" w:date="2024-07-01T13:08:00Z" w16du:dateUtc="2024-07-01T17:08:00Z">
        <w:r w:rsidR="003843F6">
          <w:rPr>
            <w:rFonts w:cs="Times New Roman"/>
          </w:rPr>
          <w:t>, it</w:t>
        </w:r>
      </w:ins>
      <w:ins w:id="394" w:author="Schwemmer, Teresa" w:date="2024-07-01T13:05:00Z" w16du:dateUtc="2024-07-01T17:05:00Z">
        <w:r w:rsidR="003843F6">
          <w:rPr>
            <w:rFonts w:cs="Times New Roman"/>
          </w:rPr>
          <w:t xml:space="preserve"> is a </w:t>
        </w:r>
      </w:ins>
      <w:ins w:id="395" w:author="Schwemmer, Teresa" w:date="2024-07-01T13:08:00Z" w16du:dateUtc="2024-07-01T17:08:00Z">
        <w:r w:rsidR="003843F6">
          <w:rPr>
            <w:rFonts w:cs="Times New Roman"/>
          </w:rPr>
          <w:t xml:space="preserve">relatively </w:t>
        </w:r>
      </w:ins>
      <w:ins w:id="396" w:author="Schwemmer, Teresa" w:date="2024-07-01T13:05:00Z" w16du:dateUtc="2024-07-01T17:05:00Z">
        <w:r w:rsidR="003843F6">
          <w:rPr>
            <w:rFonts w:cs="Times New Roman"/>
          </w:rPr>
          <w:lastRenderedPageBreak/>
          <w:t xml:space="preserve">small portion of the energy budget in </w:t>
        </w:r>
      </w:ins>
      <w:ins w:id="397" w:author="Schwemmer, Teresa" w:date="2024-07-01T13:04:00Z" w16du:dateUtc="2024-07-01T17:04:00Z">
        <w:r w:rsidR="003843F6">
          <w:rPr>
            <w:rFonts w:cs="Times New Roman"/>
          </w:rPr>
          <w:t xml:space="preserve">the very small early </w:t>
        </w:r>
      </w:ins>
      <w:ins w:id="398" w:author="Schwemmer, Teresa" w:date="2024-07-01T13:05:00Z" w16du:dateUtc="2024-07-01T17:05:00Z">
        <w:r w:rsidR="003843F6">
          <w:rPr>
            <w:rFonts w:cs="Times New Roman"/>
          </w:rPr>
          <w:t>life stages but increase</w:t>
        </w:r>
      </w:ins>
      <w:ins w:id="399" w:author="Schwemmer, Teresa" w:date="2024-07-01T13:06:00Z" w16du:dateUtc="2024-07-01T17:06:00Z">
        <w:r w:rsidR="003843F6">
          <w:rPr>
            <w:rFonts w:cs="Times New Roman"/>
          </w:rPr>
          <w:t xml:space="preserve">s substantially </w:t>
        </w:r>
      </w:ins>
      <w:ins w:id="400" w:author="Schwemmer, Teresa" w:date="2024-07-01T13:12:00Z" w16du:dateUtc="2024-07-01T17:12:00Z">
        <w:r w:rsidR="00565F71">
          <w:rPr>
            <w:rFonts w:cs="Times New Roman"/>
          </w:rPr>
          <w:t xml:space="preserve">relative to </w:t>
        </w:r>
      </w:ins>
      <w:ins w:id="401" w:author="Schwemmer, Teresa" w:date="2024-07-01T13:13:00Z" w16du:dateUtc="2024-07-01T17:13:00Z">
        <w:r w:rsidR="00565F71">
          <w:rPr>
            <w:rFonts w:cs="Times New Roman"/>
          </w:rPr>
          <w:t xml:space="preserve">the surface area-specific assimilation </w:t>
        </w:r>
      </w:ins>
      <w:ins w:id="402" w:author="Schwemmer, Teresa" w:date="2024-07-01T13:06:00Z" w16du:dateUtc="2024-07-01T17:06:00Z">
        <w:r w:rsidR="003843F6">
          <w:rPr>
            <w:rFonts w:cs="Times New Roman"/>
          </w:rPr>
          <w:t>when larger sizes are reached</w:t>
        </w:r>
      </w:ins>
      <w:ins w:id="403" w:author="Schwemmer, Teresa" w:date="2024-07-01T13:13:00Z" w16du:dateUtc="2024-07-01T17:13:00Z">
        <w:r w:rsidR="00565F71">
          <w:rPr>
            <w:rFonts w:cs="Times New Roman"/>
          </w:rPr>
          <w:t>, increasing its relative role in determining growth rate and, indirectly, all size-specific fluxes</w:t>
        </w:r>
      </w:ins>
      <w:ins w:id="404" w:author="Schwemmer, Teresa" w:date="2024-07-01T13:06:00Z" w16du:dateUtc="2024-07-01T17:06:00Z">
        <w:r w:rsidR="003843F6">
          <w:rPr>
            <w:rFonts w:cs="Times New Roman"/>
          </w:rPr>
          <w:t>.</w:t>
        </w:r>
      </w:ins>
      <w:r w:rsidRPr="00985FFB">
        <w:rPr>
          <w:rFonts w:cs="Times New Roman"/>
        </w:rPr>
        <w:t xml:space="preserve">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w:t>
      </w:r>
      <w:del w:id="405" w:author="Schwemmer, Teresa" w:date="2024-07-01T16:26:00Z" w16du:dateUtc="2024-07-01T20:26:00Z">
        <w:r w:rsidRPr="00985FFB" w:rsidDel="006A60E7">
          <w:rPr>
            <w:rFonts w:cs="Times New Roman"/>
          </w:rPr>
          <w:delText>A common response to hypoxia in</w:delText>
        </w:r>
        <w:r w:rsidR="00525AA0" w:rsidDel="006A60E7">
          <w:rPr>
            <w:rFonts w:cs="Times New Roman"/>
          </w:rPr>
          <w:delText xml:space="preserve"> some</w:delText>
        </w:r>
        <w:r w:rsidRPr="00985FFB" w:rsidDel="006A60E7">
          <w:rPr>
            <w:rFonts w:cs="Times New Roman"/>
          </w:rPr>
          <w:delText xml:space="preserve"> fish embryos is premature hatching (Kamler, 2008) which could allow swimming escape responses that increase maintenance costs</w:delText>
        </w:r>
        <w:r w:rsidR="006F5227" w:rsidDel="006A60E7">
          <w:rPr>
            <w:rFonts w:cs="Times New Roman"/>
          </w:rPr>
          <w:delText xml:space="preserve"> and in theory reduce growth</w:delText>
        </w:r>
        <w:r w:rsidRPr="00985FFB" w:rsidDel="006A60E7">
          <w:rPr>
            <w:rFonts w:cs="Times New Roman"/>
          </w:rPr>
          <w:delText xml:space="preserve">, but studies on chorion removal have shown that the increased mobility can improve growth despite hypoxia exposure (Ciuhandu et al., 2005; Ninness et al., 2006). </w:delText>
        </w:r>
      </w:del>
      <w:r w:rsidRPr="00985FFB">
        <w:rPr>
          <w:rFonts w:cs="Times New Roman"/>
        </w:rPr>
        <w:t xml:space="preserve">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w:t>
      </w:r>
      <w:proofErr w:type="spellStart"/>
      <w:r w:rsidR="006F5227">
        <w:rPr>
          <w:rFonts w:cs="Times New Roman"/>
          <w:i/>
          <w:iCs/>
        </w:rPr>
        <w:t>menidia</w:t>
      </w:r>
      <w:proofErr w:type="spellEnd"/>
      <w:r w:rsidR="006F5227">
        <w:rPr>
          <w:rFonts w:cs="Times New Roman"/>
          <w:i/>
          <w:iCs/>
        </w:rPr>
        <w:t xml:space="preserve"> </w:t>
      </w:r>
      <w:r w:rsidR="006F5227">
        <w:rPr>
          <w:rFonts w:cs="Times New Roman"/>
        </w:rPr>
        <w:t xml:space="preserve">early life energy budget during recovery from hypoxia. </w:t>
      </w:r>
      <w:r w:rsidRPr="00985FFB">
        <w:rPr>
          <w:rFonts w:cs="Times New Roman"/>
        </w:rPr>
        <w:t xml:space="preserve">  </w:t>
      </w:r>
    </w:p>
    <w:p w14:paraId="32A9D968" w14:textId="506F8B3A" w:rsidR="004D153C" w:rsidRPr="005A4988"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del w:id="406" w:author="Schwemmer, Teresa" w:date="2024-07-01T16:31:00Z" w16du:dateUtc="2024-07-01T20:31:00Z">
        <w:r w:rsidR="00786388" w:rsidDel="00B96175">
          <w:rPr>
            <w:rFonts w:cs="Times New Roman"/>
          </w:rPr>
          <w:delText>predicted data resulting from fitting</w:delText>
        </w:r>
      </w:del>
      <w:ins w:id="407" w:author="Schwemmer, Teresa" w:date="2024-07-01T16:31:00Z" w16du:dateUtc="2024-07-01T20:31:00Z">
        <w:r w:rsidR="00B96175">
          <w:rPr>
            <w:rFonts w:cs="Times New Roman"/>
          </w:rPr>
          <w:t>best fit</w:t>
        </w:r>
      </w:ins>
      <w:ins w:id="408" w:author="Schwemmer, Teresa" w:date="2024-07-01T16:32:00Z" w16du:dateUtc="2024-07-01T20:32:00Z">
        <w:r w:rsidR="00B96175">
          <w:rPr>
            <w:rFonts w:cs="Times New Roman"/>
          </w:rPr>
          <w:t>ting model</w:t>
        </w:r>
      </w:ins>
      <w:r w:rsidRPr="00985FFB">
        <w:rPr>
          <w:rFonts w:cs="Times New Roman"/>
        </w:rPr>
        <w:t xml:space="preserve"> </w:t>
      </w:r>
      <w:del w:id="409" w:author="Schwemmer, Teresa" w:date="2024-07-01T16:32:00Z" w16du:dateUtc="2024-07-01T20:32:00Z">
        <w:r w:rsidRPr="00985FFB" w:rsidDel="00B96175">
          <w:rPr>
            <w:rFonts w:cs="Times New Roman"/>
          </w:rPr>
          <w:delText xml:space="preserve">to early life data with </w:delText>
        </w:r>
        <w:r w:rsidR="00786388" w:rsidDel="00B96175">
          <w:rPr>
            <w:rFonts w:cs="Times New Roman"/>
          </w:rPr>
          <w:delText>a hypoxia</w:delText>
        </w:r>
        <w:r w:rsidRPr="00985FFB" w:rsidDel="00B96175">
          <w:rPr>
            <w:rFonts w:cs="Times New Roman"/>
          </w:rPr>
          <w:delText xml:space="preserve">-based correction factor </w:delText>
        </w:r>
      </w:del>
      <w:r w:rsidRPr="00985FFB">
        <w:rPr>
          <w:rFonts w:cs="Times New Roman"/>
        </w:rPr>
        <w:t xml:space="preserve">predicts </w:t>
      </w:r>
      <w:ins w:id="410" w:author="Schwemmer, Teresa" w:date="2024-07-01T16:32:00Z" w16du:dateUtc="2024-07-01T20:32:00Z">
        <w:r w:rsidR="00B96175">
          <w:rPr>
            <w:rFonts w:cs="Times New Roman"/>
          </w:rPr>
          <w:t xml:space="preserve">hypoxia-related </w:t>
        </w:r>
      </w:ins>
      <w:r w:rsidRPr="00985FFB">
        <w:rPr>
          <w:rFonts w:cs="Times New Roman"/>
        </w:rPr>
        <w:t xml:space="preserve">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xml:space="preserve">, but rather requires energy to repair (Muller et al., 2019). </w:t>
      </w:r>
      <w:moveToRangeStart w:id="411" w:author="Schwemmer, Teresa" w:date="2024-07-01T16:33:00Z" w:name="move170744042"/>
      <w:moveTo w:id="412" w:author="Schwemmer, Teresa" w:date="2024-07-01T16:33:00Z" w16du:dateUtc="2024-07-01T20:33:00Z">
        <w:r w:rsidR="00416F2B" w:rsidRPr="00985FFB">
          <w:rPr>
            <w:rFonts w:cs="Times New Roman"/>
          </w:rPr>
          <w:t>Delayed hatching and slower growth can lead to enhanced vulnerability to predation</w:t>
        </w:r>
        <w:r w:rsidR="00416F2B">
          <w:rPr>
            <w:rFonts w:cs="Times New Roman"/>
          </w:rPr>
          <w:t xml:space="preserve"> (Chambers and Leggett, 1987; </w:t>
        </w:r>
        <w:proofErr w:type="spellStart"/>
        <w:r w:rsidR="00416F2B">
          <w:rPr>
            <w:rFonts w:cs="Times New Roman"/>
          </w:rPr>
          <w:t>Takasuka</w:t>
        </w:r>
        <w:proofErr w:type="spellEnd"/>
        <w:r w:rsidR="00416F2B">
          <w:rPr>
            <w:rFonts w:cs="Times New Roman"/>
          </w:rPr>
          <w:t xml:space="preserve"> et al., 2007)</w:t>
        </w:r>
        <w:r w:rsidR="00416F2B" w:rsidRPr="00985FFB">
          <w:rPr>
            <w:rFonts w:cs="Times New Roman"/>
          </w:rPr>
          <w:t xml:space="preserve">, </w:t>
        </w:r>
        <w:r w:rsidR="00416F2B">
          <w:rPr>
            <w:rFonts w:cs="Times New Roman"/>
          </w:rPr>
          <w:t xml:space="preserve">further reducing fish </w:t>
        </w:r>
        <w:r w:rsidR="00416F2B" w:rsidRPr="00985FFB">
          <w:rPr>
            <w:rFonts w:cs="Times New Roman"/>
          </w:rPr>
          <w:t>survival rates beyond those observed in controlled laboratory conditions</w:t>
        </w:r>
        <w:r w:rsidR="00416F2B">
          <w:rPr>
            <w:rFonts w:cs="Times New Roman"/>
          </w:rPr>
          <w:t>, although this is not always the case (Lankford et al., 2001; Robert et al., 2023)</w:t>
        </w:r>
        <w:r w:rsidR="00416F2B" w:rsidRPr="00985FFB">
          <w:rPr>
            <w:rFonts w:cs="Times New Roman"/>
          </w:rPr>
          <w:t xml:space="preserve">. </w:t>
        </w:r>
      </w:moveTo>
      <w:moveToRangeEnd w:id="411"/>
      <w:r w:rsidR="00047011">
        <w:rPr>
          <w:rFonts w:cs="Times New Roman"/>
        </w:rPr>
        <w:t>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w:t>
      </w:r>
      <w:ins w:id="413" w:author="Schwemmer, Teresa" w:date="2024-07-01T16:34:00Z" w16du:dateUtc="2024-07-01T20:34:00Z">
        <w:r w:rsidR="00416F2B">
          <w:rPr>
            <w:rFonts w:cs="Times New Roman"/>
          </w:rPr>
          <w:t>.</w:t>
        </w:r>
      </w:ins>
      <w:del w:id="414" w:author="Schwemmer, Teresa" w:date="2024-07-01T16:34:00Z" w16du:dateUtc="2024-07-01T20:34:00Z">
        <w:r w:rsidRPr="00985FFB" w:rsidDel="00416F2B">
          <w:rPr>
            <w:rFonts w:cs="Times New Roman"/>
          </w:rPr>
          <w:delText xml:space="preserve"> and other stressors (Russell and Wootton, 1992; Nicieza and Metcalfe, 1997; Ali et al., 2003). </w:delText>
        </w:r>
      </w:del>
      <w:moveFromRangeStart w:id="415" w:author="Schwemmer, Teresa" w:date="2024-07-01T16:33:00Z" w:name="move170744042"/>
      <w:moveFrom w:id="416" w:author="Schwemmer, Teresa" w:date="2024-07-01T16:33:00Z" w16du:dateUtc="2024-07-01T20:33:00Z">
        <w:r w:rsidRPr="00985FFB" w:rsidDel="00416F2B">
          <w:rPr>
            <w:rFonts w:cs="Times New Roman"/>
          </w:rPr>
          <w:t xml:space="preserve">Delayed hatching and slower </w:t>
        </w:r>
        <w:r w:rsidRPr="00985FFB" w:rsidDel="00416F2B">
          <w:rPr>
            <w:rFonts w:cs="Times New Roman"/>
          </w:rPr>
          <w:lastRenderedPageBreak/>
          <w:t>growth can lead to enhanced vulnerability to predation</w:t>
        </w:r>
        <w:r w:rsidR="00AF6D34" w:rsidDel="00416F2B">
          <w:rPr>
            <w:rFonts w:cs="Times New Roman"/>
          </w:rPr>
          <w:t xml:space="preserve"> (</w:t>
        </w:r>
        <w:r w:rsidR="00435B47" w:rsidDel="00416F2B">
          <w:rPr>
            <w:rFonts w:cs="Times New Roman"/>
          </w:rPr>
          <w:t>Chambers and Leggett, 1987; Takasuka et al., 2007)</w:t>
        </w:r>
        <w:r w:rsidRPr="00985FFB" w:rsidDel="00416F2B">
          <w:rPr>
            <w:rFonts w:cs="Times New Roman"/>
          </w:rPr>
          <w:t xml:space="preserve">, </w:t>
        </w:r>
        <w:r w:rsidR="00AF6D34" w:rsidDel="00416F2B">
          <w:rPr>
            <w:rFonts w:cs="Times New Roman"/>
          </w:rPr>
          <w:t xml:space="preserve">further reducing </w:t>
        </w:r>
        <w:r w:rsidR="007633BE" w:rsidDel="00416F2B">
          <w:rPr>
            <w:rFonts w:cs="Times New Roman"/>
          </w:rPr>
          <w:t xml:space="preserve">fish </w:t>
        </w:r>
        <w:r w:rsidRPr="00985FFB" w:rsidDel="00416F2B">
          <w:rPr>
            <w:rFonts w:cs="Times New Roman"/>
          </w:rPr>
          <w:t>survival rates beyond those observed in controlled laboratory conditions</w:t>
        </w:r>
        <w:r w:rsidR="00AF6D34" w:rsidDel="00416F2B">
          <w:rPr>
            <w:rFonts w:cs="Times New Roman"/>
          </w:rPr>
          <w:t>, although this is not always the case (Lankford et al., 2001; Robert et al., 2023)</w:t>
        </w:r>
        <w:r w:rsidRPr="00985FFB" w:rsidDel="00416F2B">
          <w:rPr>
            <w:rFonts w:cs="Times New Roman"/>
          </w:rPr>
          <w:t xml:space="preserve">. </w:t>
        </w:r>
      </w:moveFrom>
      <w:moveFromRangeEnd w:id="415"/>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w:t>
      </w:r>
      <w:proofErr w:type="spellStart"/>
      <w:r w:rsidR="007633BE">
        <w:rPr>
          <w:rFonts w:cs="Times New Roman"/>
        </w:rPr>
        <w:t>Kooijman</w:t>
      </w:r>
      <w:proofErr w:type="spellEnd"/>
      <w:r w:rsidR="007633BE">
        <w:rPr>
          <w:rFonts w:cs="Times New Roman"/>
        </w:rPr>
        <w:t xml:space="preserve"> et al., 2020; Lavaud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 xml:space="preserve">M. </w:t>
      </w:r>
      <w:proofErr w:type="spellStart"/>
      <w:r w:rsidR="007633BE">
        <w:rPr>
          <w:rFonts w:cs="Times New Roman"/>
          <w:i/>
          <w:iCs/>
        </w:rPr>
        <w:t>menidia</w:t>
      </w:r>
      <w:proofErr w:type="spellEnd"/>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 xml:space="preserve">M. </w:t>
      </w:r>
      <w:proofErr w:type="spellStart"/>
      <w:r>
        <w:rPr>
          <w:rFonts w:cs="Times New Roman"/>
          <w:i/>
          <w:iCs/>
        </w:rPr>
        <w:t>menidia</w:t>
      </w:r>
      <w:proofErr w:type="spellEnd"/>
      <w:r>
        <w:rPr>
          <w:rFonts w:cs="Times New Roman"/>
        </w:rPr>
        <w:t xml:space="preserve"> undergo great diel and seasonal fluctuations (Baumann et al., 2015). The effects of fluctuating DO cannot be resolved in the time scales used by our </w:t>
      </w:r>
      <w:proofErr w:type="spellStart"/>
      <w:r>
        <w:rPr>
          <w:rFonts w:cs="Times New Roman"/>
        </w:rPr>
        <w:t>DEBkiss</w:t>
      </w:r>
      <w:proofErr w:type="spellEnd"/>
      <w:r>
        <w:rPr>
          <w:rFonts w:cs="Times New Roman"/>
        </w:rPr>
        <w:t xml:space="preserve">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 xml:space="preserve">M. </w:t>
      </w:r>
      <w:proofErr w:type="spellStart"/>
      <w:r w:rsidR="00C234BF">
        <w:rPr>
          <w:rFonts w:cs="Times New Roman"/>
          <w:i/>
          <w:iCs/>
        </w:rPr>
        <w:t>menidia</w:t>
      </w:r>
      <w:proofErr w:type="spellEnd"/>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w:t>
      </w:r>
      <w:proofErr w:type="gramStart"/>
      <w:r w:rsidR="00C234BF">
        <w:rPr>
          <w:rFonts w:cs="Times New Roman"/>
        </w:rPr>
        <w:t>unrealistic</w:t>
      </w:r>
      <w:proofErr w:type="gramEnd"/>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proofErr w:type="spellStart"/>
      <w:r w:rsidR="00BA5139">
        <w:rPr>
          <w:rFonts w:cs="Times New Roman"/>
        </w:rPr>
        <w:t>multistressor</w:t>
      </w:r>
      <w:proofErr w:type="spellEnd"/>
      <w:r w:rsidR="00BA5139" w:rsidRPr="00985FFB">
        <w:rPr>
          <w:rFonts w:cs="Times New Roman"/>
        </w:rPr>
        <w:t xml:space="preserve"> experiments, which are limited by logistical constraints. Modeling stressor effects with </w:t>
      </w:r>
      <w:proofErr w:type="spellStart"/>
      <w:r w:rsidR="00BA5139" w:rsidRPr="00985FFB">
        <w:rPr>
          <w:rFonts w:cs="Times New Roman"/>
        </w:rPr>
        <w:t>DEBkiss</w:t>
      </w:r>
      <w:proofErr w:type="spellEnd"/>
      <w:r w:rsidR="00BA5139" w:rsidRPr="00985FFB">
        <w:rPr>
          <w:rFonts w:cs="Times New Roman"/>
        </w:rPr>
        <w:t xml:space="preserve">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w:t>
      </w:r>
      <w:r w:rsidR="00BA5139" w:rsidRPr="00985FFB">
        <w:rPr>
          <w:rFonts w:cs="Times New Roman"/>
        </w:rPr>
        <w:lastRenderedPageBreak/>
        <w:t>or life history traits (</w:t>
      </w:r>
      <w:proofErr w:type="spellStart"/>
      <w:r w:rsidR="00BA5139" w:rsidRPr="00985FFB">
        <w:rPr>
          <w:rFonts w:cs="Times New Roman"/>
        </w:rPr>
        <w:t>Goussen</w:t>
      </w:r>
      <w:proofErr w:type="spellEnd"/>
      <w:r w:rsidR="00BA5139" w:rsidRPr="00985FFB">
        <w:rPr>
          <w:rFonts w:cs="Times New Roman"/>
        </w:rPr>
        <w:t xml:space="preserve">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 xml:space="preserve">M. </w:t>
      </w:r>
      <w:proofErr w:type="spellStart"/>
      <w:r w:rsidR="005E0EB0">
        <w:rPr>
          <w:rFonts w:cs="Times New Roman"/>
          <w:i/>
          <w:iCs/>
        </w:rPr>
        <w:t>menidia</w:t>
      </w:r>
      <w:proofErr w:type="spellEnd"/>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57D86F14"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w:t>
      </w:r>
      <w:ins w:id="417" w:author="Schwemmer, Teresa" w:date="2024-07-01T13:26:00Z" w16du:dateUtc="2024-07-01T17:26:00Z">
        <w:r w:rsidR="009E669B">
          <w:rPr>
            <w:rFonts w:cs="Times New Roman"/>
          </w:rPr>
          <w:t xml:space="preserve"> hypoxia can reduce gonadosomatic index and gonad development in fish (Wu et al., 2002; Thomas et al., 2006; Landry et al., 2007)</w:t>
        </w:r>
      </w:ins>
      <w:ins w:id="418" w:author="Schwemmer, Teresa" w:date="2024-07-01T13:27:00Z" w16du:dateUtc="2024-07-01T17:27:00Z">
        <w:r w:rsidR="009E669B">
          <w:rPr>
            <w:rFonts w:cs="Times New Roman"/>
          </w:rPr>
          <w:t>, but</w:t>
        </w:r>
      </w:ins>
      <w:r w:rsidRPr="00985FFB">
        <w:rPr>
          <w:rFonts w:cs="Times New Roman"/>
        </w:rPr>
        <w:t xml:space="preserve"> we do not have data on gonad development or reproductive output later in life after rearing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in hypoxia, which would allow us</w:t>
      </w:r>
      <w:ins w:id="419" w:author="Schwemmer, Teresa" w:date="2024-07-01T13:23:00Z" w16du:dateUtc="2024-07-01T17:23:00Z">
        <w:r w:rsidR="00917E89">
          <w:rPr>
            <w:rFonts w:cs="Times New Roman"/>
          </w:rPr>
          <w:t xml:space="preserve"> to</w:t>
        </w:r>
      </w:ins>
      <w:r w:rsidRPr="00985FFB">
        <w:rPr>
          <w:rFonts w:cs="Times New Roman"/>
        </w:rPr>
        <w:t xml:space="preserve"> investigate if </w:t>
      </w:r>
      <w:r w:rsidRPr="00985FFB">
        <w:rPr>
          <w:rFonts w:cs="Times New Roman"/>
          <w:i/>
          <w:iCs/>
        </w:rPr>
        <w:t>κ</w:t>
      </w:r>
      <w:r w:rsidRPr="00985FFB">
        <w:rPr>
          <w:rFonts w:cs="Times New Roman"/>
        </w:rPr>
        <w:t xml:space="preserve"> is an affected parameter. Hypoxia can reduce gonadosomatic index and gonad development in fish, </w:t>
      </w:r>
      <w:del w:id="420" w:author="Schwemmer, Teresa" w:date="2024-07-01T13:22:00Z" w16du:dateUtc="2024-07-01T17:22:00Z">
        <w:r w:rsidRPr="00985FFB" w:rsidDel="00917E89">
          <w:rPr>
            <w:rFonts w:cs="Times New Roman"/>
          </w:rPr>
          <w:delText>suggesting that the reproductive branch of the energy budget might require additional energy to be redirected from the somatic branch</w:delText>
        </w:r>
      </w:del>
      <w:del w:id="421" w:author="Schwemmer, Teresa" w:date="2024-07-01T13:28:00Z" w16du:dateUtc="2024-07-01T17:28:00Z">
        <w:r w:rsidRPr="00985FFB" w:rsidDel="009E669B">
          <w:rPr>
            <w:rFonts w:cs="Times New Roman"/>
          </w:rPr>
          <w:delText xml:space="preserve"> (Wu et al., 2002; Thomas et al., 2006; Landry et al., 2007). </w:delText>
        </w:r>
      </w:del>
      <w:r w:rsidRPr="00985FFB">
        <w:rPr>
          <w:rFonts w:cs="Times New Roman"/>
        </w:rPr>
        <w:t xml:space="preserve">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ins w:id="422" w:author="Schwemmer, Teresa" w:date="2024-07-01T16:41:00Z" w16du:dateUtc="2024-07-01T20:41:00Z">
        <w:r w:rsidR="00F324B8">
          <w:rPr>
            <w:rFonts w:cs="Times New Roman"/>
          </w:rPr>
          <w:t xml:space="preserve">While the generalized </w:t>
        </w:r>
      </w:ins>
      <w:ins w:id="423" w:author="Schwemmer, Teresa" w:date="2024-07-01T16:42:00Z" w16du:dateUtc="2024-07-01T20:42:00Z">
        <w:r w:rsidR="00F324B8">
          <w:rPr>
            <w:rFonts w:cs="Times New Roman"/>
          </w:rPr>
          <w:t>framework</w:t>
        </w:r>
      </w:ins>
      <w:ins w:id="424" w:author="Schwemmer, Teresa" w:date="2024-07-01T16:41:00Z" w16du:dateUtc="2024-07-01T20:41:00Z">
        <w:r w:rsidR="00F324B8">
          <w:rPr>
            <w:rFonts w:cs="Times New Roman"/>
          </w:rPr>
          <w:t xml:space="preserve"> allows this model to be applied to other species,</w:t>
        </w:r>
      </w:ins>
      <w:ins w:id="425" w:author="Schwemmer, Teresa" w:date="2024-07-01T16:42:00Z" w16du:dateUtc="2024-07-01T20:42:00Z">
        <w:r w:rsidR="00F324B8">
          <w:rPr>
            <w:rFonts w:cs="Times New Roman"/>
          </w:rPr>
          <w:t xml:space="preserve"> one species-specific assumption is that birth occurs at hatching. This is a fitting assumption for </w:t>
        </w:r>
        <w:r w:rsidR="00F324B8">
          <w:rPr>
            <w:rFonts w:cs="Times New Roman"/>
            <w:i/>
            <w:iCs/>
          </w:rPr>
          <w:t xml:space="preserve">M. </w:t>
        </w:r>
        <w:proofErr w:type="spellStart"/>
        <w:r w:rsidR="00F324B8">
          <w:rPr>
            <w:rFonts w:cs="Times New Roman"/>
            <w:i/>
            <w:iCs/>
          </w:rPr>
          <w:t>menidia</w:t>
        </w:r>
        <w:proofErr w:type="spellEnd"/>
        <w:r w:rsidR="00F324B8">
          <w:rPr>
            <w:rFonts w:cs="Times New Roman"/>
          </w:rPr>
          <w:t xml:space="preserve">, which are known to hatch with no detectable yolk (Bayliff, 1950) and begin feeding the day of hatching (Middaugh and </w:t>
        </w:r>
        <w:proofErr w:type="spellStart"/>
        <w:r w:rsidR="00F324B8">
          <w:rPr>
            <w:rFonts w:cs="Times New Roman"/>
          </w:rPr>
          <w:t>Lempesis</w:t>
        </w:r>
        <w:proofErr w:type="spellEnd"/>
        <w:r w:rsidR="00F324B8">
          <w:rPr>
            <w:rFonts w:cs="Times New Roman"/>
          </w:rPr>
          <w:t xml:space="preserve">, 1976). However, investigators would need to alter the model or use different types of data before applying this approach to species that have an extended yolk-sac larval stage before feeding begins.  </w:t>
        </w:r>
      </w:ins>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w:t>
      </w:r>
      <w:proofErr w:type="spellStart"/>
      <w:r w:rsidR="000F0B46">
        <w:rPr>
          <w:rFonts w:cs="Times New Roman"/>
        </w:rPr>
        <w:t>DEBtox</w:t>
      </w:r>
      <w:proofErr w:type="spellEnd"/>
      <w:r w:rsidR="000F0B46">
        <w:rPr>
          <w:rFonts w:cs="Times New Roman"/>
        </w:rPr>
        <w:t>”</w:t>
      </w:r>
      <w:r w:rsidR="009D335D">
        <w:rPr>
          <w:rFonts w:cs="Times New Roman"/>
        </w:rPr>
        <w:t xml:space="preserve"> </w:t>
      </w:r>
      <w:r w:rsidR="000F0B46">
        <w:rPr>
          <w:rFonts w:cs="Times New Roman"/>
        </w:rPr>
        <w:t>approach</w:t>
      </w:r>
      <w:r w:rsidR="009D335D">
        <w:rPr>
          <w:rFonts w:cs="Times New Roman"/>
        </w:rPr>
        <w:t xml:space="preserve"> (</w:t>
      </w:r>
      <w:proofErr w:type="spellStart"/>
      <w:r w:rsidR="009D335D">
        <w:rPr>
          <w:rFonts w:cs="Times New Roman"/>
        </w:rPr>
        <w:t>Kooijman</w:t>
      </w:r>
      <w:proofErr w:type="spellEnd"/>
      <w:r w:rsidR="009D335D">
        <w:rPr>
          <w:rFonts w:cs="Times New Roman"/>
        </w:rPr>
        <w:t xml:space="preserve"> et al., 2009), a </w:t>
      </w:r>
      <w:r w:rsidR="00720BD1">
        <w:rPr>
          <w:rFonts w:cs="Times New Roman"/>
        </w:rPr>
        <w:t>toxicology application of DEB</w:t>
      </w:r>
      <w:r w:rsidR="009D335D">
        <w:rPr>
          <w:rFonts w:cs="Times New Roman"/>
        </w:rPr>
        <w:t xml:space="preserve"> from which </w:t>
      </w:r>
      <w:proofErr w:type="spellStart"/>
      <w:r w:rsidR="009D335D">
        <w:rPr>
          <w:rFonts w:cs="Times New Roman"/>
        </w:rPr>
        <w:t>DEBkiss</w:t>
      </w:r>
      <w:proofErr w:type="spellEnd"/>
      <w:r w:rsidR="009D335D">
        <w:rPr>
          <w:rFonts w:cs="Times New Roman"/>
        </w:rPr>
        <w:t xml:space="preserve"> stems,</w:t>
      </w:r>
      <w:r w:rsidR="000F0B46">
        <w:rPr>
          <w:rFonts w:cs="Times New Roman"/>
        </w:rPr>
        <w:t xml:space="preserve"> to identifying physiological modes of action in response to environmental stress. </w:t>
      </w:r>
      <w:commentRangeStart w:id="426"/>
      <w:r w:rsidR="00720BD1">
        <w:rPr>
          <w:rFonts w:cs="Times New Roman"/>
        </w:rPr>
        <w:t>In Section 1 we cite t</w:t>
      </w:r>
      <w:r w:rsidR="00424BEB">
        <w:rPr>
          <w:rFonts w:cs="Times New Roman"/>
        </w:rPr>
        <w:t>he</w:t>
      </w:r>
      <w:r w:rsidR="00893DC6">
        <w:rPr>
          <w:rFonts w:cs="Times New Roman"/>
        </w:rPr>
        <w:t xml:space="preserve"> paper by </w:t>
      </w:r>
      <w:proofErr w:type="spellStart"/>
      <w:r w:rsidR="00893DC6">
        <w:rPr>
          <w:rFonts w:cs="Times New Roman"/>
        </w:rPr>
        <w:t>Romoli</w:t>
      </w:r>
      <w:proofErr w:type="spellEnd"/>
      <w:r w:rsidR="00893DC6">
        <w:rPr>
          <w:rFonts w:cs="Times New Roman"/>
        </w:rPr>
        <w:t xml:space="preserve">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w:t>
      </w:r>
      <w:proofErr w:type="spellStart"/>
      <w:r w:rsidR="00893DC6">
        <w:rPr>
          <w:rFonts w:cs="Times New Roman"/>
        </w:rPr>
        <w:lastRenderedPageBreak/>
        <w:t>DEBkiss</w:t>
      </w:r>
      <w:proofErr w:type="spellEnd"/>
      <w:r w:rsidR="00893DC6">
        <w:rPr>
          <w:rFonts w:cs="Times New Roman"/>
        </w:rPr>
        <w:t xml:space="preserve"> coupled with </w:t>
      </w:r>
      <w:r w:rsidR="00724EF1">
        <w:rPr>
          <w:rFonts w:cs="Times New Roman"/>
        </w:rPr>
        <w:t>several</w:t>
      </w:r>
      <w:r w:rsidR="00893DC6">
        <w:rPr>
          <w:rFonts w:cs="Times New Roman"/>
        </w:rPr>
        <w:t xml:space="preserve"> hypothesized responses to hypoxia</w:t>
      </w:r>
      <w:commentRangeEnd w:id="426"/>
      <w:r w:rsidR="007632A0">
        <w:rPr>
          <w:rStyle w:val="CommentReference"/>
          <w:rFonts w:ascii="Calibri" w:eastAsia="Calibri" w:hAnsi="Calibri" w:cs="Times New Roman"/>
        </w:rPr>
        <w:commentReference w:id="426"/>
      </w:r>
      <w:r w:rsidR="00893DC6">
        <w:rPr>
          <w:rFonts w:cs="Times New Roman"/>
        </w:rPr>
        <w:t xml:space="preserve">.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w:t>
      </w:r>
      <w:proofErr w:type="spellStart"/>
      <w:r w:rsidR="00720BD1">
        <w:rPr>
          <w:rFonts w:cs="Times New Roman"/>
        </w:rPr>
        <w:t>AICc</w:t>
      </w:r>
      <w:proofErr w:type="spellEnd"/>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 xml:space="preserve">or a case study in ecotoxicology, </w:t>
      </w:r>
      <w:proofErr w:type="spellStart"/>
      <w:r w:rsidR="003E5F04">
        <w:rPr>
          <w:rFonts w:cs="Times New Roman"/>
        </w:rPr>
        <w:t>Romoli</w:t>
      </w:r>
      <w:proofErr w:type="spellEnd"/>
      <w:r w:rsidR="003E5F04">
        <w:rPr>
          <w:rFonts w:cs="Times New Roman"/>
        </w:rPr>
        <w:t xml:space="preserve">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best fit </w:t>
      </w:r>
      <w:proofErr w:type="spellStart"/>
      <w:r w:rsidR="00D63A1A">
        <w:rPr>
          <w:rFonts w:cs="Times New Roman"/>
        </w:rPr>
        <w:t>submodel</w:t>
      </w:r>
      <w:proofErr w:type="spellEnd"/>
      <w:r w:rsidR="00D63A1A">
        <w:rPr>
          <w:rFonts w:cs="Times New Roman"/>
        </w:rPr>
        <w:t xml:space="preserve"> for larval growth of two closely related bivalve species exposed to mercury. Implausibly</w:t>
      </w:r>
      <w:r w:rsidR="00720BD1">
        <w:rPr>
          <w:rFonts w:cs="Times New Roman"/>
        </w:rPr>
        <w:t>,</w:t>
      </w:r>
      <w:r w:rsidR="00D63A1A">
        <w:rPr>
          <w:rFonts w:cs="Times New Roman"/>
        </w:rPr>
        <w:t xml:space="preserve"> the selected </w:t>
      </w:r>
      <w:proofErr w:type="spellStart"/>
      <w:r w:rsidR="00D63A1A">
        <w:rPr>
          <w:rFonts w:cs="Times New Roman"/>
        </w:rPr>
        <w:t>submodels</w:t>
      </w:r>
      <w:proofErr w:type="spellEnd"/>
      <w:r w:rsidR="00D63A1A">
        <w:rPr>
          <w:rFonts w:cs="Times New Roman"/>
        </w:rPr>
        <w:t xml:space="preserve">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proofErr w:type="spellStart"/>
      <w:r w:rsidRPr="00720BD1">
        <w:rPr>
          <w:rFonts w:cs="Times New Roman"/>
          <w:i/>
        </w:rPr>
        <w:t>suborganismal</w:t>
      </w:r>
      <w:proofErr w:type="spellEnd"/>
      <w:r w:rsidRPr="00720BD1">
        <w:rPr>
          <w:rFonts w:cs="Times New Roman"/>
          <w:i/>
        </w:rPr>
        <w:t xml:space="preserve">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w:t>
      </w:r>
      <w:proofErr w:type="spellStart"/>
      <w:r w:rsidR="00882546">
        <w:rPr>
          <w:rFonts w:cs="Times New Roman"/>
        </w:rPr>
        <w:t>suborganismal</w:t>
      </w:r>
      <w:proofErr w:type="spellEnd"/>
      <w:r w:rsidR="00882546">
        <w:rPr>
          <w:rFonts w:cs="Times New Roman"/>
        </w:rPr>
        <w:t xml:space="preserve"> (molecular) data with </w:t>
      </w:r>
      <w:proofErr w:type="spellStart"/>
      <w:r w:rsidR="00882546">
        <w:rPr>
          <w:rFonts w:cs="Times New Roman"/>
        </w:rPr>
        <w:t>DEBtox</w:t>
      </w:r>
      <w:proofErr w:type="spellEnd"/>
      <w:r w:rsidR="00882546">
        <w:rPr>
          <w:rFonts w:cs="Times New Roman"/>
        </w:rPr>
        <w:t xml:space="preserve">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427" w:name="_Hlk161748385"/>
      <w:r>
        <w:rPr>
          <w:rFonts w:cs="Times New Roman"/>
          <w:b/>
          <w:bCs/>
        </w:rPr>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hypoxia-related variability in </w:t>
      </w:r>
      <w:r w:rsidR="00F0499D">
        <w:rPr>
          <w:rFonts w:cs="Times New Roman"/>
          <w:i/>
          <w:iCs/>
        </w:rPr>
        <w:t xml:space="preserve">M. </w:t>
      </w:r>
      <w:proofErr w:type="spellStart"/>
      <w:r w:rsidR="00F0499D">
        <w:rPr>
          <w:rFonts w:cs="Times New Roman"/>
          <w:i/>
          <w:iCs/>
        </w:rPr>
        <w:t>menidia</w:t>
      </w:r>
      <w:proofErr w:type="spellEnd"/>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populations as coastal hypoxia </w:t>
      </w:r>
      <w:r w:rsidRPr="00985FFB">
        <w:rPr>
          <w:rFonts w:cs="Times New Roman"/>
        </w:rPr>
        <w:lastRenderedPageBreak/>
        <w:t xml:space="preserve">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 xml:space="preserve">Measuring </w:t>
      </w:r>
      <w:proofErr w:type="spellStart"/>
      <w:r w:rsidR="00051F97">
        <w:rPr>
          <w:rFonts w:cs="Times New Roman"/>
        </w:rPr>
        <w:t>suborganismal</w:t>
      </w:r>
      <w:proofErr w:type="spellEnd"/>
      <w:r w:rsidR="00051F97">
        <w:rPr>
          <w:rFonts w:cs="Times New Roman"/>
        </w:rPr>
        <w:t xml:space="preserve">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427"/>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0842BBAA"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Maas </w:t>
      </w:r>
      <w:r w:rsidR="00D96267">
        <w:rPr>
          <w:rFonts w:cs="Times New Roman"/>
        </w:rPr>
        <w:t xml:space="preserve">and Louise Stevenson </w:t>
      </w:r>
      <w:r w:rsidR="00217CE2">
        <w:rPr>
          <w:rFonts w:cs="Times New Roman"/>
        </w:rPr>
        <w:t xml:space="preserve">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0F19F35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ins w:id="428" w:author="Schwemmer, Teresa" w:date="2024-06-30T17:02:00Z" w16du:dateUtc="2024-06-30T21:02:00Z">
        <w:r w:rsidR="00B0594A">
          <w:rPr>
            <w:rFonts w:cs="Times New Roman"/>
          </w:rPr>
          <w:t>;</w:t>
        </w:r>
      </w:ins>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 xml:space="preserve">on BCO-DMO: early life total length, survival, and hatching: </w:t>
      </w:r>
      <w:proofErr w:type="spellStart"/>
      <w:r w:rsidR="005032B2">
        <w:rPr>
          <w:rFonts w:cs="Times New Roman"/>
        </w:rPr>
        <w:t>doi</w:t>
      </w:r>
      <w:proofErr w:type="spellEnd"/>
      <w:r w:rsidR="005032B2">
        <w:rPr>
          <w:rFonts w:cs="Times New Roman"/>
        </w:rPr>
        <w:t xml:space="preserve">: 10.1575/1912/bco-dmo.742200; early life total length with oxygen treatments: </w:t>
      </w:r>
      <w:proofErr w:type="spellStart"/>
      <w:r w:rsidR="005032B2">
        <w:rPr>
          <w:rFonts w:cs="Times New Roman"/>
        </w:rPr>
        <w:t>doi</w:t>
      </w:r>
      <w:proofErr w:type="spellEnd"/>
      <w:r w:rsidR="005032B2">
        <w:rPr>
          <w:rFonts w:cs="Times New Roman"/>
        </w:rPr>
        <w:t>: 10.1575/1912/bco-dmo.777130.1;</w:t>
      </w:r>
      <w:r w:rsidR="001376EC">
        <w:rPr>
          <w:rFonts w:cs="Times New Roman"/>
        </w:rPr>
        <w:t xml:space="preserve"> hatching and survival with oxygen treatments: </w:t>
      </w:r>
      <w:proofErr w:type="spellStart"/>
      <w:r w:rsidR="001376EC">
        <w:rPr>
          <w:rFonts w:cs="Times New Roman"/>
        </w:rPr>
        <w:t>doi</w:t>
      </w:r>
      <w:proofErr w:type="spellEnd"/>
      <w:r w:rsidR="001376EC">
        <w:rPr>
          <w:rFonts w:cs="Times New Roman"/>
        </w:rPr>
        <w:t>: 10.1575/1912/bco-dmo.777117.1;</w:t>
      </w:r>
      <w:r w:rsidR="005032B2">
        <w:rPr>
          <w:rFonts w:cs="Times New Roman"/>
        </w:rPr>
        <w:t xml:space="preserve"> total length of adults: </w:t>
      </w:r>
      <w:proofErr w:type="spellStart"/>
      <w:r w:rsidR="005032B2">
        <w:rPr>
          <w:rFonts w:cs="Times New Roman"/>
        </w:rPr>
        <w:t>doi</w:t>
      </w:r>
      <w:proofErr w:type="spellEnd"/>
      <w:r w:rsidR="005032B2">
        <w:rPr>
          <w:rFonts w:cs="Times New Roman"/>
        </w:rPr>
        <w:t xml:space="preserve">: 10.26008/1912/bco-dmo.845906.1; total length of larvae and juveniles: </w:t>
      </w:r>
      <w:proofErr w:type="spellStart"/>
      <w:r w:rsidR="005032B2">
        <w:rPr>
          <w:rFonts w:cs="Times New Roman"/>
        </w:rPr>
        <w:t>doi</w:t>
      </w:r>
      <w:proofErr w:type="spellEnd"/>
      <w:r w:rsidR="005032B2">
        <w:rPr>
          <w:rFonts w:cs="Times New Roman"/>
        </w:rPr>
        <w:t xml:space="preserve">: 10.1575/1912/bco-dmo.652124; egg production: </w:t>
      </w:r>
      <w:proofErr w:type="spellStart"/>
      <w:r w:rsidR="001376EC">
        <w:rPr>
          <w:rFonts w:cs="Times New Roman"/>
        </w:rPr>
        <w:t>doi</w:t>
      </w:r>
      <w:proofErr w:type="spellEnd"/>
      <w:r w:rsidR="001376EC">
        <w:rPr>
          <w:rFonts w:cs="Times New Roman"/>
        </w:rPr>
        <w:t>: 10.26008/1912/bco-dmo.845633.1</w:t>
      </w:r>
      <w:r>
        <w:rPr>
          <w:rFonts w:cs="Times New Roman"/>
        </w:rPr>
        <w:t xml:space="preserve">. The BYOM and </w:t>
      </w:r>
      <w:proofErr w:type="spellStart"/>
      <w:r>
        <w:rPr>
          <w:rFonts w:cs="Times New Roman"/>
        </w:rPr>
        <w:t>DEBkiss</w:t>
      </w:r>
      <w:proofErr w:type="spellEnd"/>
      <w:r>
        <w:rPr>
          <w:rFonts w:cs="Times New Roman"/>
        </w:rPr>
        <w:t xml:space="preserve">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xml:space="preserve">, and plotting, for both the </w:t>
      </w:r>
      <w:proofErr w:type="spellStart"/>
      <w:r>
        <w:rPr>
          <w:rFonts w:cs="Times New Roman"/>
        </w:rPr>
        <w:t>normoxic</w:t>
      </w:r>
      <w:proofErr w:type="spellEnd"/>
      <w:r>
        <w:rPr>
          <w:rFonts w:cs="Times New Roman"/>
        </w:rPr>
        <w:t xml:space="preserve"> model and the model with hypoxia effects, can be found at github.com/</w:t>
      </w:r>
      <w:proofErr w:type="spellStart"/>
      <w:r>
        <w:rPr>
          <w:rFonts w:cs="Times New Roman"/>
        </w:rPr>
        <w:t>tschwemmer</w:t>
      </w:r>
      <w:proofErr w:type="spellEnd"/>
      <w:r>
        <w:rPr>
          <w:rFonts w:cs="Times New Roman"/>
        </w:rPr>
        <w:t>/</w:t>
      </w:r>
      <w:proofErr w:type="spellStart"/>
      <w:r w:rsidR="00C319B2">
        <w:rPr>
          <w:rFonts w:cs="Times New Roman"/>
        </w:rPr>
        <w:t>MenidiaDEB</w:t>
      </w:r>
      <w:proofErr w:type="spellEnd"/>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w:t>
      </w:r>
      <w:proofErr w:type="spellStart"/>
      <w:r w:rsidRPr="0081339F">
        <w:t>Pecquerie</w:t>
      </w:r>
      <w:proofErr w:type="spellEnd"/>
      <w:r w:rsidRPr="0081339F">
        <w:t xml:space="preserve">, L., Frederic, J., Gerard, T., and Flye-Sainte-Marie, J. 2019. Predicting the energy budget of the scallop </w:t>
      </w:r>
      <w:proofErr w:type="spellStart"/>
      <w:r w:rsidRPr="0081339F">
        <w:rPr>
          <w:i/>
          <w:iCs/>
        </w:rPr>
        <w:t>Argopecten</w:t>
      </w:r>
      <w:proofErr w:type="spellEnd"/>
      <w:r w:rsidRPr="0081339F">
        <w:rPr>
          <w:i/>
          <w:iCs/>
        </w:rPr>
        <w:t xml:space="preserve"> </w:t>
      </w:r>
      <w:proofErr w:type="spellStart"/>
      <w:r w:rsidRPr="0081339F">
        <w:rPr>
          <w:i/>
          <w:iCs/>
        </w:rPr>
        <w:t>purpuratus</w:t>
      </w:r>
      <w:proofErr w:type="spellEnd"/>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377E7CC" w14:textId="77777777" w:rsidR="00104043" w:rsidRPr="0081339F" w:rsidRDefault="00104043" w:rsidP="00104043">
      <w:pPr>
        <w:pStyle w:val="TS"/>
        <w:ind w:left="720" w:hanging="720"/>
      </w:pPr>
    </w:p>
    <w:p w14:paraId="0A046736" w14:textId="7D9373F5" w:rsidR="00104043" w:rsidRPr="0081339F" w:rsidRDefault="00104043" w:rsidP="00104043">
      <w:pPr>
        <w:pStyle w:val="TS"/>
        <w:ind w:left="720" w:hanging="720"/>
      </w:pPr>
      <w:r w:rsidRPr="0081339F">
        <w:t xml:space="preserve">Ali, M., </w:t>
      </w:r>
      <w:proofErr w:type="spellStart"/>
      <w:r w:rsidRPr="0081339F">
        <w:t>Nicieza</w:t>
      </w:r>
      <w:proofErr w:type="spellEnd"/>
      <w:r w:rsidRPr="0081339F">
        <w:t xml:space="preserve">, A., and Wootton, R. J. 2003. Compensatory growth in fishes: a response to growth depression. </w:t>
      </w:r>
      <w:r w:rsidRPr="0081339F">
        <w:rPr>
          <w:i/>
          <w:iCs/>
        </w:rPr>
        <w:t>Fish and Fisheries</w:t>
      </w:r>
      <w:r w:rsidRPr="0081339F">
        <w:t xml:space="preserve">, 4: 147-190. </w:t>
      </w:r>
      <w:r w:rsidR="002514B2">
        <w:t>https://doi.org/10.1046/j.1467-2979.2003.00120.x</w:t>
      </w:r>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proofErr w:type="spellStart"/>
      <w:r w:rsidRPr="0081339F">
        <w:t>AmP</w:t>
      </w:r>
      <w:proofErr w:type="spellEnd"/>
      <w:r w:rsidRPr="0081339F">
        <w:t xml:space="preserve">.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proofErr w:type="spellStart"/>
      <w:r w:rsidRPr="0081339F">
        <w:t>AmPtool</w:t>
      </w:r>
      <w:proofErr w:type="spellEnd"/>
      <w:r w:rsidRPr="0081339F">
        <w:t xml:space="preserve">, 2022. Software package, </w:t>
      </w:r>
      <w:hyperlink r:id="rId16"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proofErr w:type="spellStart"/>
      <w:r w:rsidRPr="00720FD4">
        <w:rPr>
          <w:i/>
          <w:iCs/>
        </w:rPr>
        <w:t>Menidia</w:t>
      </w:r>
      <w:proofErr w:type="spellEnd"/>
      <w:r w:rsidRPr="00720FD4">
        <w:rPr>
          <w:i/>
          <w:iCs/>
        </w:rPr>
        <w:t xml:space="preserve"> </w:t>
      </w:r>
      <w:proofErr w:type="spellStart"/>
      <w:r w:rsidRPr="00720FD4">
        <w:rPr>
          <w:i/>
          <w:iCs/>
        </w:rPr>
        <w:t>menidia</w:t>
      </w:r>
      <w:proofErr w:type="spellEnd"/>
      <w:r w:rsidRPr="00720FD4">
        <w:t xml:space="preserve">. Biological and Chemical </w:t>
      </w:r>
      <w:r w:rsidRPr="00720FD4">
        <w:lastRenderedPageBreak/>
        <w:t>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Pr="0081339F" w:rsidRDefault="00104043" w:rsidP="00104043">
      <w:pPr>
        <w:pStyle w:val="TS"/>
        <w:ind w:left="720" w:hanging="720"/>
      </w:pPr>
      <w:r w:rsidRPr="0081339F">
        <w:t>Baumann, H., Wallace, R. B., Tagliaferri, T., and Gobler, C. J. 2015. Large Natural pH, CO</w:t>
      </w:r>
      <w:r w:rsidRPr="0081339F">
        <w:rPr>
          <w:vertAlign w:val="subscript"/>
        </w:rPr>
        <w:t>2</w:t>
      </w:r>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xml:space="preserve">, 38: 220-231. </w:t>
      </w:r>
      <w:proofErr w:type="spellStart"/>
      <w:r w:rsidRPr="0081339F">
        <w:t>doi</w:t>
      </w:r>
      <w:proofErr w:type="spellEnd"/>
      <w:r w:rsidRPr="0081339F">
        <w:t>: 10.1007/s12237-014-9800-y</w:t>
      </w:r>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and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Pr="0081339F" w:rsidRDefault="00104043"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determined </w:t>
      </w:r>
      <w:proofErr w:type="gramStart"/>
      <w:r w:rsidRPr="0081339F">
        <w:t>by the use of</w:t>
      </w:r>
      <w:proofErr w:type="gramEnd"/>
      <w:r w:rsidRPr="0081339F">
        <w:t xml:space="preserve"> an inhibitor of protein synthesis and a probe to assess its effect. </w:t>
      </w:r>
      <w:r w:rsidRPr="0081339F">
        <w:rPr>
          <w:i/>
          <w:iCs/>
        </w:rPr>
        <w:t>Physiol. Plant</w:t>
      </w:r>
      <w:r w:rsidRPr="0081339F">
        <w:t xml:space="preserve">., 92: 585-594. </w:t>
      </w:r>
      <w:r w:rsidR="00377DF2">
        <w:t>https://doi.org/10.1111/j.1399-3054.1994.tb03027.x</w:t>
      </w:r>
    </w:p>
    <w:p w14:paraId="545E0E58" w14:textId="77777777" w:rsidR="00104043" w:rsidRPr="0081339F" w:rsidRDefault="00104043" w:rsidP="00104043">
      <w:pPr>
        <w:pStyle w:val="TS"/>
        <w:ind w:left="720" w:hanging="720"/>
      </w:pPr>
    </w:p>
    <w:p w14:paraId="375923DB" w14:textId="77777777" w:rsidR="00104043" w:rsidRPr="0081339F" w:rsidRDefault="00104043" w:rsidP="00104043">
      <w:pPr>
        <w:pStyle w:val="TS"/>
        <w:ind w:left="720" w:hanging="720"/>
      </w:pPr>
      <w:r w:rsidRPr="0081339F">
        <w:t>Brandt, S. B., Gerken, M., Hartman, K. J., and Demers, E. 2009. Effects of hypoxia on food consumption and growth of juvenile striped bass (</w:t>
      </w:r>
      <w:r w:rsidRPr="0081339F">
        <w:rPr>
          <w:i/>
          <w:iCs/>
        </w:rPr>
        <w:t>Morone saxatilis</w:t>
      </w:r>
      <w:r w:rsidRPr="0081339F">
        <w:t xml:space="preserve">). </w:t>
      </w:r>
      <w:r w:rsidRPr="0081339F">
        <w:rPr>
          <w:i/>
          <w:iCs/>
        </w:rPr>
        <w:t>J. Exp. Mar. Biol. Ecol.</w:t>
      </w:r>
      <w:r w:rsidRPr="0081339F">
        <w:t xml:space="preserve">, 381: S143-S149. </w:t>
      </w:r>
      <w:proofErr w:type="spellStart"/>
      <w:r w:rsidRPr="0081339F">
        <w:t>doi</w:t>
      </w:r>
      <w:proofErr w:type="spellEnd"/>
      <w:r w:rsidRPr="0081339F">
        <w:t xml:space="preserve">: 10.1016/j.jembe.2009.07.028 </w:t>
      </w:r>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proofErr w:type="spellStart"/>
      <w:r w:rsidRPr="0081339F">
        <w:t>Breitburg</w:t>
      </w:r>
      <w:proofErr w:type="spellEnd"/>
      <w:r w:rsidRPr="0081339F">
        <w:t xml:space="preserve">, D., Levin, L. A., </w:t>
      </w:r>
      <w:proofErr w:type="spellStart"/>
      <w:r w:rsidRPr="0081339F">
        <w:t>Oschlies</w:t>
      </w:r>
      <w:proofErr w:type="spellEnd"/>
      <w:r w:rsidRPr="0081339F">
        <w:t xml:space="preserve">, A., et al. 2018. Declining oxygen in the global ocean and coastal waters. </w:t>
      </w:r>
      <w:r w:rsidRPr="0081339F">
        <w:rPr>
          <w:i/>
          <w:iCs/>
        </w:rPr>
        <w:t>Science</w:t>
      </w:r>
      <w:r w:rsidRPr="0081339F">
        <w:t xml:space="preserve">, 359(6371): eaam7240. </w:t>
      </w:r>
      <w:proofErr w:type="spellStart"/>
      <w:r w:rsidR="00377DF2">
        <w:t>doi</w:t>
      </w:r>
      <w:proofErr w:type="spellEnd"/>
      <w:r w:rsidR="00377DF2">
        <w:t>: 10.1126/</w:t>
      </w:r>
      <w:proofErr w:type="gramStart"/>
      <w:r w:rsidR="00377DF2">
        <w:t>science.aam</w:t>
      </w:r>
      <w:proofErr w:type="gramEnd"/>
      <w:r w:rsidR="00377DF2">
        <w:t>7240</w:t>
      </w:r>
    </w:p>
    <w:p w14:paraId="297A7DAB" w14:textId="77777777" w:rsidR="00104043" w:rsidRPr="0081339F" w:rsidRDefault="00104043" w:rsidP="00104043">
      <w:pPr>
        <w:pStyle w:val="TS"/>
      </w:pPr>
    </w:p>
    <w:p w14:paraId="5B33DD7D" w14:textId="0D8B5A6C" w:rsidR="00104043" w:rsidRPr="0081339F" w:rsidRDefault="00104043" w:rsidP="00104043">
      <w:pPr>
        <w:pStyle w:val="TS"/>
        <w:ind w:left="720" w:hanging="720"/>
      </w:pPr>
      <w:r w:rsidRPr="0081339F">
        <w:t xml:space="preserve">Chabot, D. and Dutil, J.-D. 1999. Reduced growth of Atlantic cod in non-lethal hypoxic conditions. </w:t>
      </w:r>
      <w:r w:rsidRPr="0081339F">
        <w:rPr>
          <w:i/>
          <w:iCs/>
        </w:rPr>
        <w:t>J. Fish. Biol.</w:t>
      </w:r>
      <w:r w:rsidRPr="0081339F">
        <w:t xml:space="preserve">, 55: 472-491. </w:t>
      </w:r>
      <w:r w:rsidR="00377DF2">
        <w:t>https://doi.org/10.1111/j.1095-8649.1999.tb00693.x</w:t>
      </w:r>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r w:rsidRPr="0081339F">
        <w:rPr>
          <w:i/>
          <w:iCs/>
        </w:rPr>
        <w:t>Pseudopleuronectes americanus</w:t>
      </w:r>
      <w:r w:rsidRPr="0081339F">
        <w:t xml:space="preserve">) with a review of variation in other species. </w:t>
      </w:r>
      <w:r w:rsidRPr="0081339F">
        <w:rPr>
          <w:i/>
          <w:iCs/>
        </w:rPr>
        <w:t xml:space="preserve">Can. J. Fish. </w:t>
      </w:r>
      <w:proofErr w:type="spellStart"/>
      <w:r w:rsidRPr="0081339F">
        <w:rPr>
          <w:i/>
          <w:iCs/>
        </w:rPr>
        <w:t>Aquat</w:t>
      </w:r>
      <w:proofErr w:type="spellEnd"/>
      <w:r w:rsidRPr="0081339F">
        <w:rPr>
          <w:i/>
          <w:iCs/>
        </w:rPr>
        <w: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7B1F8672" w14:textId="77777777" w:rsidR="00104043" w:rsidRPr="0081339F" w:rsidRDefault="00104043" w:rsidP="00104043">
      <w:pPr>
        <w:pStyle w:val="TS"/>
        <w:ind w:left="720" w:hanging="720"/>
      </w:pPr>
    </w:p>
    <w:p w14:paraId="0375B10A" w14:textId="6334F71A" w:rsidR="00104043" w:rsidRPr="0081339F" w:rsidRDefault="00104043" w:rsidP="00104043">
      <w:pPr>
        <w:pStyle w:val="TS"/>
        <w:ind w:left="720" w:hanging="720"/>
      </w:pPr>
      <w:proofErr w:type="spellStart"/>
      <w:r w:rsidRPr="0081339F">
        <w:t>Ciuhandu</w:t>
      </w:r>
      <w:proofErr w:type="spellEnd"/>
      <w:r w:rsidRPr="0081339F">
        <w:t xml:space="preserve">, C. S., Stevens, E. D., and Wright, P. A. 2005. The effect of oxygen on the growth of </w:t>
      </w:r>
      <w:r w:rsidRPr="0081339F">
        <w:rPr>
          <w:i/>
          <w:iCs/>
        </w:rPr>
        <w:t>Oncorhynchus mykiss</w:t>
      </w:r>
      <w:r w:rsidRPr="0081339F">
        <w:t xml:space="preserve"> embryos with and without a chorion. </w:t>
      </w:r>
      <w:r w:rsidRPr="0081339F">
        <w:rPr>
          <w:i/>
          <w:iCs/>
        </w:rPr>
        <w:t>J. Fish. Biol.</w:t>
      </w:r>
      <w:r w:rsidRPr="0081339F">
        <w:t xml:space="preserve">, 67: 1544-1551. </w:t>
      </w:r>
      <w:r w:rsidR="00BF38F4">
        <w:t>https://doi.org/10.1111/j.1095-8649.2005.00856.x</w:t>
      </w:r>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proofErr w:type="spellStart"/>
      <w:r w:rsidRPr="0081339F">
        <w:t>Claireaux</w:t>
      </w:r>
      <w:proofErr w:type="spellEnd"/>
      <w:r w:rsidRPr="0081339F">
        <w:t xml:space="preserve">,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r w:rsidRPr="0081339F">
        <w:t>Concannon, C. A., Cross, E. L., Jones, L. F., Murray, C. S., Matassa, C. M., McBride, R. S., and Baumann, H. 2021. Temperature-dependent effects on fecundity in a serial broadcast 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w:t>
      </w:r>
      <w:proofErr w:type="spellStart"/>
      <w:r w:rsidRPr="0081339F">
        <w:t>Todgham</w:t>
      </w:r>
      <w:proofErr w:type="spellEnd"/>
      <w:r w:rsidRPr="0081339F">
        <w:t xml:space="preserve">, A. E. 2019. Combined effects of warming and hypoxia on early life stage Chinook salmon physiology and development. </w:t>
      </w:r>
      <w:proofErr w:type="spellStart"/>
      <w:r w:rsidRPr="0081339F">
        <w:rPr>
          <w:i/>
          <w:iCs/>
        </w:rPr>
        <w:t>Conserv</w:t>
      </w:r>
      <w:proofErr w:type="spellEnd"/>
      <w:r w:rsidRPr="0081339F">
        <w:rPr>
          <w:i/>
          <w:iCs/>
        </w:rPr>
        <w:t>. Physiol.</w:t>
      </w:r>
      <w:r w:rsidRPr="0081339F">
        <w:t xml:space="preserve">, 7(1): coy078. </w:t>
      </w:r>
      <w:proofErr w:type="spellStart"/>
      <w:r w:rsidRPr="0081339F">
        <w:t>doi</w:t>
      </w:r>
      <w:proofErr w:type="spellEnd"/>
      <w:r w:rsidRPr="0081339F">
        <w:t>: 10.1093/</w:t>
      </w:r>
      <w:proofErr w:type="spellStart"/>
      <w:r w:rsidRPr="0081339F">
        <w:t>conphys</w:t>
      </w:r>
      <w:proofErr w:type="spellEnd"/>
      <w:r w:rsidRPr="0081339F">
        <w:t xml:space="preserve">/coy078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Vulnerability of early life stage Northwest Atlantic forage fish to ocean acidification and low oxygen. </w:t>
      </w:r>
      <w:r w:rsidRPr="0081339F">
        <w:rPr>
          <w:i/>
          <w:iCs/>
        </w:rPr>
        <w:t>Mar. Ecol. Prog. Ser.</w:t>
      </w:r>
      <w:r w:rsidRPr="0081339F">
        <w:t xml:space="preserve">, 523: 145-156. </w:t>
      </w:r>
      <w:proofErr w:type="spellStart"/>
      <w:r w:rsidRPr="0081339F">
        <w:t>doi</w:t>
      </w:r>
      <w:proofErr w:type="spellEnd"/>
      <w:r w:rsidRPr="0081339F">
        <w:t xml:space="preserve">: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w:t>
      </w:r>
      <w:proofErr w:type="spellStart"/>
      <w:r w:rsidRPr="0081339F">
        <w:t>doi</w:t>
      </w:r>
      <w:proofErr w:type="spellEnd"/>
      <w:r w:rsidRPr="0081339F">
        <w:t xml:space="preserve">: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w:t>
      </w:r>
      <w:proofErr w:type="spellStart"/>
      <w:r w:rsidRPr="0081339F">
        <w:t>Kenaley</w:t>
      </w:r>
      <w:proofErr w:type="spellEnd"/>
      <w:r w:rsidRPr="0081339F">
        <w:t xml:space="preserve">,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proofErr w:type="spellStart"/>
      <w:r w:rsidR="00BF38F4">
        <w:t>doi</w:t>
      </w:r>
      <w:proofErr w:type="spellEnd"/>
      <w:r w:rsidR="00BF38F4">
        <w:t>: 10.1126/science.1156401</w:t>
      </w:r>
    </w:p>
    <w:p w14:paraId="33954DEF" w14:textId="77777777" w:rsidR="00104043" w:rsidRPr="0081339F" w:rsidRDefault="00104043" w:rsidP="00104043">
      <w:pPr>
        <w:pStyle w:val="TS"/>
        <w:ind w:left="720" w:hanging="720"/>
      </w:pPr>
    </w:p>
    <w:p w14:paraId="01DB8612" w14:textId="7A92DB84" w:rsidR="00104043" w:rsidRPr="0081339F" w:rsidRDefault="00104043" w:rsidP="00104043">
      <w:pPr>
        <w:pStyle w:val="TS"/>
        <w:ind w:left="720" w:hanging="720"/>
      </w:pPr>
      <w:r w:rsidRPr="0081339F">
        <w:t xml:space="preserve">Earhart, M. L., Blanchard, T. S., Harman, A. A., and Schulte, P. M. 2022. Hypoxia and High Temperature as Interacting Stressors: Will Plasticity Promote Resilience of Fishes in a Changing World? </w:t>
      </w:r>
      <w:r w:rsidRPr="0081339F">
        <w:rPr>
          <w:i/>
          <w:iCs/>
        </w:rPr>
        <w:t>Biol. Bull.</w:t>
      </w:r>
      <w:r w:rsidRPr="0081339F">
        <w:t xml:space="preserve">, 243: 149-170. </w:t>
      </w:r>
      <w:r w:rsidR="00BF38F4">
        <w:t>https://doi.org/10.1086/722115</w:t>
      </w:r>
    </w:p>
    <w:p w14:paraId="5DB31583" w14:textId="77777777" w:rsidR="00104043" w:rsidRPr="0081339F" w:rsidRDefault="00104043" w:rsidP="00104043">
      <w:pPr>
        <w:pStyle w:val="TS"/>
        <w:ind w:left="720" w:hanging="720"/>
      </w:pPr>
    </w:p>
    <w:p w14:paraId="3A4D2C8B" w14:textId="01155E40" w:rsidR="00104043" w:rsidRPr="0081339F" w:rsidRDefault="00104043" w:rsidP="00104043">
      <w:pPr>
        <w:pStyle w:val="TS"/>
        <w:ind w:left="720" w:hanging="720"/>
      </w:pPr>
      <w:r w:rsidRPr="0081339F">
        <w:t xml:space="preserve">Evans, M. R., Grimm, V., </w:t>
      </w:r>
      <w:proofErr w:type="spellStart"/>
      <w:r w:rsidRPr="0081339F">
        <w:t>Johst</w:t>
      </w:r>
      <w:proofErr w:type="spellEnd"/>
      <w:r w:rsidRPr="0081339F">
        <w:t xml:space="preserve">,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521711C7" w14:textId="77777777" w:rsidR="00104043" w:rsidRPr="0081339F" w:rsidRDefault="00104043" w:rsidP="00104043">
      <w:pPr>
        <w:pStyle w:val="TS"/>
        <w:ind w:left="720" w:hanging="720"/>
      </w:pPr>
    </w:p>
    <w:p w14:paraId="5A11D516" w14:textId="543873CA" w:rsidR="00104043" w:rsidRPr="0081339F" w:rsidRDefault="00104043" w:rsidP="00104043">
      <w:pPr>
        <w:pStyle w:val="TS"/>
        <w:ind w:left="720" w:hanging="720"/>
      </w:pPr>
      <w:r w:rsidRPr="0081339F">
        <w:lastRenderedPageBreak/>
        <w:t>Finn, R. N., Fyhn, H. J., and Evjen, M. S. 1995. Physiological energetics of developing embryos and yolk-sac larvae of Atlantic cod (</w:t>
      </w:r>
      <w:r w:rsidRPr="0081339F">
        <w:rPr>
          <w:i/>
          <w:iCs/>
        </w:rPr>
        <w:t xml:space="preserve">Gadus </w:t>
      </w:r>
      <w:proofErr w:type="spellStart"/>
      <w:r w:rsidRPr="0081339F">
        <w:rPr>
          <w:i/>
          <w:iCs/>
        </w:rPr>
        <w:t>morhua</w:t>
      </w:r>
      <w:proofErr w:type="spellEnd"/>
      <w:r w:rsidRPr="0081339F">
        <w:t xml:space="preserve">). I. Respiration and nitrogen metabolism. </w:t>
      </w:r>
      <w:r w:rsidRPr="0081339F">
        <w:rPr>
          <w:i/>
          <w:iCs/>
        </w:rPr>
        <w:t>Mar. Biol.</w:t>
      </w:r>
      <w:r w:rsidRPr="0081339F">
        <w:t xml:space="preserve">, 124: 355-369. </w:t>
      </w:r>
      <w:r w:rsidR="00BF38F4">
        <w:t>https://doi.org/10.1007/BF00363909</w:t>
      </w:r>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proofErr w:type="spellStart"/>
      <w:r w:rsidRPr="0081339F">
        <w:t>Goussen</w:t>
      </w:r>
      <w:proofErr w:type="spellEnd"/>
      <w:r w:rsidRPr="0081339F">
        <w:t xml:space="preserve">,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w:t>
      </w:r>
      <w:proofErr w:type="spellStart"/>
      <w:r w:rsidRPr="0081339F">
        <w:t>Tettelbach</w:t>
      </w:r>
      <w:proofErr w:type="spellEnd"/>
      <w:r w:rsidRPr="0081339F">
        <w:t xml:space="preserve">,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 xml:space="preserve">Hamda, N. T., Martin, B., Poletto, J. B., Cocherell, D. E., Fangue, N. A., Van </w:t>
      </w:r>
      <w:proofErr w:type="spellStart"/>
      <w:r w:rsidRPr="0081339F">
        <w:t>Eenennaam</w:t>
      </w:r>
      <w:proofErr w:type="spellEnd"/>
      <w:r w:rsidRPr="0081339F">
        <w:t>, J., Mora, E. A., and Danner, E. 2019. Applying a simplified energy-budget model to explore the effects of temperature and food availability on the life history of green sturgeon (</w:t>
      </w:r>
      <w:r w:rsidRPr="0081339F">
        <w:rPr>
          <w:i/>
          <w:iCs/>
        </w:rPr>
        <w:t xml:space="preserve">Acipenser </w:t>
      </w:r>
      <w:proofErr w:type="spellStart"/>
      <w:r w:rsidRPr="0081339F">
        <w:rPr>
          <w:i/>
          <w:iCs/>
        </w:rPr>
        <w:t>medirostris</w:t>
      </w:r>
      <w:proofErr w:type="spellEnd"/>
      <w:r w:rsidRPr="0081339F">
        <w:t xml:space="preserve">). </w:t>
      </w:r>
      <w:r w:rsidRPr="0081339F">
        <w:rPr>
          <w:i/>
          <w:iCs/>
        </w:rPr>
        <w:t>Ecol. Modell.</w:t>
      </w:r>
      <w:r w:rsidRPr="0081339F">
        <w:t xml:space="preserve">, 395: 1-10. </w:t>
      </w:r>
      <w:r w:rsidR="00BF38F4">
        <w:t>https://doi.org/10.1016/j.ecolmodel.2019.01.005</w:t>
      </w:r>
    </w:p>
    <w:p w14:paraId="6C7208B4" w14:textId="77777777" w:rsidR="00104043" w:rsidRPr="0081339F" w:rsidRDefault="00104043" w:rsidP="00104043">
      <w:pPr>
        <w:pStyle w:val="TS"/>
        <w:ind w:left="720" w:hanging="720"/>
      </w:pPr>
    </w:p>
    <w:p w14:paraId="6DC4D022" w14:textId="77777777" w:rsidR="00104043" w:rsidRPr="0081339F" w:rsidRDefault="00104043" w:rsidP="00104043">
      <w:pPr>
        <w:pStyle w:val="TS"/>
        <w:ind w:left="720" w:hanging="720"/>
      </w:pPr>
      <w:r w:rsidRPr="0081339F">
        <w:t xml:space="preserve">Hancock, J. R. and Place, S. P. 2016. Impact of ocean acidification on the hypoxia tolerance of the woolly sculpin, </w:t>
      </w:r>
      <w:proofErr w:type="spellStart"/>
      <w:r w:rsidRPr="0081339F">
        <w:rPr>
          <w:i/>
          <w:iCs/>
        </w:rPr>
        <w:t>Clinocottus</w:t>
      </w:r>
      <w:proofErr w:type="spellEnd"/>
      <w:r w:rsidRPr="0081339F">
        <w:rPr>
          <w:i/>
          <w:iCs/>
        </w:rPr>
        <w:t xml:space="preserve"> </w:t>
      </w:r>
      <w:proofErr w:type="spellStart"/>
      <w:r w:rsidRPr="0081339F">
        <w:rPr>
          <w:i/>
          <w:iCs/>
        </w:rPr>
        <w:t>analis</w:t>
      </w:r>
      <w:proofErr w:type="spellEnd"/>
      <w:r w:rsidRPr="0081339F">
        <w:rPr>
          <w:i/>
          <w:iCs/>
        </w:rPr>
        <w:t xml:space="preserve">. </w:t>
      </w:r>
      <w:proofErr w:type="spellStart"/>
      <w:r w:rsidRPr="0081339F">
        <w:rPr>
          <w:i/>
          <w:iCs/>
        </w:rPr>
        <w:t>Conserv</w:t>
      </w:r>
      <w:proofErr w:type="spellEnd"/>
      <w:r w:rsidRPr="0081339F">
        <w:rPr>
          <w:i/>
          <w:iCs/>
        </w:rPr>
        <w:t>. Physiol</w:t>
      </w:r>
      <w:r w:rsidRPr="0081339F">
        <w:t>. 4, cow040. doi:10.1093/</w:t>
      </w:r>
      <w:proofErr w:type="spellStart"/>
      <w:r w:rsidRPr="0081339F">
        <w:t>conphys</w:t>
      </w:r>
      <w:proofErr w:type="spellEnd"/>
      <w:r w:rsidRPr="0081339F">
        <w:t>/cow040</w:t>
      </w:r>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0DB0948" w14:textId="77777777" w:rsidR="00104043" w:rsidRPr="0081339F" w:rsidRDefault="00104043" w:rsidP="00104043">
      <w:pPr>
        <w:pStyle w:val="TS"/>
        <w:ind w:left="720" w:hanging="720"/>
      </w:pPr>
      <w:r w:rsidRPr="0081339F">
        <w:t xml:space="preserve">Howarth, R., Chan, F., Conley, D. J., Garnier, J., Doney, S. C., Marino, R., and Billen, G. 2011. Coupled biogeochemical cycles: eutrophication and hypoxia in temperate estuaries and coastal marine ecosystems. </w:t>
      </w:r>
      <w:r w:rsidRPr="0081339F">
        <w:rPr>
          <w:i/>
          <w:iCs/>
        </w:rPr>
        <w:t>Front. Ecol. Environ.</w:t>
      </w:r>
      <w:r w:rsidRPr="0081339F">
        <w:t xml:space="preserve">, 9(1): 18-26. </w:t>
      </w:r>
      <w:proofErr w:type="spellStart"/>
      <w:r w:rsidRPr="0081339F">
        <w:t>doi</w:t>
      </w:r>
      <w:proofErr w:type="spellEnd"/>
      <w:r w:rsidRPr="0081339F">
        <w:t xml:space="preserve">: 10.1890/100008 </w:t>
      </w:r>
    </w:p>
    <w:p w14:paraId="2DFFF702" w14:textId="77777777" w:rsidR="00104043" w:rsidRPr="0081339F" w:rsidRDefault="00104043" w:rsidP="00104043">
      <w:pPr>
        <w:pStyle w:val="TS"/>
        <w:ind w:left="720" w:hanging="720"/>
      </w:pPr>
    </w:p>
    <w:p w14:paraId="4FB3D820" w14:textId="77777777" w:rsidR="00104043" w:rsidRPr="0081339F" w:rsidRDefault="00104043" w:rsidP="00104043">
      <w:pPr>
        <w:pStyle w:val="TS"/>
        <w:ind w:left="720" w:hanging="720"/>
      </w:pPr>
      <w:r w:rsidRPr="0081339F">
        <w:t xml:space="preserve">Jager, T. 2018. </w:t>
      </w:r>
      <w:proofErr w:type="spellStart"/>
      <w:r w:rsidRPr="0081339F">
        <w:t>DEBkiss</w:t>
      </w:r>
      <w:proofErr w:type="spellEnd"/>
      <w:r w:rsidRPr="0081339F">
        <w:t xml:space="preserve">: A Simple Framework for Animal Energy Budgets. Version 2.0. </w:t>
      </w:r>
      <w:proofErr w:type="spellStart"/>
      <w:r w:rsidRPr="0081339F">
        <w:t>Leanpub</w:t>
      </w:r>
      <w:proofErr w:type="spellEnd"/>
      <w:r w:rsidRPr="0081339F">
        <w:t xml:space="preserve">: https://leanpub.com/debkiss_book. </w:t>
      </w:r>
    </w:p>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w:t>
      </w:r>
      <w:proofErr w:type="spellStart"/>
      <w:r w:rsidRPr="0081339F">
        <w:t>DEBkiss</w:t>
      </w:r>
      <w:proofErr w:type="spellEnd"/>
      <w:r w:rsidRPr="0081339F">
        <w:t xml:space="preserve">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lastRenderedPageBreak/>
        <w:t xml:space="preserve">Jager, T., </w:t>
      </w:r>
      <w:proofErr w:type="spellStart"/>
      <w:r w:rsidRPr="0081339F">
        <w:t>Ravagnan</w:t>
      </w:r>
      <w:proofErr w:type="spellEnd"/>
      <w:r w:rsidRPr="0081339F">
        <w:t xml:space="preserve">,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 xml:space="preserve">Gadus </w:t>
      </w:r>
      <w:proofErr w:type="spellStart"/>
      <w:r w:rsidRPr="0081339F">
        <w:rPr>
          <w:i/>
          <w:iCs/>
        </w:rPr>
        <w:t>morhua</w:t>
      </w:r>
      <w:proofErr w:type="spellEnd"/>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Pr="0081339F" w:rsidRDefault="00104043" w:rsidP="00104043">
      <w:pPr>
        <w:pStyle w:val="TS"/>
        <w:ind w:left="720" w:hanging="720"/>
      </w:pPr>
    </w:p>
    <w:p w14:paraId="512DDE17" w14:textId="3470D942" w:rsidR="00104043" w:rsidRPr="0081339F" w:rsidRDefault="00104043" w:rsidP="00104043">
      <w:pPr>
        <w:pStyle w:val="TS"/>
        <w:ind w:left="720" w:hanging="720"/>
      </w:pPr>
      <w:proofErr w:type="spellStart"/>
      <w:r w:rsidRPr="0081339F">
        <w:t>Jusup</w:t>
      </w:r>
      <w:proofErr w:type="spellEnd"/>
      <w:r w:rsidRPr="0081339F">
        <w:t xml:space="preserve">, M., Sousa, T., Domingos, T., </w:t>
      </w:r>
      <w:proofErr w:type="spellStart"/>
      <w:r w:rsidRPr="0081339F">
        <w:t>Labinac</w:t>
      </w:r>
      <w:proofErr w:type="spellEnd"/>
      <w:r w:rsidRPr="0081339F">
        <w:t xml:space="preserve">, V., Marn, N., Wang, Z., and </w:t>
      </w:r>
      <w:proofErr w:type="spellStart"/>
      <w:r w:rsidRPr="0081339F">
        <w:t>Klanj</w:t>
      </w:r>
      <w:r w:rsidRPr="0081339F">
        <w:rPr>
          <w:rFonts w:cs="Times New Roman"/>
        </w:rPr>
        <w:t>šč</w:t>
      </w:r>
      <w:r w:rsidRPr="0081339F">
        <w:t>ek</w:t>
      </w:r>
      <w:proofErr w:type="spellEnd"/>
      <w:r w:rsidRPr="0081339F">
        <w:t xml:space="preserve">,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165C8369" w14:textId="1A9AF83D" w:rsidR="00104043" w:rsidRPr="0081339F" w:rsidRDefault="00104043" w:rsidP="00104043">
      <w:pPr>
        <w:pStyle w:val="TS"/>
        <w:ind w:left="720" w:hanging="720"/>
      </w:pPr>
      <w:proofErr w:type="spellStart"/>
      <w:r w:rsidRPr="0081339F">
        <w:t>Kajimura</w:t>
      </w:r>
      <w:proofErr w:type="spellEnd"/>
      <w:r w:rsidRPr="0081339F">
        <w:t xml:space="preserve">, S., Aida, K., and Duan, C. 2005. Insulin-like growth factor-binding protein-1 (IGFBP-1) mediates hypoxia-induced embryonic growth and developmental retardation. </w:t>
      </w:r>
      <w:r w:rsidRPr="0081339F">
        <w:rPr>
          <w:i/>
          <w:iCs/>
        </w:rPr>
        <w:t>Proc. Nat. Acad. Sci.</w:t>
      </w:r>
      <w:r w:rsidRPr="0081339F">
        <w:t xml:space="preserve">, 102(4): 1240-1245. </w:t>
      </w:r>
      <w:r w:rsidR="00CC21E1">
        <w:t>https://doi.org/10.1073/pnas.0407443102</w:t>
      </w:r>
    </w:p>
    <w:p w14:paraId="762A0438" w14:textId="77777777" w:rsidR="00104043" w:rsidRPr="0081339F" w:rsidRDefault="00104043" w:rsidP="00104043">
      <w:pPr>
        <w:pStyle w:val="TS"/>
        <w:ind w:left="720" w:hanging="720"/>
      </w:pPr>
    </w:p>
    <w:p w14:paraId="44F0D792" w14:textId="4AA34E1E" w:rsidR="00104043" w:rsidRPr="0081339F" w:rsidRDefault="00104043" w:rsidP="00104043">
      <w:pPr>
        <w:pStyle w:val="TS"/>
        <w:ind w:left="720" w:hanging="720"/>
      </w:pPr>
      <w:proofErr w:type="spellStart"/>
      <w:r w:rsidRPr="0081339F">
        <w:t>Kajimura</w:t>
      </w:r>
      <w:proofErr w:type="spellEnd"/>
      <w:r w:rsidRPr="0081339F">
        <w:t xml:space="preserve">, S., Aida, K., and Duan, C. 2006. Understanding Hypoxia-Induced Gene Expression in Early Development: In Vitro and In Vivo Analysis of Hypoxia-Inducible Factor 1-Regulated Zebra Fish Insulin-Like Growth Factor Binding Protein 1 Gene Expression. </w:t>
      </w:r>
      <w:r w:rsidRPr="0081339F">
        <w:rPr>
          <w:i/>
          <w:iCs/>
        </w:rPr>
        <w:t>Mol. Cell. Biol.</w:t>
      </w:r>
      <w:r w:rsidRPr="0081339F">
        <w:t xml:space="preserve">, 26(3): 1142-1155. </w:t>
      </w:r>
      <w:r w:rsidR="00CC21E1">
        <w:t>https://doi.org/10.1128/MCB.26.3.1142-1155.2006</w:t>
      </w:r>
    </w:p>
    <w:p w14:paraId="668AE65C" w14:textId="77777777" w:rsidR="00104043" w:rsidRPr="0081339F" w:rsidRDefault="00104043" w:rsidP="00104043">
      <w:pPr>
        <w:pStyle w:val="TS"/>
        <w:ind w:left="720" w:hanging="720"/>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Pr="0081339F" w:rsidRDefault="00104043" w:rsidP="00104043">
      <w:pPr>
        <w:pStyle w:val="TS"/>
        <w:ind w:left="720" w:hanging="720"/>
      </w:pPr>
      <w:r w:rsidRPr="0081339F">
        <w:t xml:space="preserve">Klahre, L. E. 1997. </w:t>
      </w:r>
      <w:proofErr w:type="spellStart"/>
      <w:r w:rsidRPr="0081339F">
        <w:t>Countergradient</w:t>
      </w:r>
      <w:proofErr w:type="spellEnd"/>
      <w:r w:rsidRPr="0081339F">
        <w:t xml:space="preserve"> Variation in Egg Production Rate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[Master’s thesis]. Stony Brook University. </w:t>
      </w:r>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proofErr w:type="spellStart"/>
      <w:r w:rsidRPr="0081339F">
        <w:t>Kooijman</w:t>
      </w:r>
      <w:proofErr w:type="spellEnd"/>
      <w:r w:rsidRPr="0081339F">
        <w:t xml:space="preserve">, S. A. L. M. 2010a. Dynamic Energy Budget Theory for Metabolic </w:t>
      </w:r>
      <w:proofErr w:type="spellStart"/>
      <w:r w:rsidRPr="0081339F">
        <w:t>Organisation</w:t>
      </w:r>
      <w:proofErr w:type="spellEnd"/>
      <w:r w:rsidRPr="0081339F">
        <w:t xml:space="preserve">.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proofErr w:type="spellStart"/>
      <w:r w:rsidRPr="0081339F">
        <w:t>Kooijman</w:t>
      </w:r>
      <w:proofErr w:type="spellEnd"/>
      <w:r w:rsidRPr="0081339F">
        <w:t xml:space="preserve">, S. A. L. M. 2010b. Comments on Dynamic Energy Budget Theory for Metabolic </w:t>
      </w:r>
      <w:proofErr w:type="spellStart"/>
      <w:r w:rsidRPr="0081339F">
        <w:t>Organisation</w:t>
      </w:r>
      <w:proofErr w:type="spellEnd"/>
      <w:r w:rsidRPr="0081339F">
        <w:t xml:space="preserve">.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proofErr w:type="spellStart"/>
      <w:r w:rsidRPr="0081339F">
        <w:t>Kooijman</w:t>
      </w:r>
      <w:proofErr w:type="spellEnd"/>
      <w:r w:rsidRPr="0081339F">
        <w:t xml:space="preserve">,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proofErr w:type="spellStart"/>
      <w:r w:rsidRPr="0081339F">
        <w:t>Kooijman</w:t>
      </w:r>
      <w:proofErr w:type="spellEnd"/>
      <w:r w:rsidRPr="0081339F">
        <w:t xml:space="preserve">,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proofErr w:type="spellStart"/>
      <w:r w:rsidRPr="0081339F">
        <w:t>Kooijman</w:t>
      </w:r>
      <w:proofErr w:type="spellEnd"/>
      <w:r w:rsidRPr="0081339F">
        <w:t xml:space="preserve">, S. A. L. M., Baas, J., Bontje, D., </w:t>
      </w:r>
      <w:proofErr w:type="spellStart"/>
      <w:r w:rsidRPr="0081339F">
        <w:t>Broerse</w:t>
      </w:r>
      <w:proofErr w:type="spellEnd"/>
      <w:r w:rsidRPr="0081339F">
        <w:t xml:space="preserve">, M., van </w:t>
      </w:r>
      <w:proofErr w:type="spellStart"/>
      <w:r w:rsidRPr="0081339F">
        <w:t>Gestel</w:t>
      </w:r>
      <w:proofErr w:type="spellEnd"/>
      <w:r w:rsidRPr="0081339F">
        <w:t xml:space="preserve">,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proofErr w:type="spellStart"/>
      <w:r w:rsidRPr="0081339F">
        <w:t>Kooijman</w:t>
      </w:r>
      <w:proofErr w:type="spellEnd"/>
      <w:r w:rsidRPr="0081339F">
        <w:t xml:space="preserve">,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69D12002" w14:textId="77777777" w:rsidR="00104043" w:rsidRPr="0081339F" w:rsidRDefault="00104043" w:rsidP="00104043">
      <w:pPr>
        <w:pStyle w:val="TS"/>
        <w:ind w:left="720" w:hanging="720"/>
      </w:pPr>
    </w:p>
    <w:p w14:paraId="16C5DF72" w14:textId="72B8D5F7" w:rsidR="00104043" w:rsidRPr="0081339F" w:rsidRDefault="00104043" w:rsidP="00104043">
      <w:pPr>
        <w:pStyle w:val="TS"/>
        <w:ind w:left="720" w:hanging="720"/>
      </w:pPr>
      <w:r w:rsidRPr="0081339F">
        <w:t xml:space="preserve">Kramer, D. L. 1987. Dissolved oxygen and fish behavior. </w:t>
      </w:r>
      <w:r w:rsidRPr="0081339F">
        <w:rPr>
          <w:i/>
          <w:iCs/>
        </w:rPr>
        <w:t>Environmental Biology of Fishes</w:t>
      </w:r>
      <w:r w:rsidRPr="0081339F">
        <w:t xml:space="preserve">, 18: 81-92. </w:t>
      </w:r>
      <w:r w:rsidR="00CC21E1" w:rsidRPr="00CC21E1">
        <w:t>https://doi.org/10.1007/BF00002597</w:t>
      </w:r>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proofErr w:type="spellStart"/>
      <w:r w:rsidRPr="0081339F">
        <w:rPr>
          <w:i/>
          <w:iCs/>
        </w:rPr>
        <w:t>Fundulus</w:t>
      </w:r>
      <w:proofErr w:type="spellEnd"/>
      <w:r w:rsidRPr="0081339F">
        <w:rPr>
          <w:i/>
          <w:iCs/>
        </w:rPr>
        <w:t xml:space="preserve"> grandis</w:t>
      </w:r>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Part A: Mol. </w:t>
      </w:r>
      <w:proofErr w:type="spellStart"/>
      <w:r w:rsidRPr="0081339F">
        <w:rPr>
          <w:i/>
          <w:iCs/>
        </w:rPr>
        <w:t>Integr</w:t>
      </w:r>
      <w:proofErr w:type="spellEnd"/>
      <w:r w:rsidRPr="0081339F">
        <w:rPr>
          <w:i/>
          <w:iCs/>
        </w:rPr>
        <w:t>.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2019.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2021.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r w:rsidRPr="0081339F">
        <w:t>Letcher, B. H. and Bengtson, D. A. 1993. Effects of food density and temperature on feeding and growth of young inland silversides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w:t>
      </w:r>
      <w:r w:rsidRPr="0081339F">
        <w:rPr>
          <w:i/>
          <w:iCs/>
        </w:rPr>
        <w:t>J. Fish Biol.</w:t>
      </w:r>
      <w:r w:rsidRPr="0081339F">
        <w:t>, 43: 671-686.</w:t>
      </w:r>
      <w:r w:rsidR="00CC21E1" w:rsidRPr="00CC21E1">
        <w:t xml:space="preserve"> https://doi.org/10.1111/j.1095-8649.1993.tb01145.x</w:t>
      </w:r>
    </w:p>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t xml:space="preserve">Lika, K., Kearney, M. R., Freitas, V., van der Veer, H. W., van der Meer, J., </w:t>
      </w:r>
      <w:proofErr w:type="spellStart"/>
      <w:r w:rsidRPr="0081339F">
        <w:t>Mijsman</w:t>
      </w:r>
      <w:proofErr w:type="spellEnd"/>
      <w:r w:rsidRPr="0081339F">
        <w:t xml:space="preserve">, J. W. M., </w:t>
      </w:r>
      <w:proofErr w:type="spellStart"/>
      <w:r w:rsidRPr="0081339F">
        <w:t>Pecqueries</w:t>
      </w:r>
      <w:proofErr w:type="spellEnd"/>
      <w:r w:rsidRPr="0081339F">
        <w:t xml:space="preserve">, L., and </w:t>
      </w:r>
      <w:proofErr w:type="spellStart"/>
      <w:r w:rsidRPr="0081339F">
        <w:t>Kooijman</w:t>
      </w:r>
      <w:proofErr w:type="spellEnd"/>
      <w:r w:rsidRPr="0081339F">
        <w:t xml:space="preserve">,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w:t>
      </w:r>
      <w:proofErr w:type="spellStart"/>
      <w:r w:rsidRPr="0081339F">
        <w:t>Pecquerie</w:t>
      </w:r>
      <w:proofErr w:type="spellEnd"/>
      <w:r w:rsidRPr="0081339F">
        <w:t xml:space="preserve">, L., Domingos, T., and </w:t>
      </w:r>
      <w:proofErr w:type="spellStart"/>
      <w:r w:rsidRPr="0081339F">
        <w:t>Kooijman</w:t>
      </w:r>
      <w:proofErr w:type="spellEnd"/>
      <w:r w:rsidRPr="0081339F">
        <w:t xml:space="preserve">, S. A. L. M. 2018. The </w:t>
      </w:r>
      <w:proofErr w:type="spellStart"/>
      <w:r w:rsidRPr="0081339F">
        <w:t>AmP</w:t>
      </w:r>
      <w:proofErr w:type="spellEnd"/>
      <w:r w:rsidRPr="0081339F">
        <w:t xml:space="preserve"> project: Comparing species </w:t>
      </w:r>
      <w:proofErr w:type="gramStart"/>
      <w:r w:rsidRPr="0081339F">
        <w:t>on the basis of</w:t>
      </w:r>
      <w:proofErr w:type="gramEnd"/>
      <w:r w:rsidRPr="0081339F">
        <w:t xml:space="preserve"> dynamic energy budget parameters. </w:t>
      </w:r>
      <w:proofErr w:type="spellStart"/>
      <w:r w:rsidRPr="0081339F">
        <w:rPr>
          <w:i/>
          <w:iCs/>
        </w:rPr>
        <w:t>PLoS</w:t>
      </w:r>
      <w:proofErr w:type="spellEnd"/>
      <w:r w:rsidRPr="0081339F">
        <w:rPr>
          <w:i/>
          <w:iCs/>
        </w:rPr>
        <w:t xml:space="preserve"> </w:t>
      </w:r>
      <w:proofErr w:type="spellStart"/>
      <w:r w:rsidRPr="0081339F">
        <w:rPr>
          <w:i/>
          <w:iCs/>
        </w:rPr>
        <w:t>Comput</w:t>
      </w:r>
      <w:proofErr w:type="spellEnd"/>
      <w:r w:rsidRPr="0081339F">
        <w:rPr>
          <w:i/>
          <w:iCs/>
        </w:rPr>
        <w: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lastRenderedPageBreak/>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56A6B622" w14:textId="77777777" w:rsidR="00104043" w:rsidRPr="0081339F" w:rsidRDefault="00104043" w:rsidP="00104043">
      <w:pPr>
        <w:pStyle w:val="TS"/>
        <w:ind w:left="720" w:hanging="720"/>
      </w:pPr>
    </w:p>
    <w:p w14:paraId="54A62A57" w14:textId="0A5977DE" w:rsidR="00104043" w:rsidRPr="0081339F" w:rsidRDefault="00104043" w:rsidP="00104043">
      <w:pPr>
        <w:pStyle w:val="TS"/>
        <w:ind w:left="720" w:hanging="720"/>
      </w:pPr>
      <w:r w:rsidRPr="0081339F">
        <w:t xml:space="preserve">Maury, O., </w:t>
      </w:r>
      <w:proofErr w:type="spellStart"/>
      <w:r w:rsidRPr="0081339F">
        <w:t>Poggiale</w:t>
      </w:r>
      <w:proofErr w:type="spellEnd"/>
      <w:r w:rsidRPr="0081339F">
        <w:t xml:space="preserve">, J.-C., and Aumont, O. 2019. Damage-related protein turnover explains inter-specific patterns of maintenance rate and suggest modifications of the DEB theory. </w:t>
      </w:r>
      <w:r w:rsidRPr="0081339F">
        <w:rPr>
          <w:i/>
          <w:iCs/>
        </w:rPr>
        <w:t>J. Sea Res.</w:t>
      </w:r>
      <w:r w:rsidRPr="0081339F">
        <w:t xml:space="preserve">, 143: 35-47. </w:t>
      </w:r>
      <w:r w:rsidR="00CC21E1" w:rsidRPr="00CC21E1">
        <w:t>https://doi.org/10.1016/j.seares.2018.09.021</w:t>
      </w:r>
    </w:p>
    <w:p w14:paraId="05B32C57" w14:textId="77777777" w:rsidR="00104043" w:rsidRPr="0081339F" w:rsidRDefault="00104043" w:rsidP="00104043">
      <w:pPr>
        <w:pStyle w:val="TS"/>
        <w:ind w:left="720" w:hanging="720"/>
      </w:pPr>
    </w:p>
    <w:p w14:paraId="45B8CC30" w14:textId="72E584A0" w:rsidR="00104043" w:rsidRPr="0081339F" w:rsidRDefault="00104043" w:rsidP="00104043">
      <w:pPr>
        <w:pStyle w:val="TS"/>
        <w:ind w:left="720" w:hanging="720"/>
      </w:pPr>
      <w:r w:rsidRPr="0081339F">
        <w:t xml:space="preserve">Maxime, V., </w:t>
      </w:r>
      <w:proofErr w:type="spellStart"/>
      <w:r w:rsidRPr="0081339F">
        <w:t>Pichavant</w:t>
      </w:r>
      <w:proofErr w:type="spellEnd"/>
      <w:r w:rsidRPr="0081339F">
        <w:t xml:space="preserve">, K., Boeuf, G., and </w:t>
      </w:r>
      <w:proofErr w:type="spellStart"/>
      <w:r w:rsidRPr="0081339F">
        <w:t>Nonnotte</w:t>
      </w:r>
      <w:proofErr w:type="spellEnd"/>
      <w:r w:rsidRPr="0081339F">
        <w:t xml:space="preserv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D7E2B52" w14:textId="77777777" w:rsidR="00104043" w:rsidRPr="0081339F" w:rsidRDefault="00104043" w:rsidP="00104043">
      <w:pPr>
        <w:pStyle w:val="TS"/>
        <w:ind w:left="720" w:hanging="720"/>
      </w:pPr>
    </w:p>
    <w:p w14:paraId="4C50D97B" w14:textId="77777777" w:rsidR="00104043" w:rsidRPr="0081339F" w:rsidRDefault="00104043" w:rsidP="00104043">
      <w:pPr>
        <w:pStyle w:val="TS"/>
        <w:ind w:left="720" w:hanging="720"/>
      </w:pPr>
      <w:r w:rsidRPr="0081339F">
        <w:t>May, R. M. 2001. Stability and Complexity in Model Ecosystems. 2</w:t>
      </w:r>
      <w:r w:rsidRPr="0081339F">
        <w:rPr>
          <w:vertAlign w:val="superscript"/>
        </w:rPr>
        <w:t>nd</w:t>
      </w:r>
      <w:r w:rsidRPr="0081339F">
        <w:t xml:space="preserve"> Edition. Princeton University Press. </w:t>
      </w:r>
    </w:p>
    <w:p w14:paraId="54B424B7" w14:textId="77777777" w:rsidR="00104043" w:rsidRPr="0081339F" w:rsidRDefault="00104043" w:rsidP="00104043">
      <w:pPr>
        <w:pStyle w:val="TS"/>
        <w:ind w:left="720" w:hanging="720"/>
      </w:pPr>
    </w:p>
    <w:p w14:paraId="1DF162F0" w14:textId="77777777" w:rsidR="00104043" w:rsidRPr="0081339F" w:rsidRDefault="00104043" w:rsidP="00104043">
      <w:pPr>
        <w:pStyle w:val="TS"/>
        <w:ind w:left="720" w:hanging="720"/>
      </w:pPr>
      <w:r w:rsidRPr="0081339F">
        <w:t xml:space="preserve">McBryan, T. L., Anttila, K., Healy, T. M., and Schulte, P. M. 2013. Responses to temperature and hypoxia as interacting stressors in fish: implications for adaptation to environmental change. </w:t>
      </w:r>
      <w:proofErr w:type="spellStart"/>
      <w:r w:rsidRPr="0081339F">
        <w:rPr>
          <w:i/>
          <w:iCs/>
        </w:rPr>
        <w:t>Integr</w:t>
      </w:r>
      <w:proofErr w:type="spellEnd"/>
      <w:r w:rsidRPr="0081339F">
        <w:rPr>
          <w:i/>
          <w:iCs/>
        </w:rPr>
        <w:t>. Comp. Biol.</w:t>
      </w:r>
      <w:r w:rsidRPr="0081339F">
        <w:t xml:space="preserve">, 53: 648-659. </w:t>
      </w:r>
      <w:proofErr w:type="spellStart"/>
      <w:r w:rsidRPr="0081339F">
        <w:t>doi</w:t>
      </w:r>
      <w:proofErr w:type="spellEnd"/>
      <w:r w:rsidRPr="0081339F">
        <w:t>: 10.1093/</w:t>
      </w:r>
      <w:proofErr w:type="spellStart"/>
      <w:r w:rsidRPr="0081339F">
        <w:t>icb</w:t>
      </w:r>
      <w:proofErr w:type="spellEnd"/>
      <w:r w:rsidRPr="0081339F">
        <w:t xml:space="preserve">/ict066 </w:t>
      </w:r>
    </w:p>
    <w:p w14:paraId="506D5E96" w14:textId="77777777" w:rsidR="00104043" w:rsidRPr="0081339F" w:rsidRDefault="00104043" w:rsidP="00104043">
      <w:pPr>
        <w:pStyle w:val="TS"/>
        <w:ind w:left="720" w:hanging="720"/>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(Pisces: Atherinidae). </w:t>
      </w:r>
      <w:proofErr w:type="spellStart"/>
      <w:r w:rsidRPr="0081339F">
        <w:rPr>
          <w:i/>
          <w:iCs/>
        </w:rPr>
        <w:t>Copeia</w:t>
      </w:r>
      <w:proofErr w:type="spellEnd"/>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w:t>
      </w:r>
      <w:proofErr w:type="spellStart"/>
      <w:r w:rsidRPr="0081339F">
        <w:t>Lempesis</w:t>
      </w:r>
      <w:proofErr w:type="spellEnd"/>
      <w:r w:rsidRPr="0081339F">
        <w:t xml:space="preserve">, P. W. 1976. Laboratory spawning and rearing of a marine fish, the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(Pisces: Atherinidae) from Blackwater Bay, Florida. </w:t>
      </w:r>
      <w:proofErr w:type="spellStart"/>
      <w:r w:rsidRPr="0081339F">
        <w:rPr>
          <w:i/>
          <w:iCs/>
        </w:rPr>
        <w:t>Copeia</w:t>
      </w:r>
      <w:proofErr w:type="spellEnd"/>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w:t>
      </w:r>
      <w:proofErr w:type="spellStart"/>
      <w:r w:rsidRPr="0081339F">
        <w:t>Breitburg</w:t>
      </w:r>
      <w:proofErr w:type="spellEnd"/>
      <w:r w:rsidRPr="0081339F">
        <w:t xml:space="preserve">,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 xml:space="preserve">Moreira, J. M., Candeias Mendes, A., </w:t>
      </w:r>
      <w:proofErr w:type="spellStart"/>
      <w:r>
        <w:t>Maulvault</w:t>
      </w:r>
      <w:proofErr w:type="spellEnd"/>
      <w:r>
        <w:t xml:space="preserve">, A. L., Marques, A., Rosa, R., </w:t>
      </w:r>
      <w:proofErr w:type="spellStart"/>
      <w:r>
        <w:t>Pous</w:t>
      </w:r>
      <w:r>
        <w:rPr>
          <w:rFonts w:cs="Times New Roman"/>
        </w:rPr>
        <w:t>ã</w:t>
      </w:r>
      <w:r>
        <w:t>o</w:t>
      </w:r>
      <w:proofErr w:type="spellEnd"/>
      <w:r>
        <w:t xml:space="preserve">-Ferreira, P., Sousa, T., Anacleto, P., and Marques, G. M. 2022. </w:t>
      </w:r>
      <w:r w:rsidR="002514B2">
        <w:t xml:space="preserve">Impacts of ocean warming and acidification on the energy budget of three commercially important fish species. </w:t>
      </w:r>
      <w:proofErr w:type="spellStart"/>
      <w:r w:rsidR="002514B2">
        <w:rPr>
          <w:i/>
          <w:iCs/>
        </w:rPr>
        <w:t>Conserv</w:t>
      </w:r>
      <w:proofErr w:type="spellEnd"/>
      <w:r w:rsidR="002514B2">
        <w:rPr>
          <w:i/>
          <w:iCs/>
        </w:rPr>
        <w:t>.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xml:space="preserve">, 12: 25. </w:t>
      </w:r>
      <w:proofErr w:type="spellStart"/>
      <w:r w:rsidRPr="0081339F">
        <w:t>doi</w:t>
      </w:r>
      <w:proofErr w:type="spellEnd"/>
      <w:r w:rsidRPr="0081339F">
        <w:t>: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 xml:space="preserve">Muller, E. B., </w:t>
      </w:r>
      <w:proofErr w:type="spellStart"/>
      <w:r w:rsidRPr="0081339F">
        <w:t>Klanj</w:t>
      </w:r>
      <w:r w:rsidRPr="0081339F">
        <w:rPr>
          <w:rFonts w:cs="Times New Roman"/>
        </w:rPr>
        <w:t>šč</w:t>
      </w:r>
      <w:r w:rsidRPr="0081339F">
        <w:t>ek</w:t>
      </w:r>
      <w:proofErr w:type="spellEnd"/>
      <w:r w:rsidRPr="0081339F">
        <w:t xml:space="preserve">,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Murphy, C. A., Nisbet, R. M., Antczak, P., Garcia-</w:t>
      </w:r>
      <w:proofErr w:type="spellStart"/>
      <w:r w:rsidRPr="0081339F">
        <w:t>Reyero</w:t>
      </w:r>
      <w:proofErr w:type="spellEnd"/>
      <w:r w:rsidRPr="0081339F">
        <w:t xml:space="preserve">, N., </w:t>
      </w:r>
      <w:proofErr w:type="spellStart"/>
      <w:r w:rsidRPr="0081339F">
        <w:t>Gergs</w:t>
      </w:r>
      <w:proofErr w:type="spellEnd"/>
      <w:r w:rsidRPr="0081339F">
        <w:t xml:space="preserve">, A., Lika, K., Mathews, T., Muller, E. B., Nacci, D., Peace, A., Remien, C. H., Schultz, I. R., Stevenson, L. M., and Watanabe, K. H. 2018. Incorporating </w:t>
      </w:r>
      <w:proofErr w:type="spellStart"/>
      <w:r w:rsidRPr="0081339F">
        <w:t>Suborganismal</w:t>
      </w:r>
      <w:proofErr w:type="spellEnd"/>
      <w:r w:rsidRPr="0081339F">
        <w:t xml:space="preserve"> Processes into Dynamic Energy Budget Models for Ecological Risk Assessment. </w:t>
      </w:r>
      <w:proofErr w:type="spellStart"/>
      <w:r w:rsidRPr="0081339F">
        <w:rPr>
          <w:i/>
          <w:iCs/>
        </w:rPr>
        <w:t>Integr</w:t>
      </w:r>
      <w:proofErr w:type="spellEnd"/>
      <w:r w:rsidRPr="0081339F">
        <w:rPr>
          <w:i/>
          <w:iCs/>
        </w:rPr>
        <w:t>. Environ. Assess. Manag.</w:t>
      </w:r>
      <w:r w:rsidRPr="0081339F">
        <w:t xml:space="preserve">, 14(5): 615-624. </w:t>
      </w:r>
      <w:proofErr w:type="spellStart"/>
      <w:r w:rsidRPr="0081339F">
        <w:t>doi</w:t>
      </w:r>
      <w:proofErr w:type="spellEnd"/>
      <w:r w:rsidRPr="0081339F">
        <w:t>: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w:t>
      </w:r>
      <w:proofErr w:type="spellStart"/>
      <w:r w:rsidRPr="0081339F">
        <w:t>doi</w:t>
      </w:r>
      <w:proofErr w:type="spellEnd"/>
      <w:r w:rsidRPr="0081339F">
        <w:t xml:space="preserve">: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proofErr w:type="spellStart"/>
      <w:r w:rsidRPr="0081339F">
        <w:rPr>
          <w:i/>
          <w:iCs/>
        </w:rPr>
        <w:t>PLoS</w:t>
      </w:r>
      <w:proofErr w:type="spellEnd"/>
      <w:r w:rsidRPr="0081339F">
        <w:rPr>
          <w:i/>
          <w:iCs/>
        </w:rPr>
        <w:t xml:space="preserve">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 xml:space="preserve">Murray, C. S., </w:t>
      </w:r>
      <w:proofErr w:type="spellStart"/>
      <w:r w:rsidRPr="0081339F">
        <w:t>Fuiman</w:t>
      </w:r>
      <w:proofErr w:type="spellEnd"/>
      <w:r w:rsidRPr="0081339F">
        <w:t>,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w:t>
      </w:r>
      <w:proofErr w:type="spellStart"/>
      <w:r w:rsidRPr="0081339F">
        <w:t>doi</w:t>
      </w:r>
      <w:proofErr w:type="spellEnd"/>
      <w:r w:rsidRPr="0081339F">
        <w:t>: 10.1093/</w:t>
      </w:r>
      <w:proofErr w:type="spellStart"/>
      <w:r w:rsidRPr="0081339F">
        <w:t>icesjms</w:t>
      </w:r>
      <w:proofErr w:type="spellEnd"/>
      <w:r w:rsidRPr="0081339F">
        <w:t xml:space="preserve">/fsw179 </w:t>
      </w:r>
    </w:p>
    <w:p w14:paraId="36876B52" w14:textId="77777777" w:rsidR="00104043" w:rsidRPr="0081339F" w:rsidRDefault="00104043" w:rsidP="00104043">
      <w:pPr>
        <w:pStyle w:val="TS"/>
        <w:ind w:left="720" w:hanging="720"/>
      </w:pPr>
    </w:p>
    <w:p w14:paraId="042CED0D" w14:textId="48D3838A" w:rsidR="00104043" w:rsidRPr="0081339F" w:rsidRDefault="00104043" w:rsidP="00104043">
      <w:pPr>
        <w:pStyle w:val="TS"/>
        <w:ind w:left="720" w:hanging="720"/>
      </w:pPr>
      <w:proofErr w:type="spellStart"/>
      <w:r w:rsidRPr="0081339F">
        <w:t>Nicieza</w:t>
      </w:r>
      <w:proofErr w:type="spellEnd"/>
      <w:r w:rsidRPr="0081339F">
        <w:t xml:space="preserve">, A. G. and Metcalfe, N. B. 1997. Growth compensation in juvenile Atlantic salmon: Responses to depressed temperature and food availability. </w:t>
      </w:r>
      <w:r w:rsidRPr="0081339F">
        <w:rPr>
          <w:i/>
          <w:iCs/>
        </w:rPr>
        <w:t>Ecology</w:t>
      </w:r>
      <w:r w:rsidRPr="0081339F">
        <w:t xml:space="preserve">, 78(8): 2385-2400. </w:t>
      </w:r>
      <w:r w:rsidR="006E360E" w:rsidRPr="006E360E">
        <w:t>https://doi.org/10.1890/0012-9658(1997)078[</w:t>
      </w:r>
      <w:proofErr w:type="gramStart"/>
      <w:r w:rsidR="006E360E" w:rsidRPr="006E360E">
        <w:t>2385:GCIJAS</w:t>
      </w:r>
      <w:proofErr w:type="gramEnd"/>
      <w:r w:rsidR="006E360E" w:rsidRPr="006E360E">
        <w:t>]2.0.CO;2</w:t>
      </w:r>
    </w:p>
    <w:p w14:paraId="4A8ED168" w14:textId="77777777" w:rsidR="00104043" w:rsidRPr="0081339F" w:rsidRDefault="00104043" w:rsidP="00104043">
      <w:pPr>
        <w:pStyle w:val="TS"/>
        <w:ind w:left="720" w:hanging="720"/>
      </w:pPr>
    </w:p>
    <w:p w14:paraId="640459C5" w14:textId="7085BE39" w:rsidR="00104043" w:rsidRPr="0081339F" w:rsidRDefault="00104043" w:rsidP="00104043">
      <w:pPr>
        <w:pStyle w:val="TS"/>
        <w:ind w:left="720" w:hanging="720"/>
      </w:pPr>
      <w:proofErr w:type="spellStart"/>
      <w:r w:rsidRPr="0081339F">
        <w:t>Niklitschek</w:t>
      </w:r>
      <w:proofErr w:type="spellEnd"/>
      <w:r w:rsidRPr="0081339F">
        <w:t xml:space="preserve">, E. J. and Secor, D. H. 2005. Modeling spatial and temporal variation of suitable nursery habitats for Atlantic sturgeon in the Chesapeake Bay. </w:t>
      </w:r>
      <w:proofErr w:type="spellStart"/>
      <w:r w:rsidRPr="0081339F">
        <w:rPr>
          <w:i/>
          <w:iCs/>
        </w:rPr>
        <w:t>Estuar</w:t>
      </w:r>
      <w:proofErr w:type="spellEnd"/>
      <w:r w:rsidRPr="0081339F">
        <w:rPr>
          <w:i/>
          <w:iCs/>
        </w:rPr>
        <w:t>. Coast. Shelf Sci.</w:t>
      </w:r>
      <w:r w:rsidRPr="0081339F">
        <w:t xml:space="preserve">, 64: 135-148. </w:t>
      </w:r>
      <w:r w:rsidR="006E360E" w:rsidRPr="006E360E">
        <w:t>https://doi.org/10.1016/j.ecss.2005.02.012</w:t>
      </w:r>
    </w:p>
    <w:p w14:paraId="15F4D65A" w14:textId="77777777" w:rsidR="00104043" w:rsidRPr="0081339F" w:rsidRDefault="00104043" w:rsidP="00104043">
      <w:pPr>
        <w:pStyle w:val="TS"/>
        <w:ind w:left="720" w:hanging="720"/>
      </w:pPr>
    </w:p>
    <w:p w14:paraId="6CCFF0DE" w14:textId="6C1F892E" w:rsidR="00104043" w:rsidRPr="0081339F" w:rsidRDefault="00104043" w:rsidP="00104043">
      <w:pPr>
        <w:pStyle w:val="TS"/>
        <w:ind w:left="720" w:hanging="720"/>
      </w:pPr>
      <w:r w:rsidRPr="0081339F">
        <w:t xml:space="preserve">Nilsson, G. E. and </w:t>
      </w:r>
      <w:r w:rsidRPr="0081339F">
        <w:rPr>
          <w:rFonts w:cs="Times New Roman"/>
        </w:rPr>
        <w:t>Ö</w:t>
      </w:r>
      <w:r w:rsidRPr="0081339F">
        <w:t xml:space="preserve">stlund-Nilsson, S. 2008. Does size matter for hypoxia tolerance in fish? </w:t>
      </w:r>
      <w:r w:rsidRPr="0081339F">
        <w:rPr>
          <w:i/>
          <w:iCs/>
        </w:rPr>
        <w:t>Biol. Rev.</w:t>
      </w:r>
      <w:r w:rsidRPr="0081339F">
        <w:t xml:space="preserve">, 83: 173-189. </w:t>
      </w:r>
      <w:r w:rsidR="006E360E" w:rsidRPr="006E360E">
        <w:t>https://doi.org/10.1111/j.1469-185X.2008.00038.x</w:t>
      </w:r>
    </w:p>
    <w:p w14:paraId="00585B01" w14:textId="77777777" w:rsidR="00104043" w:rsidRPr="0081339F" w:rsidRDefault="00104043" w:rsidP="00104043">
      <w:pPr>
        <w:pStyle w:val="TS"/>
        <w:ind w:left="720" w:hanging="720"/>
      </w:pPr>
    </w:p>
    <w:p w14:paraId="58A7EDA2" w14:textId="52E371F3" w:rsidR="00104043" w:rsidRPr="0081339F" w:rsidRDefault="00104043" w:rsidP="00104043">
      <w:pPr>
        <w:pStyle w:val="TS"/>
        <w:ind w:left="720" w:hanging="720"/>
      </w:pPr>
      <w:r w:rsidRPr="0081339F">
        <w:t>Ninness, M. M., Stevens, E. D., and Wright, P. A. 2006. Removal of the chorion before hatching results in increased movement and accelerated growth in rainbow trout (</w:t>
      </w:r>
      <w:r w:rsidRPr="0081339F">
        <w:rPr>
          <w:i/>
          <w:iCs/>
        </w:rPr>
        <w:t>Oncorhynchus mykiss</w:t>
      </w:r>
      <w:r w:rsidRPr="0081339F">
        <w:t xml:space="preserve">) embryos. </w:t>
      </w:r>
      <w:r w:rsidRPr="0081339F">
        <w:rPr>
          <w:i/>
          <w:iCs/>
        </w:rPr>
        <w:t>J. Exp. Biol.</w:t>
      </w:r>
      <w:r w:rsidRPr="0081339F">
        <w:t xml:space="preserve">, 209: 1874-1882. </w:t>
      </w:r>
      <w:r w:rsidR="006E360E" w:rsidRPr="006E360E">
        <w:t>https://doi.org/10.1242/jeb.02200</w:t>
      </w:r>
    </w:p>
    <w:p w14:paraId="3D544981" w14:textId="77777777" w:rsidR="00104043" w:rsidRPr="0081339F" w:rsidRDefault="00104043" w:rsidP="00104043">
      <w:pPr>
        <w:pStyle w:val="TS"/>
        <w:ind w:left="720" w:hanging="720"/>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t xml:space="preserve">Nisbet, R. M., Muller, E. B., Lika, K., and </w:t>
      </w:r>
      <w:proofErr w:type="spellStart"/>
      <w:r w:rsidRPr="0081339F">
        <w:t>Kooijman</w:t>
      </w:r>
      <w:proofErr w:type="spellEnd"/>
      <w:r w:rsidRPr="0081339F">
        <w:t xml:space="preserve">,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proofErr w:type="spellStart"/>
      <w:r w:rsidRPr="0081339F">
        <w:t>Nonnotte</w:t>
      </w:r>
      <w:proofErr w:type="spellEnd"/>
      <w:r w:rsidRPr="0081339F">
        <w:t xml:space="preserve">, G., Maxime, V., </w:t>
      </w:r>
      <w:proofErr w:type="spellStart"/>
      <w:r w:rsidRPr="0081339F">
        <w:t>Truchot</w:t>
      </w:r>
      <w:proofErr w:type="spellEnd"/>
      <w:r w:rsidRPr="0081339F">
        <w:t xml:space="preserve">, J. P., </w:t>
      </w:r>
      <w:proofErr w:type="spellStart"/>
      <w:r w:rsidRPr="0081339F">
        <w:t>Williot</w:t>
      </w:r>
      <w:proofErr w:type="spellEnd"/>
      <w:r w:rsidRPr="0081339F">
        <w:t xml:space="preserve">, P., and </w:t>
      </w:r>
      <w:proofErr w:type="spellStart"/>
      <w:r w:rsidRPr="0081339F">
        <w:t>Peyraud</w:t>
      </w:r>
      <w:proofErr w:type="spellEnd"/>
      <w:r w:rsidRPr="0081339F">
        <w:t xml:space="preserve">, C. 1993. Respiratory responses to progressive ambient hypoxia in the sturgeon, </w:t>
      </w:r>
      <w:r w:rsidRPr="0081339F">
        <w:rPr>
          <w:i/>
          <w:iCs/>
        </w:rPr>
        <w:t xml:space="preserve">Acipenser </w:t>
      </w:r>
      <w:proofErr w:type="spellStart"/>
      <w:r w:rsidRPr="0081339F">
        <w:rPr>
          <w:i/>
          <w:iCs/>
        </w:rPr>
        <w:t>baeri</w:t>
      </w:r>
      <w:proofErr w:type="spellEnd"/>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 xml:space="preserve">J. </w:t>
      </w:r>
      <w:proofErr w:type="spellStart"/>
      <w:r w:rsidRPr="0081339F">
        <w:rPr>
          <w:i/>
          <w:iCs/>
        </w:rPr>
        <w:t>Geophys</w:t>
      </w:r>
      <w:proofErr w:type="spellEnd"/>
      <w:r w:rsidRPr="0081339F">
        <w:rPr>
          <w:i/>
          <w:iCs/>
        </w:rPr>
        <w:t>.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1EB07999" w14:textId="77777777" w:rsidR="00104043" w:rsidRPr="0081339F" w:rsidRDefault="00104043" w:rsidP="00104043">
      <w:pPr>
        <w:pStyle w:val="TS"/>
        <w:ind w:left="720" w:hanging="720"/>
      </w:pPr>
      <w:r w:rsidRPr="0081339F">
        <w:t xml:space="preserve">Perry, S. F., </w:t>
      </w:r>
      <w:proofErr w:type="spellStart"/>
      <w:r w:rsidRPr="0081339F">
        <w:t>Jonz</w:t>
      </w:r>
      <w:proofErr w:type="spellEnd"/>
      <w:r w:rsidRPr="0081339F">
        <w:t xml:space="preserve">, M. G., and Gilmour, K. M. 2009. Oxygen Sensing and the Hypoxic Ventilatory Response. In: </w:t>
      </w:r>
      <w:r w:rsidRPr="0081339F">
        <w:rPr>
          <w:i/>
          <w:iCs/>
        </w:rPr>
        <w:t>Fish Physiology, Vol. 27: Hypoxia</w:t>
      </w:r>
      <w:r w:rsidRPr="0081339F">
        <w:t xml:space="preserve">. (Ed. J. G. Richards, A. P. Farrell and C. J. Brauner), pp. 193-253. San Diego: Academic Press. </w:t>
      </w:r>
    </w:p>
    <w:p w14:paraId="7335AF15" w14:textId="77777777" w:rsidR="00104043" w:rsidRPr="0081339F" w:rsidRDefault="00104043" w:rsidP="00104043">
      <w:pPr>
        <w:pStyle w:val="TS"/>
        <w:ind w:left="720" w:hanging="720"/>
      </w:pPr>
    </w:p>
    <w:p w14:paraId="6D8AA3EC" w14:textId="38C2B9B0" w:rsidR="00104043" w:rsidRPr="0081339F" w:rsidRDefault="00104043" w:rsidP="00104043">
      <w:pPr>
        <w:pStyle w:val="TS"/>
        <w:ind w:left="720" w:hanging="720"/>
      </w:pPr>
      <w:r w:rsidRPr="0081339F">
        <w:t xml:space="preserve">Polymeropoulos, E. T., Elliott, N. G., and </w:t>
      </w:r>
      <w:proofErr w:type="spellStart"/>
      <w:r w:rsidRPr="0081339F">
        <w:t>Frappell</w:t>
      </w:r>
      <w:proofErr w:type="spellEnd"/>
      <w:r w:rsidRPr="0081339F">
        <w:t xml:space="preserve">, P. B. 2017. Hypoxic acclimation leads to metabolic compensation after reoxygenation in Atlantic salmon yolk-sac alevins. </w:t>
      </w:r>
      <w:r w:rsidRPr="0081339F">
        <w:rPr>
          <w:i/>
          <w:iCs/>
        </w:rPr>
        <w:t xml:space="preserve">Comp. </w:t>
      </w:r>
      <w:proofErr w:type="spellStart"/>
      <w:r w:rsidRPr="0081339F">
        <w:rPr>
          <w:i/>
          <w:iCs/>
        </w:rPr>
        <w:t>Biochem</w:t>
      </w:r>
      <w:proofErr w:type="spellEnd"/>
      <w:r w:rsidRPr="0081339F">
        <w:rPr>
          <w:i/>
          <w:iCs/>
        </w:rPr>
        <w:t>.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Rheuban, J. E., Wang, Z. A., </w:t>
      </w:r>
      <w:proofErr w:type="spellStart"/>
      <w:r w:rsidRPr="0081339F">
        <w:t>Wikfors</w:t>
      </w:r>
      <w:proofErr w:type="spellEnd"/>
      <w:r w:rsidRPr="0081339F">
        <w:t xml:space="preserve">, G. H., and Meseck, S. L. 2022. Dynamic energy budget modeling of Atlantic </w:t>
      </w:r>
      <w:proofErr w:type="spellStart"/>
      <w:r w:rsidRPr="0081339F">
        <w:t>surfclam</w:t>
      </w:r>
      <w:proofErr w:type="spellEnd"/>
      <w:r w:rsidRPr="0081339F">
        <w:t xml:space="preserve">, </w:t>
      </w:r>
      <w:proofErr w:type="spellStart"/>
      <w:r w:rsidRPr="0081339F">
        <w:rPr>
          <w:i/>
          <w:iCs/>
        </w:rPr>
        <w:t>Spisula</w:t>
      </w:r>
      <w:proofErr w:type="spellEnd"/>
      <w:r w:rsidRPr="0081339F">
        <w:rPr>
          <w:i/>
          <w:iCs/>
        </w:rPr>
        <w:t xml:space="preserve"> </w:t>
      </w:r>
      <w:proofErr w:type="spellStart"/>
      <w:r w:rsidRPr="0081339F">
        <w:rPr>
          <w:i/>
          <w:iCs/>
        </w:rPr>
        <w:t>solidissima</w:t>
      </w:r>
      <w:proofErr w:type="spellEnd"/>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11117968" w14:textId="6CFF099F" w:rsidR="00104043" w:rsidRPr="0081339F" w:rsidRDefault="00104043" w:rsidP="00104043">
      <w:pPr>
        <w:pStyle w:val="TS"/>
        <w:ind w:left="720" w:hanging="720"/>
      </w:pPr>
      <w:r w:rsidRPr="0081339F">
        <w:t>Rabalais, N. N., Turner, R. E., D</w:t>
      </w:r>
      <w:r w:rsidRPr="0081339F">
        <w:rPr>
          <w:rFonts w:cs="Times New Roman"/>
        </w:rPr>
        <w:t>í</w:t>
      </w:r>
      <w:r w:rsidRPr="0081339F">
        <w:t xml:space="preserve">az, R. J., and </w:t>
      </w:r>
      <w:proofErr w:type="spellStart"/>
      <w:r w:rsidRPr="0081339F">
        <w:t>Justi</w:t>
      </w:r>
      <w:r w:rsidRPr="0081339F">
        <w:rPr>
          <w:rFonts w:cs="Times New Roman"/>
        </w:rPr>
        <w:t>ć</w:t>
      </w:r>
      <w:proofErr w:type="spellEnd"/>
      <w:r w:rsidRPr="0081339F">
        <w:t xml:space="preserve">, D. 2009. Global change and eutrophication of coastal waters. </w:t>
      </w:r>
      <w:r w:rsidRPr="0081339F">
        <w:rPr>
          <w:i/>
          <w:iCs/>
        </w:rPr>
        <w:t>ICES J. Mar. Sci.</w:t>
      </w:r>
      <w:r w:rsidRPr="0081339F">
        <w:t xml:space="preserve">, 66(7): 1528-1537. </w:t>
      </w:r>
      <w:r w:rsidR="006E360E" w:rsidRPr="006E360E">
        <w:t>https://doi.org/10.1093/icesjms/fsp047</w:t>
      </w:r>
    </w:p>
    <w:p w14:paraId="666B4D64" w14:textId="77777777" w:rsidR="00104043" w:rsidRPr="0081339F" w:rsidRDefault="00104043" w:rsidP="00104043">
      <w:pPr>
        <w:pStyle w:val="TS"/>
        <w:ind w:left="720" w:hanging="720"/>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(Ed. J. G. Richards, A. P. Farrell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behavioral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 xml:space="preserve">Robert, D., Shoji, J., Sirois, P., </w:t>
      </w:r>
      <w:proofErr w:type="spellStart"/>
      <w:r w:rsidRPr="0081339F">
        <w:t>Takasuka</w:t>
      </w:r>
      <w:proofErr w:type="spellEnd"/>
      <w:r w:rsidRPr="0081339F">
        <w:t>,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proofErr w:type="spellStart"/>
      <w:r w:rsidRPr="0081339F">
        <w:t>Romoli</w:t>
      </w:r>
      <w:proofErr w:type="spellEnd"/>
      <w:r w:rsidRPr="0081339F">
        <w:t xml:space="preserve">, C., Jager, T., </w:t>
      </w:r>
      <w:proofErr w:type="spellStart"/>
      <w:r w:rsidRPr="0081339F">
        <w:t>Trijau</w:t>
      </w:r>
      <w:proofErr w:type="spellEnd"/>
      <w:r w:rsidRPr="0081339F">
        <w:t xml:space="preserve">, M., </w:t>
      </w:r>
      <w:proofErr w:type="spellStart"/>
      <w:r w:rsidRPr="0081339F">
        <w:t>Goussen</w:t>
      </w:r>
      <w:proofErr w:type="spellEnd"/>
      <w:r w:rsidRPr="0081339F">
        <w:t xml:space="preserve">, B., and </w:t>
      </w:r>
      <w:proofErr w:type="spellStart"/>
      <w:r w:rsidRPr="0081339F">
        <w:t>Gergs</w:t>
      </w:r>
      <w:proofErr w:type="spellEnd"/>
      <w:r w:rsidRPr="0081339F">
        <w:t xml:space="preserve">, A. 2024. Environmental Risk Assessment with Energy Budget Models: A Comparison Between Two Models of Different Complexity. </w:t>
      </w:r>
      <w:r w:rsidRPr="0081339F">
        <w:rPr>
          <w:i/>
          <w:iCs/>
        </w:rPr>
        <w:t xml:space="preserve">Environ. </w:t>
      </w:r>
      <w:proofErr w:type="spellStart"/>
      <w:r w:rsidRPr="0081339F">
        <w:rPr>
          <w:i/>
          <w:iCs/>
        </w:rPr>
        <w:t>Toxicol</w:t>
      </w:r>
      <w:proofErr w:type="spellEnd"/>
      <w:r w:rsidRPr="0081339F">
        <w:rPr>
          <w:i/>
          <w:iCs/>
        </w:rPr>
        <w:t>. Chem.</w:t>
      </w:r>
      <w:r w:rsidRPr="0081339F">
        <w:t xml:space="preserve">, 43(2): 440-449. </w:t>
      </w:r>
      <w:proofErr w:type="spellStart"/>
      <w:r w:rsidRPr="0081339F">
        <w:t>doi</w:t>
      </w:r>
      <w:proofErr w:type="spellEnd"/>
      <w:r w:rsidRPr="0081339F">
        <w:t xml:space="preserve">: 10.1002/etc.5795 </w:t>
      </w:r>
    </w:p>
    <w:p w14:paraId="3E6CB526" w14:textId="77777777" w:rsidR="00104043" w:rsidRPr="0081339F" w:rsidRDefault="00104043" w:rsidP="00104043">
      <w:pPr>
        <w:pStyle w:val="TS"/>
        <w:ind w:left="720" w:hanging="720"/>
      </w:pPr>
    </w:p>
    <w:p w14:paraId="6B6E42FA" w14:textId="55C7DF3F" w:rsidR="00104043" w:rsidRPr="0081339F" w:rsidRDefault="00104043" w:rsidP="00104043">
      <w:pPr>
        <w:pStyle w:val="TS"/>
        <w:ind w:left="720" w:hanging="720"/>
      </w:pPr>
      <w:r w:rsidRPr="0081339F">
        <w:t xml:space="preserve">Russell, N. R., and Wootton, R. J. 1992. Appetite and growth compensation in the European minnow, </w:t>
      </w:r>
      <w:r w:rsidRPr="0081339F">
        <w:rPr>
          <w:i/>
          <w:iCs/>
        </w:rPr>
        <w:t xml:space="preserve">Phoxinus </w:t>
      </w:r>
      <w:proofErr w:type="spellStart"/>
      <w:r w:rsidRPr="0081339F">
        <w:rPr>
          <w:i/>
          <w:iCs/>
        </w:rPr>
        <w:t>phoxinus</w:t>
      </w:r>
      <w:proofErr w:type="spellEnd"/>
      <w:r w:rsidRPr="0081339F">
        <w:t xml:space="preserve"> (</w:t>
      </w:r>
      <w:proofErr w:type="spellStart"/>
      <w:r w:rsidRPr="0081339F">
        <w:t>Cyprinidae</w:t>
      </w:r>
      <w:proofErr w:type="spellEnd"/>
      <w:r w:rsidRPr="0081339F">
        <w:t xml:space="preserve">), following short periods of food restriction. </w:t>
      </w:r>
      <w:r w:rsidRPr="0081339F">
        <w:rPr>
          <w:i/>
          <w:iCs/>
        </w:rPr>
        <w:t>Environ. Biol. Fishes</w:t>
      </w:r>
      <w:r w:rsidRPr="0081339F">
        <w:t xml:space="preserve">, 34: 277-285. </w:t>
      </w:r>
      <w:r w:rsidR="00B24334" w:rsidRPr="00B24334">
        <w:t>https://doi.org/10.1007/BF00004774</w:t>
      </w:r>
    </w:p>
    <w:p w14:paraId="000C584D" w14:textId="77777777" w:rsidR="00104043" w:rsidRPr="0081339F" w:rsidRDefault="00104043" w:rsidP="00104043">
      <w:pPr>
        <w:pStyle w:val="TS"/>
        <w:ind w:left="720" w:hanging="720"/>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r w:rsidRPr="0081339F">
        <w:t xml:space="preserve">Schwemmer, T. G., Baumann, H., Murray, C. S., Molina, A. I., and Nye, J. A. 2020. Acidification and hypoxia interactively affect metabolism in embryos, but not larvae, of the coastal forage fish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J. Exp. Biol.</w:t>
      </w:r>
      <w:r w:rsidRPr="0081339F">
        <w:t xml:space="preserve">, 223: jeb228015. </w:t>
      </w:r>
      <w:proofErr w:type="spellStart"/>
      <w:r w:rsidRPr="0081339F">
        <w:t>doi</w:t>
      </w:r>
      <w:proofErr w:type="spellEnd"/>
      <w:r w:rsidRPr="0081339F">
        <w:t xml:space="preserve">: 10.1242/jeb.228015 </w:t>
      </w:r>
    </w:p>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proofErr w:type="spellStart"/>
      <w:r w:rsidRPr="0081339F">
        <w:t>Sibly</w:t>
      </w:r>
      <w:proofErr w:type="spellEnd"/>
      <w:r w:rsidRPr="0081339F">
        <w:t xml:space="preserve">,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proofErr w:type="spellStart"/>
      <w:r w:rsidRPr="0081339F">
        <w:t>Smallegange</w:t>
      </w:r>
      <w:proofErr w:type="spellEnd"/>
      <w:r w:rsidRPr="0081339F">
        <w:t xml:space="preserve">, I. M., Caswell, H., </w:t>
      </w:r>
      <w:proofErr w:type="spellStart"/>
      <w:r w:rsidRPr="0081339F">
        <w:t>Toorians</w:t>
      </w:r>
      <w:proofErr w:type="spellEnd"/>
      <w:r w:rsidRPr="0081339F">
        <w:t xml:space="preserve">, M. E. M., and de </w:t>
      </w:r>
      <w:proofErr w:type="spellStart"/>
      <w:r w:rsidRPr="0081339F">
        <w:t>Roos</w:t>
      </w:r>
      <w:proofErr w:type="spellEnd"/>
      <w:r w:rsidRPr="0081339F">
        <w:t xml:space="preserve">,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r w:rsidRPr="0081339F">
        <w:t xml:space="preserve">Stevenson, L. M., Muller, E. B., Nacci, D., Clark, B. W., Whitehead, A., and Nisbet, R. M. 2023. Connecting </w:t>
      </w:r>
      <w:proofErr w:type="spellStart"/>
      <w:r w:rsidRPr="0081339F">
        <w:t>Suborganismal</w:t>
      </w:r>
      <w:proofErr w:type="spellEnd"/>
      <w:r w:rsidRPr="0081339F">
        <w:t xml:space="preserve"> Data to Bioenergetic Processes: Killifish Embryos Exposed to a Dioxin-Like Compound. </w:t>
      </w:r>
      <w:r w:rsidRPr="0081339F">
        <w:rPr>
          <w:i/>
          <w:iCs/>
        </w:rPr>
        <w:t xml:space="preserve">Environ. </w:t>
      </w:r>
      <w:proofErr w:type="spellStart"/>
      <w:r w:rsidRPr="0081339F">
        <w:rPr>
          <w:i/>
          <w:iCs/>
        </w:rPr>
        <w:t>Toxicol</w:t>
      </w:r>
      <w:proofErr w:type="spellEnd"/>
      <w:r w:rsidRPr="0081339F">
        <w:rPr>
          <w:i/>
          <w:iCs/>
        </w:rPr>
        <w:t>. Chem.</w:t>
      </w:r>
      <w:r w:rsidRPr="0081339F">
        <w:t xml:space="preserve">, 42(9): 2040-2053. </w:t>
      </w:r>
      <w:proofErr w:type="spellStart"/>
      <w:r w:rsidRPr="0081339F">
        <w:t>doi</w:t>
      </w:r>
      <w:proofErr w:type="spellEnd"/>
      <w:r w:rsidRPr="0081339F">
        <w:t xml:space="preserve">: 10.1002/etc.5680 </w:t>
      </w:r>
    </w:p>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w:t>
      </w:r>
      <w:proofErr w:type="spellStart"/>
      <w:r w:rsidRPr="0081339F">
        <w:t>Ecophysiological</w:t>
      </w:r>
      <w:proofErr w:type="spellEnd"/>
      <w:r w:rsidRPr="0081339F">
        <w:t xml:space="preserve">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w:t>
      </w:r>
      <w:proofErr w:type="gramStart"/>
      <w:r w:rsidRPr="0081339F">
        <w:t>RNA:DNA</w:t>
      </w:r>
      <w:proofErr w:type="gramEnd"/>
      <w:r w:rsidRPr="0081339F">
        <w:t xml:space="preserve">. </w:t>
      </w:r>
      <w:r w:rsidRPr="0081339F">
        <w:rPr>
          <w:i/>
          <w:iCs/>
        </w:rPr>
        <w:t xml:space="preserve">Can. J. Fish. </w:t>
      </w:r>
      <w:proofErr w:type="spellStart"/>
      <w:r w:rsidRPr="0081339F">
        <w:rPr>
          <w:i/>
          <w:iCs/>
        </w:rPr>
        <w:t>Aquat</w:t>
      </w:r>
      <w:proofErr w:type="spellEnd"/>
      <w:r w:rsidRPr="0081339F">
        <w:rPr>
          <w:i/>
          <w:iCs/>
        </w:rPr>
        <w:t>. Sci.</w:t>
      </w:r>
      <w:r w:rsidRPr="0081339F">
        <w:t xml:space="preserve">, 66(7): 1033-1047. </w:t>
      </w:r>
      <w:r w:rsidR="0026755D" w:rsidRPr="0026755D">
        <w:t>https://doi.org/10.1139/F09-066</w:t>
      </w:r>
    </w:p>
    <w:p w14:paraId="0C2F84ED" w14:textId="77777777" w:rsidR="00104043" w:rsidRPr="0081339F" w:rsidRDefault="00104043" w:rsidP="00104043">
      <w:pPr>
        <w:pStyle w:val="TS"/>
        <w:ind w:left="720" w:hanging="720"/>
      </w:pPr>
    </w:p>
    <w:p w14:paraId="160B26C8" w14:textId="66940B2B" w:rsidR="00104043" w:rsidRPr="0081339F" w:rsidRDefault="00104043" w:rsidP="00104043">
      <w:pPr>
        <w:pStyle w:val="TS"/>
        <w:ind w:left="720" w:hanging="720"/>
      </w:pPr>
      <w:r w:rsidRPr="0081339F">
        <w:t xml:space="preserve">Sun, C.-F., Tao, Y., Jiang, X.-Y., and Zou, S.-M. 2011. IGF binding protein 1 is correlated with hypoxia-induced growth reduce and developmental defects in grass carp </w:t>
      </w:r>
      <w:r w:rsidRPr="0081339F">
        <w:lastRenderedPageBreak/>
        <w:t>(</w:t>
      </w:r>
      <w:proofErr w:type="spellStart"/>
      <w:r w:rsidRPr="0081339F">
        <w:rPr>
          <w:i/>
          <w:iCs/>
        </w:rPr>
        <w:t>Ctenopharyngodon</w:t>
      </w:r>
      <w:proofErr w:type="spellEnd"/>
      <w:r w:rsidRPr="0081339F">
        <w:rPr>
          <w:i/>
          <w:iCs/>
        </w:rPr>
        <w:t xml:space="preserve"> </w:t>
      </w:r>
      <w:proofErr w:type="spellStart"/>
      <w:r w:rsidRPr="0081339F">
        <w:rPr>
          <w:i/>
          <w:iCs/>
        </w:rPr>
        <w:t>idellus</w:t>
      </w:r>
      <w:proofErr w:type="spellEnd"/>
      <w:r w:rsidRPr="0081339F">
        <w:t xml:space="preserve">) embryos. </w:t>
      </w:r>
      <w:r w:rsidRPr="0081339F">
        <w:rPr>
          <w:i/>
          <w:iCs/>
        </w:rPr>
        <w:t>Gen. Comp. Endocrinol.</w:t>
      </w:r>
      <w:r w:rsidRPr="0081339F">
        <w:t xml:space="preserve">, 172(3): 409-415. </w:t>
      </w:r>
      <w:r w:rsidR="0026755D" w:rsidRPr="0026755D">
        <w:t>https://doi.org/10.1016/j.ygcen.2011.04.005</w:t>
      </w:r>
    </w:p>
    <w:p w14:paraId="44DB805A" w14:textId="77777777" w:rsidR="00104043" w:rsidRPr="0081339F" w:rsidRDefault="00104043" w:rsidP="00104043">
      <w:pPr>
        <w:pStyle w:val="TS"/>
        <w:ind w:left="720" w:hanging="720"/>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w:t>
      </w:r>
      <w:proofErr w:type="spellStart"/>
      <w:r w:rsidRPr="0081339F">
        <w:t>doi</w:t>
      </w:r>
      <w:proofErr w:type="spellEnd"/>
      <w:r w:rsidRPr="0081339F">
        <w:t xml:space="preserve">: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proofErr w:type="spellStart"/>
      <w:r w:rsidRPr="0081339F">
        <w:t>Takasuka</w:t>
      </w:r>
      <w:proofErr w:type="spellEnd"/>
      <w:r w:rsidRPr="0081339F">
        <w:t xml:space="preserve">, A., Aoki, I., and Oozeki, Y. 2007. Predator-specific growth-selective predation on larval Japanese anchovy </w:t>
      </w:r>
      <w:proofErr w:type="spellStart"/>
      <w:r w:rsidRPr="0081339F">
        <w:rPr>
          <w:i/>
          <w:iCs/>
        </w:rPr>
        <w:t>Engraulis</w:t>
      </w:r>
      <w:proofErr w:type="spellEnd"/>
      <w:r w:rsidRPr="0081339F">
        <w:rPr>
          <w:i/>
          <w:iCs/>
        </w:rPr>
        <w:t xml:space="preserve">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proofErr w:type="spellStart"/>
      <w:r w:rsidRPr="0081339F">
        <w:rPr>
          <w:i/>
          <w:iCs/>
        </w:rPr>
        <w:t>Paralichthys</w:t>
      </w:r>
      <w:proofErr w:type="spellEnd"/>
      <w:r w:rsidRPr="0081339F">
        <w:rPr>
          <w:i/>
          <w:iCs/>
        </w:rPr>
        <w:t xml:space="preserve"> </w:t>
      </w:r>
      <w:proofErr w:type="spellStart"/>
      <w:r w:rsidRPr="0081339F">
        <w:rPr>
          <w:i/>
          <w:iCs/>
        </w:rPr>
        <w:t>lethostigma</w:t>
      </w:r>
      <w:proofErr w:type="spellEnd"/>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w:t>
      </w:r>
      <w:proofErr w:type="spellStart"/>
      <w:r w:rsidRPr="0081339F">
        <w:t>Pecquerie</w:t>
      </w:r>
      <w:proofErr w:type="spellEnd"/>
      <w:r w:rsidRPr="0081339F">
        <w:t xml:space="preserv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18BB7733" w14:textId="2A00E05B" w:rsidR="00104043" w:rsidRPr="0081339F" w:rsidRDefault="00104043" w:rsidP="00104043">
      <w:pPr>
        <w:pStyle w:val="TS"/>
        <w:ind w:left="720" w:hanging="720"/>
      </w:pPr>
      <w:r w:rsidRPr="0081339F">
        <w:t>Tian, Y.-M., Chen, J., Tao, Y., Jiang, X.-Y., and Zou, S.-M. 2014. Molecular cloning and function analysis of insulin-like growth factor binding protein 1a in blunt snout bream (</w:t>
      </w:r>
      <w:proofErr w:type="spellStart"/>
      <w:r w:rsidRPr="0081339F">
        <w:rPr>
          <w:i/>
          <w:iCs/>
        </w:rPr>
        <w:t>Megalobrama</w:t>
      </w:r>
      <w:proofErr w:type="spellEnd"/>
      <w:r w:rsidRPr="0081339F">
        <w:rPr>
          <w:i/>
          <w:iCs/>
        </w:rPr>
        <w:t xml:space="preserve"> </w:t>
      </w:r>
      <w:proofErr w:type="spellStart"/>
      <w:r w:rsidRPr="0081339F">
        <w:rPr>
          <w:i/>
          <w:iCs/>
        </w:rPr>
        <w:t>amblycephala</w:t>
      </w:r>
      <w:proofErr w:type="spellEnd"/>
      <w:r w:rsidRPr="0081339F">
        <w:t xml:space="preserve">). </w:t>
      </w:r>
      <w:proofErr w:type="spellStart"/>
      <w:r w:rsidRPr="0081339F">
        <w:rPr>
          <w:i/>
          <w:iCs/>
        </w:rPr>
        <w:t>Dongwuxue</w:t>
      </w:r>
      <w:proofErr w:type="spellEnd"/>
      <w:r w:rsidRPr="0081339F">
        <w:rPr>
          <w:i/>
          <w:iCs/>
        </w:rPr>
        <w:t xml:space="preserve"> </w:t>
      </w:r>
      <w:proofErr w:type="spellStart"/>
      <w:r w:rsidRPr="0081339F">
        <w:rPr>
          <w:i/>
          <w:iCs/>
        </w:rPr>
        <w:t>Yanjiu</w:t>
      </w:r>
      <w:proofErr w:type="spellEnd"/>
      <w:r w:rsidRPr="0081339F">
        <w:t xml:space="preserve">, 35(4): 300-306. </w:t>
      </w:r>
      <w:r w:rsidR="0026755D" w:rsidRPr="0026755D">
        <w:t>10.13918/j.issn.2095-8137.2014.4.300</w:t>
      </w:r>
    </w:p>
    <w:p w14:paraId="6AD88B95" w14:textId="77777777" w:rsidR="00104043" w:rsidRPr="0081339F" w:rsidRDefault="00104043" w:rsidP="00104043">
      <w:pPr>
        <w:pStyle w:val="TS"/>
        <w:ind w:left="720" w:hanging="720"/>
      </w:pPr>
    </w:p>
    <w:p w14:paraId="106FCBD7" w14:textId="56F5D789" w:rsidR="00104043" w:rsidRPr="0081339F" w:rsidRDefault="00104043" w:rsidP="00104043">
      <w:pPr>
        <w:pStyle w:val="TS"/>
        <w:ind w:left="720" w:hanging="720"/>
      </w:pPr>
      <w:r w:rsidRPr="0081339F">
        <w:t xml:space="preserve">Ton, C., Stamatiou, D., and Liew, C.-C. 2003. Gene expression profile of zebrafish exposed to hypoxia during development. </w:t>
      </w:r>
      <w:r w:rsidRPr="0081339F">
        <w:rPr>
          <w:i/>
          <w:iCs/>
        </w:rPr>
        <w:t>Physiol. Genomics</w:t>
      </w:r>
      <w:r w:rsidRPr="0081339F">
        <w:t xml:space="preserve">, 13(2): 97-106. </w:t>
      </w:r>
      <w:r w:rsidR="0026755D" w:rsidRPr="0026755D">
        <w:t>https://doi.org/10.1152/physiolgenomics.00128.2002</w:t>
      </w:r>
    </w:p>
    <w:p w14:paraId="2BEBC28F" w14:textId="77777777" w:rsidR="00104043" w:rsidRPr="0081339F" w:rsidRDefault="00104043" w:rsidP="00104043">
      <w:pPr>
        <w:pStyle w:val="TS"/>
        <w:ind w:left="720" w:hanging="720"/>
      </w:pPr>
    </w:p>
    <w:p w14:paraId="0E93BE6B" w14:textId="60C4918A" w:rsidR="00104043" w:rsidRPr="0081339F" w:rsidRDefault="00104043" w:rsidP="00104043">
      <w:pPr>
        <w:pStyle w:val="TS"/>
        <w:ind w:left="720" w:hanging="720"/>
      </w:pPr>
      <w:proofErr w:type="spellStart"/>
      <w:r w:rsidRPr="0081339F">
        <w:t>Vanderplancke</w:t>
      </w:r>
      <w:proofErr w:type="spellEnd"/>
      <w:r w:rsidRPr="0081339F">
        <w:t xml:space="preserve">, G., </w:t>
      </w:r>
      <w:proofErr w:type="spellStart"/>
      <w:r w:rsidRPr="0081339F">
        <w:t>Claireaux</w:t>
      </w:r>
      <w:proofErr w:type="spellEnd"/>
      <w:r w:rsidRPr="0081339F">
        <w:t xml:space="preserve">, G., </w:t>
      </w:r>
      <w:proofErr w:type="spellStart"/>
      <w:r w:rsidRPr="0081339F">
        <w:t>Quazuguel</w:t>
      </w:r>
      <w:proofErr w:type="spellEnd"/>
      <w:r w:rsidRPr="0081339F">
        <w:t xml:space="preserve">, P., Madec, L., </w:t>
      </w:r>
      <w:proofErr w:type="spellStart"/>
      <w:r w:rsidRPr="0081339F">
        <w:t>Ferraresso</w:t>
      </w:r>
      <w:proofErr w:type="spellEnd"/>
      <w:r w:rsidRPr="0081339F">
        <w:t>, S., S</w:t>
      </w:r>
      <w:r w:rsidRPr="0081339F">
        <w:rPr>
          <w:rFonts w:cs="Times New Roman"/>
        </w:rPr>
        <w:t>é</w:t>
      </w:r>
      <w:r w:rsidRPr="0081339F">
        <w:t>v</w:t>
      </w:r>
      <w:r w:rsidRPr="0081339F">
        <w:rPr>
          <w:rFonts w:cs="Times New Roman"/>
        </w:rPr>
        <w:t>è</w:t>
      </w:r>
      <w:r w:rsidRPr="0081339F">
        <w:t xml:space="preserve">re, A., </w:t>
      </w:r>
      <w:proofErr w:type="spellStart"/>
      <w:r w:rsidRPr="0081339F">
        <w:t>Zambonino</w:t>
      </w:r>
      <w:proofErr w:type="spellEnd"/>
      <w:r w:rsidRPr="0081339F">
        <w:t xml:space="preserve">-Infante, J.-L., and </w:t>
      </w:r>
      <w:proofErr w:type="spellStart"/>
      <w:r w:rsidRPr="0081339F">
        <w:t>Mazurais</w:t>
      </w:r>
      <w:proofErr w:type="spellEnd"/>
      <w:r w:rsidRPr="0081339F">
        <w:t>, D. 2014. Hypoxic episode during the larval period has long-term effects on European sea bass juveniles (</w:t>
      </w:r>
      <w:proofErr w:type="spellStart"/>
      <w:r w:rsidRPr="0081339F">
        <w:rPr>
          <w:i/>
          <w:iCs/>
        </w:rPr>
        <w:t>Dicentrarchus</w:t>
      </w:r>
      <w:proofErr w:type="spellEnd"/>
      <w:r w:rsidRPr="0081339F">
        <w:rPr>
          <w:i/>
          <w:iCs/>
        </w:rPr>
        <w:t xml:space="preserve"> </w:t>
      </w:r>
      <w:proofErr w:type="spellStart"/>
      <w:r w:rsidRPr="0081339F">
        <w:rPr>
          <w:i/>
          <w:iCs/>
        </w:rPr>
        <w:t>labrax</w:t>
      </w:r>
      <w:proofErr w:type="spellEnd"/>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proofErr w:type="spellStart"/>
      <w:r w:rsidRPr="0081339F">
        <w:t>Wagenmakers</w:t>
      </w:r>
      <w:proofErr w:type="spellEnd"/>
      <w:r w:rsidRPr="0081339F">
        <w:t xml:space="preserve">, E.-J. and Farrell, S. 2004. AIC model selection using Akaike weights. </w:t>
      </w:r>
      <w:proofErr w:type="spellStart"/>
      <w:r w:rsidRPr="0081339F">
        <w:rPr>
          <w:i/>
          <w:iCs/>
        </w:rPr>
        <w:t>Psychon</w:t>
      </w:r>
      <w:proofErr w:type="spellEnd"/>
      <w:r w:rsidRPr="0081339F">
        <w:rPr>
          <w:i/>
          <w:iCs/>
        </w:rPr>
        <w:t>.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lastRenderedPageBreak/>
        <w:t xml:space="preserve">Wang, J., Yang, Y., Wang, Z., Xu, K., Xiao, X., and Mu, W. 2021. Comparison of effects in sustained and diel-cycling hypoxia on hypoxia tolerance, histology, physiology, and expression of clock genes in high latitude fish </w:t>
      </w:r>
      <w:r w:rsidRPr="0081339F">
        <w:rPr>
          <w:i/>
          <w:iCs/>
        </w:rPr>
        <w:t xml:space="preserve">Phoxinus </w:t>
      </w:r>
      <w:proofErr w:type="spellStart"/>
      <w:r w:rsidRPr="0081339F">
        <w:rPr>
          <w:i/>
          <w:iCs/>
        </w:rPr>
        <w:t>lagowskii</w:t>
      </w:r>
      <w:proofErr w:type="spellEnd"/>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A Mol. </w:t>
      </w:r>
      <w:proofErr w:type="spellStart"/>
      <w:r w:rsidRPr="0081339F">
        <w:rPr>
          <w:i/>
          <w:iCs/>
        </w:rPr>
        <w:t>Integr</w:t>
      </w:r>
      <w:proofErr w:type="spellEnd"/>
      <w:r w:rsidRPr="0081339F">
        <w:rPr>
          <w:i/>
          <w:iCs/>
        </w:rPr>
        <w:t>.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proofErr w:type="spellStart"/>
      <w:r w:rsidRPr="0081339F">
        <w:rPr>
          <w:i/>
          <w:iCs/>
        </w:rPr>
        <w:t>Fenneropenaeus</w:t>
      </w:r>
      <w:proofErr w:type="spellEnd"/>
      <w:r w:rsidRPr="0081339F">
        <w:rPr>
          <w:i/>
          <w:iCs/>
        </w:rPr>
        <w:t xml:space="preserve"> chinensis</w:t>
      </w:r>
      <w:r w:rsidRPr="0081339F">
        <w:t xml:space="preserve"> following hypoxic exposure. </w:t>
      </w:r>
      <w:proofErr w:type="spellStart"/>
      <w:r w:rsidRPr="0081339F">
        <w:rPr>
          <w:i/>
          <w:iCs/>
        </w:rPr>
        <w:t>Aquacult</w:t>
      </w:r>
      <w:proofErr w:type="spellEnd"/>
      <w:r w:rsidRPr="0081339F">
        <w:rPr>
          <w:i/>
          <w:iCs/>
        </w:rPr>
        <w:t>. Int.</w:t>
      </w:r>
      <w:r w:rsidRPr="0081339F">
        <w:t xml:space="preserve">, 16: 455-470. </w:t>
      </w:r>
      <w:r w:rsidR="0026755D" w:rsidRPr="0026755D">
        <w:t>https://doi.org/10.1007/s10499-007-9158-2</w:t>
      </w:r>
    </w:p>
    <w:p w14:paraId="708BFFDE" w14:textId="77777777" w:rsidR="00104043" w:rsidRPr="0081339F" w:rsidRDefault="00104043" w:rsidP="00104043">
      <w:pPr>
        <w:pStyle w:val="TS"/>
        <w:ind w:left="720" w:hanging="720"/>
      </w:pPr>
    </w:p>
    <w:p w14:paraId="45E3DDCF" w14:textId="66EA40EE" w:rsidR="00104043" w:rsidRPr="0081339F" w:rsidRDefault="00104043" w:rsidP="00104043">
      <w:pPr>
        <w:pStyle w:val="TS"/>
        <w:ind w:left="720" w:hanging="720"/>
      </w:pPr>
      <w:r w:rsidRPr="0081339F">
        <w:t xml:space="preserve">Wieser, W. 1995. Energetics of fish larvae, the smallest vertebrates. </w:t>
      </w:r>
      <w:r w:rsidRPr="0081339F">
        <w:rPr>
          <w:i/>
          <w:iCs/>
        </w:rPr>
        <w:t>Acta Physiol. Scand.</w:t>
      </w:r>
      <w:r w:rsidRPr="0081339F">
        <w:t xml:space="preserve">, 154: 279-290. </w:t>
      </w:r>
      <w:r w:rsidR="0026755D" w:rsidRPr="0026755D">
        <w:t>https://doi.org/10.1111/j.1748-1716.1995.tb09912.x</w:t>
      </w:r>
    </w:p>
    <w:p w14:paraId="51C13945" w14:textId="77777777" w:rsidR="00104043" w:rsidRPr="0081339F" w:rsidRDefault="00104043" w:rsidP="00104043">
      <w:pPr>
        <w:pStyle w:val="TS"/>
        <w:ind w:left="720" w:hanging="720"/>
      </w:pPr>
    </w:p>
    <w:p w14:paraId="7CBEFB8E" w14:textId="77777777" w:rsidR="00104043" w:rsidRPr="0081339F" w:rsidRDefault="00104043" w:rsidP="00104043">
      <w:pPr>
        <w:pStyle w:val="TS"/>
        <w:ind w:left="720" w:hanging="720"/>
      </w:pPr>
      <w:r w:rsidRPr="0081339F">
        <w:t xml:space="preserve">Williams, K. J., Cassidy, A. A., </w:t>
      </w:r>
      <w:proofErr w:type="spellStart"/>
      <w:r w:rsidRPr="0081339F">
        <w:t>Verhille</w:t>
      </w:r>
      <w:proofErr w:type="spellEnd"/>
      <w:r w:rsidRPr="0081339F">
        <w:t>,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proofErr w:type="spellStart"/>
      <w:r w:rsidRPr="0081339F">
        <w:rPr>
          <w:i/>
          <w:iCs/>
        </w:rPr>
        <w:t>P</w:t>
      </w:r>
      <w:r w:rsidRPr="0081339F">
        <w:rPr>
          <w:vertAlign w:val="subscript"/>
        </w:rPr>
        <w:t>crit</w:t>
      </w:r>
      <w:proofErr w:type="spellEnd"/>
      <w:r w:rsidRPr="0081339F">
        <w:t xml:space="preserve"> – are there more useful alternatives? </w:t>
      </w:r>
      <w:r w:rsidRPr="0081339F">
        <w:rPr>
          <w:i/>
          <w:iCs/>
        </w:rPr>
        <w:t>J. Exp. Biol.</w:t>
      </w:r>
      <w:r w:rsidRPr="0081339F">
        <w:t xml:space="preserve">, 221: jeb163717. </w:t>
      </w:r>
      <w:proofErr w:type="spellStart"/>
      <w:r w:rsidRPr="0081339F">
        <w:t>doi</w:t>
      </w:r>
      <w:proofErr w:type="spellEnd"/>
      <w:r w:rsidRPr="0081339F">
        <w:t xml:space="preserve">: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proofErr w:type="spellStart"/>
      <w:r w:rsidRPr="0081339F">
        <w:t>Zambonino</w:t>
      </w:r>
      <w:proofErr w:type="spellEnd"/>
      <w:r w:rsidRPr="0081339F">
        <w:t xml:space="preserve">-Infante, J. L., </w:t>
      </w:r>
      <w:proofErr w:type="spellStart"/>
      <w:r w:rsidRPr="0081339F">
        <w:t>Mazurais</w:t>
      </w:r>
      <w:proofErr w:type="spellEnd"/>
      <w:r w:rsidRPr="0081339F">
        <w:t xml:space="preserve">, D., Dubuc, A., </w:t>
      </w:r>
      <w:proofErr w:type="spellStart"/>
      <w:r w:rsidRPr="0081339F">
        <w:t>Qu</w:t>
      </w:r>
      <w:r w:rsidRPr="0081339F">
        <w:rPr>
          <w:rFonts w:cs="Times New Roman"/>
        </w:rPr>
        <w:t>é</w:t>
      </w:r>
      <w:r w:rsidRPr="0081339F">
        <w:t>au</w:t>
      </w:r>
      <w:proofErr w:type="spellEnd"/>
      <w:r w:rsidRPr="0081339F">
        <w:t xml:space="preserve">, P., </w:t>
      </w:r>
      <w:proofErr w:type="spellStart"/>
      <w:r w:rsidRPr="0081339F">
        <w:t>Vanderplancke</w:t>
      </w:r>
      <w:proofErr w:type="spellEnd"/>
      <w:r w:rsidRPr="0081339F">
        <w:t xml:space="preserve">, G., </w:t>
      </w:r>
      <w:proofErr w:type="spellStart"/>
      <w:r w:rsidRPr="0081339F">
        <w:t>Servili</w:t>
      </w:r>
      <w:proofErr w:type="spellEnd"/>
      <w:r w:rsidRPr="0081339F">
        <w:t xml:space="preserve">, A., </w:t>
      </w:r>
      <w:proofErr w:type="spellStart"/>
      <w:r w:rsidRPr="0081339F">
        <w:t>Cahu</w:t>
      </w:r>
      <w:proofErr w:type="spellEnd"/>
      <w:r w:rsidRPr="0081339F">
        <w:t xml:space="preserve">, C., Le Bayon, N., </w:t>
      </w:r>
      <w:proofErr w:type="spellStart"/>
      <w:r w:rsidRPr="0081339F">
        <w:t>Huelvan</w:t>
      </w:r>
      <w:proofErr w:type="spellEnd"/>
      <w:r w:rsidRPr="0081339F">
        <w:t xml:space="preserve">, C., and </w:t>
      </w:r>
      <w:proofErr w:type="spellStart"/>
      <w:r w:rsidRPr="0081339F">
        <w:t>Claireaux</w:t>
      </w:r>
      <w:proofErr w:type="spellEnd"/>
      <w:r w:rsidRPr="0081339F">
        <w:t xml:space="preserve">,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429" w:name="_Hlk155640458"/>
      <w:r w:rsidRPr="00985FFB">
        <w:br w:type="page"/>
      </w:r>
      <w:bookmarkStart w:id="430"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31" w:name="_Toc131590765"/>
      <w:bookmarkStart w:id="432" w:name="_Toc131592472"/>
      <w:bookmarkEnd w:id="430"/>
      <w:bookmarkEnd w:id="431"/>
      <w:bookmarkEnd w:id="432"/>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33" w:name="_Toc131590766"/>
      <w:bookmarkStart w:id="434" w:name="_Toc131592473"/>
      <w:bookmarkEnd w:id="433"/>
      <w:bookmarkEnd w:id="434"/>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35" w:name="_Toc131590767"/>
      <w:bookmarkStart w:id="436" w:name="_Toc131592474"/>
      <w:bookmarkEnd w:id="435"/>
      <w:bookmarkEnd w:id="436"/>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37" w:name="_Toc131590768"/>
      <w:bookmarkStart w:id="438" w:name="_Toc131592475"/>
      <w:bookmarkEnd w:id="437"/>
      <w:bookmarkEnd w:id="438"/>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 xml:space="preserve">Best fit of </w:t>
      </w:r>
      <w:proofErr w:type="spellStart"/>
      <w:r w:rsidRPr="00201B1B">
        <w:rPr>
          <w:b/>
          <w:bCs/>
        </w:rPr>
        <w:t>DEBkiss</w:t>
      </w:r>
      <w:proofErr w:type="spellEnd"/>
      <w:r w:rsidRPr="00201B1B">
        <w:rPr>
          <w:b/>
          <w:bCs/>
        </w:rPr>
        <w:t xml:space="preserve">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proofErr w:type="spellStart"/>
      <w:r w:rsidRPr="00985FFB">
        <w:t>AICc</w:t>
      </w:r>
      <w:proofErr w:type="spellEnd"/>
      <w:r w:rsidRPr="00985FFB">
        <w:t xml:space="preserve">. (A) is total length (mm) over time (days), (B) is egg buffer mass (mg) over time (days), and (C) is survival over time (days). </w:t>
      </w:r>
    </w:p>
    <w:bookmarkEnd w:id="429"/>
    <w:p w14:paraId="68C97AC8" w14:textId="19139010" w:rsidR="005F4420" w:rsidRPr="00985FFB" w:rsidRDefault="005F4420" w:rsidP="005F4420"/>
    <w:sectPr w:rsidR="005F4420" w:rsidRPr="00985FFB" w:rsidSect="00E11CFC">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Nye, Janet Ashley" w:date="2024-07-06T20:17:00Z" w:initials="JN">
    <w:p w14:paraId="129B8D8D" w14:textId="77777777" w:rsidR="003269E9" w:rsidRDefault="003269E9" w:rsidP="003269E9">
      <w:pPr>
        <w:pStyle w:val="CommentText"/>
      </w:pPr>
      <w:r>
        <w:rPr>
          <w:rStyle w:val="CommentReference"/>
        </w:rPr>
        <w:annotationRef/>
      </w:r>
      <w:r>
        <w:t>Need this? And these cites?</w:t>
      </w:r>
    </w:p>
  </w:comment>
  <w:comment w:id="42" w:author="Nye, Janet Ashley" w:date="2024-07-06T20:23:00Z" w:initials="JN">
    <w:p w14:paraId="1BCF5BBD" w14:textId="77777777" w:rsidR="003269E9" w:rsidRDefault="003269E9" w:rsidP="003269E9">
      <w:pPr>
        <w:pStyle w:val="CommentText"/>
      </w:pPr>
      <w:r>
        <w:rPr>
          <w:rStyle w:val="CommentReference"/>
        </w:rPr>
        <w:annotationRef/>
      </w:r>
      <w:r>
        <w:t>I know this seems important, but we didn’t really do this to save the silverside, but rather to understand the mechanisms underlying survival and growth differences under hypoxia.</w:t>
      </w:r>
    </w:p>
  </w:comment>
  <w:comment w:id="49" w:author="Nye, Janet Ashley" w:date="2024-07-06T20:30:00Z" w:initials="JN">
    <w:p w14:paraId="749C5C0E" w14:textId="77777777" w:rsidR="007632A0" w:rsidRDefault="007632A0" w:rsidP="007632A0">
      <w:pPr>
        <w:pStyle w:val="CommentText"/>
      </w:pPr>
      <w:r>
        <w:rPr>
          <w:rStyle w:val="CommentReference"/>
        </w:rPr>
        <w:annotationRef/>
      </w:r>
      <w:r>
        <w:t>You don’t need to discuss this paper too much.  Combine this sentence with previous paragraph</w:t>
      </w:r>
    </w:p>
  </w:comment>
  <w:comment w:id="426" w:author="Nye, Janet Ashley" w:date="2024-07-06T20:34:00Z" w:initials="JN">
    <w:p w14:paraId="0347A291" w14:textId="77777777" w:rsidR="007632A0" w:rsidRDefault="007632A0" w:rsidP="007632A0">
      <w:pPr>
        <w:pStyle w:val="CommentText"/>
      </w:pPr>
      <w:r>
        <w:rPr>
          <w:rStyle w:val="CommentReference"/>
        </w:rPr>
        <w:annotationRef/>
      </w:r>
      <w:r>
        <w:t>Ok, I took this out!  Maybe bring it back in, but don’t discuss as much?  I am not sure what you point you hope to make with this paragraph though.  Do you need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9B8D8D" w15:done="0"/>
  <w15:commentEx w15:paraId="1BCF5BBD" w15:done="0"/>
  <w15:commentEx w15:paraId="749C5C0E" w15:done="0"/>
  <w15:commentEx w15:paraId="0347A2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8D0A738" w16cex:dateUtc="2024-07-07T00:17:00Z"/>
  <w16cex:commentExtensible w16cex:durableId="313696DA" w16cex:dateUtc="2024-07-07T00:23:00Z"/>
  <w16cex:commentExtensible w16cex:durableId="41008194" w16cex:dateUtc="2024-07-07T00:30:00Z"/>
  <w16cex:commentExtensible w16cex:durableId="69210371" w16cex:dateUtc="2024-07-07T0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9B8D8D" w16cid:durableId="58D0A738"/>
  <w16cid:commentId w16cid:paraId="1BCF5BBD" w16cid:durableId="313696DA"/>
  <w16cid:commentId w16cid:paraId="749C5C0E" w16cid:durableId="41008194"/>
  <w16cid:commentId w16cid:paraId="0347A291" w16cid:durableId="692103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B7041" w14:textId="77777777" w:rsidR="00DD6E21" w:rsidRDefault="00DD6E21" w:rsidP="00B740BC">
      <w:pPr>
        <w:spacing w:after="0" w:line="240" w:lineRule="auto"/>
      </w:pPr>
      <w:r>
        <w:separator/>
      </w:r>
    </w:p>
  </w:endnote>
  <w:endnote w:type="continuationSeparator" w:id="0">
    <w:p w14:paraId="3E5B20E6" w14:textId="77777777" w:rsidR="00DD6E21" w:rsidRDefault="00DD6E21"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21C99" w14:textId="77777777" w:rsidR="00DD6E21" w:rsidRDefault="00DD6E21" w:rsidP="00B740BC">
      <w:pPr>
        <w:spacing w:after="0" w:line="240" w:lineRule="auto"/>
      </w:pPr>
      <w:r>
        <w:separator/>
      </w:r>
    </w:p>
  </w:footnote>
  <w:footnote w:type="continuationSeparator" w:id="0">
    <w:p w14:paraId="7C7E3B7D" w14:textId="77777777" w:rsidR="00DD6E21" w:rsidRDefault="00DD6E21"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ye, Janet Ashley">
    <w15:presenceInfo w15:providerId="AD" w15:userId="S::jnye@ad.unc.edu::b3550071-eff7-43d7-ac10-0d81d587c5a8"/>
  </w15:person>
  <w15:person w15:author="Schwemmer, Teresa">
    <w15:presenceInfo w15:providerId="AD" w15:userId="S::tschwem@udel.edu::668df476-3726-4911-beed-f43f63bea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3FF"/>
    <w:rsid w:val="00035981"/>
    <w:rsid w:val="00041875"/>
    <w:rsid w:val="00047011"/>
    <w:rsid w:val="000510D7"/>
    <w:rsid w:val="00051F97"/>
    <w:rsid w:val="00053652"/>
    <w:rsid w:val="00057591"/>
    <w:rsid w:val="000643E5"/>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B4AD5"/>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7AAB"/>
    <w:rsid w:val="001522DA"/>
    <w:rsid w:val="00176F12"/>
    <w:rsid w:val="00182B23"/>
    <w:rsid w:val="00185107"/>
    <w:rsid w:val="00186240"/>
    <w:rsid w:val="00191319"/>
    <w:rsid w:val="00195F49"/>
    <w:rsid w:val="001A292D"/>
    <w:rsid w:val="001A5F9D"/>
    <w:rsid w:val="001B42CD"/>
    <w:rsid w:val="001B477E"/>
    <w:rsid w:val="001C0AFC"/>
    <w:rsid w:val="001C377C"/>
    <w:rsid w:val="001C5434"/>
    <w:rsid w:val="001D2761"/>
    <w:rsid w:val="001D2B58"/>
    <w:rsid w:val="001E469E"/>
    <w:rsid w:val="001E4AC0"/>
    <w:rsid w:val="001E50F3"/>
    <w:rsid w:val="001F2D59"/>
    <w:rsid w:val="001F3A0B"/>
    <w:rsid w:val="001F3D56"/>
    <w:rsid w:val="001F7305"/>
    <w:rsid w:val="00201B1B"/>
    <w:rsid w:val="00204B21"/>
    <w:rsid w:val="0020730F"/>
    <w:rsid w:val="00211BAB"/>
    <w:rsid w:val="002177CA"/>
    <w:rsid w:val="00217CE2"/>
    <w:rsid w:val="00224172"/>
    <w:rsid w:val="00231FF1"/>
    <w:rsid w:val="00233C13"/>
    <w:rsid w:val="002343F0"/>
    <w:rsid w:val="002409CF"/>
    <w:rsid w:val="0024541C"/>
    <w:rsid w:val="00247ADC"/>
    <w:rsid w:val="002514B2"/>
    <w:rsid w:val="00251DA5"/>
    <w:rsid w:val="00256E65"/>
    <w:rsid w:val="0025719F"/>
    <w:rsid w:val="00261EC6"/>
    <w:rsid w:val="0026755D"/>
    <w:rsid w:val="00271609"/>
    <w:rsid w:val="00272E5D"/>
    <w:rsid w:val="00273663"/>
    <w:rsid w:val="00273DC8"/>
    <w:rsid w:val="00273F67"/>
    <w:rsid w:val="002847FF"/>
    <w:rsid w:val="00290591"/>
    <w:rsid w:val="00290B73"/>
    <w:rsid w:val="002915BE"/>
    <w:rsid w:val="00291CB4"/>
    <w:rsid w:val="0029436A"/>
    <w:rsid w:val="00296E2C"/>
    <w:rsid w:val="002B2C8D"/>
    <w:rsid w:val="002B4E30"/>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6A8A"/>
    <w:rsid w:val="003140AF"/>
    <w:rsid w:val="00317592"/>
    <w:rsid w:val="00317B29"/>
    <w:rsid w:val="003269BA"/>
    <w:rsid w:val="003269E9"/>
    <w:rsid w:val="003277EA"/>
    <w:rsid w:val="0033007F"/>
    <w:rsid w:val="00332F5C"/>
    <w:rsid w:val="00335E89"/>
    <w:rsid w:val="003459A5"/>
    <w:rsid w:val="00351609"/>
    <w:rsid w:val="00351E72"/>
    <w:rsid w:val="0035219D"/>
    <w:rsid w:val="003525B8"/>
    <w:rsid w:val="00354A45"/>
    <w:rsid w:val="003557B4"/>
    <w:rsid w:val="00356B50"/>
    <w:rsid w:val="00357860"/>
    <w:rsid w:val="00361DEA"/>
    <w:rsid w:val="00361F01"/>
    <w:rsid w:val="0036707C"/>
    <w:rsid w:val="003724D1"/>
    <w:rsid w:val="00375188"/>
    <w:rsid w:val="00377DF2"/>
    <w:rsid w:val="003843F6"/>
    <w:rsid w:val="003902C4"/>
    <w:rsid w:val="00394639"/>
    <w:rsid w:val="003A4FEF"/>
    <w:rsid w:val="003A75AF"/>
    <w:rsid w:val="003B326F"/>
    <w:rsid w:val="003B59C3"/>
    <w:rsid w:val="003D0451"/>
    <w:rsid w:val="003D5DF3"/>
    <w:rsid w:val="003E1636"/>
    <w:rsid w:val="003E41C2"/>
    <w:rsid w:val="003E4B5B"/>
    <w:rsid w:val="003E4FB1"/>
    <w:rsid w:val="003E5F04"/>
    <w:rsid w:val="003E7D0A"/>
    <w:rsid w:val="003F1B12"/>
    <w:rsid w:val="004003FF"/>
    <w:rsid w:val="00400A70"/>
    <w:rsid w:val="00402A37"/>
    <w:rsid w:val="004069B6"/>
    <w:rsid w:val="004072C0"/>
    <w:rsid w:val="004149D3"/>
    <w:rsid w:val="00416F2B"/>
    <w:rsid w:val="00420928"/>
    <w:rsid w:val="00424BEB"/>
    <w:rsid w:val="00426555"/>
    <w:rsid w:val="004271DA"/>
    <w:rsid w:val="00435B47"/>
    <w:rsid w:val="004421B6"/>
    <w:rsid w:val="00442C5F"/>
    <w:rsid w:val="00446911"/>
    <w:rsid w:val="00450F8F"/>
    <w:rsid w:val="00453D68"/>
    <w:rsid w:val="00453F27"/>
    <w:rsid w:val="00464A70"/>
    <w:rsid w:val="004712A5"/>
    <w:rsid w:val="004741AD"/>
    <w:rsid w:val="00474F20"/>
    <w:rsid w:val="0047647F"/>
    <w:rsid w:val="00480521"/>
    <w:rsid w:val="00480B9B"/>
    <w:rsid w:val="004838C2"/>
    <w:rsid w:val="00485A91"/>
    <w:rsid w:val="00487607"/>
    <w:rsid w:val="0049059C"/>
    <w:rsid w:val="00492232"/>
    <w:rsid w:val="00492973"/>
    <w:rsid w:val="0049356F"/>
    <w:rsid w:val="00495462"/>
    <w:rsid w:val="004A2CC8"/>
    <w:rsid w:val="004A6689"/>
    <w:rsid w:val="004B1BB0"/>
    <w:rsid w:val="004C056A"/>
    <w:rsid w:val="004C26DA"/>
    <w:rsid w:val="004C5027"/>
    <w:rsid w:val="004C7B1D"/>
    <w:rsid w:val="004D153C"/>
    <w:rsid w:val="004D5B92"/>
    <w:rsid w:val="004E0E9E"/>
    <w:rsid w:val="004F51C9"/>
    <w:rsid w:val="005029AA"/>
    <w:rsid w:val="00503011"/>
    <w:rsid w:val="005032B2"/>
    <w:rsid w:val="00504D58"/>
    <w:rsid w:val="00506D17"/>
    <w:rsid w:val="00515784"/>
    <w:rsid w:val="00520B64"/>
    <w:rsid w:val="00525AA0"/>
    <w:rsid w:val="00526876"/>
    <w:rsid w:val="00536F16"/>
    <w:rsid w:val="00543B2F"/>
    <w:rsid w:val="00546802"/>
    <w:rsid w:val="0055736B"/>
    <w:rsid w:val="00561718"/>
    <w:rsid w:val="00565055"/>
    <w:rsid w:val="00565610"/>
    <w:rsid w:val="00565F71"/>
    <w:rsid w:val="0057344F"/>
    <w:rsid w:val="005758B9"/>
    <w:rsid w:val="00577E13"/>
    <w:rsid w:val="00580895"/>
    <w:rsid w:val="00582644"/>
    <w:rsid w:val="00582D96"/>
    <w:rsid w:val="00584249"/>
    <w:rsid w:val="00586A0D"/>
    <w:rsid w:val="00592700"/>
    <w:rsid w:val="00592763"/>
    <w:rsid w:val="00592A59"/>
    <w:rsid w:val="00592D0C"/>
    <w:rsid w:val="00594469"/>
    <w:rsid w:val="005A0204"/>
    <w:rsid w:val="005A4988"/>
    <w:rsid w:val="005A66CE"/>
    <w:rsid w:val="005B53EC"/>
    <w:rsid w:val="005C1BCA"/>
    <w:rsid w:val="005C2FC8"/>
    <w:rsid w:val="005C4AC7"/>
    <w:rsid w:val="005C6C63"/>
    <w:rsid w:val="005D07F7"/>
    <w:rsid w:val="005D3A5F"/>
    <w:rsid w:val="005E08AE"/>
    <w:rsid w:val="005E0EB0"/>
    <w:rsid w:val="005E11F8"/>
    <w:rsid w:val="005E76E0"/>
    <w:rsid w:val="005E77BC"/>
    <w:rsid w:val="005F0803"/>
    <w:rsid w:val="005F2A2F"/>
    <w:rsid w:val="005F4420"/>
    <w:rsid w:val="00605EE2"/>
    <w:rsid w:val="00622B24"/>
    <w:rsid w:val="006252C4"/>
    <w:rsid w:val="0062680B"/>
    <w:rsid w:val="00633AC2"/>
    <w:rsid w:val="00641392"/>
    <w:rsid w:val="00643979"/>
    <w:rsid w:val="006444E2"/>
    <w:rsid w:val="0064559E"/>
    <w:rsid w:val="00647DF6"/>
    <w:rsid w:val="00651B4C"/>
    <w:rsid w:val="00652558"/>
    <w:rsid w:val="00652EB3"/>
    <w:rsid w:val="00653817"/>
    <w:rsid w:val="00654725"/>
    <w:rsid w:val="00671068"/>
    <w:rsid w:val="00671D2D"/>
    <w:rsid w:val="00677F83"/>
    <w:rsid w:val="00680AD2"/>
    <w:rsid w:val="00691B2D"/>
    <w:rsid w:val="00693623"/>
    <w:rsid w:val="00695D1E"/>
    <w:rsid w:val="006A5765"/>
    <w:rsid w:val="006A60E7"/>
    <w:rsid w:val="006B163D"/>
    <w:rsid w:val="006B3BE4"/>
    <w:rsid w:val="006C1E09"/>
    <w:rsid w:val="006C1F61"/>
    <w:rsid w:val="006C7FA6"/>
    <w:rsid w:val="006D374E"/>
    <w:rsid w:val="006D59BB"/>
    <w:rsid w:val="006E360E"/>
    <w:rsid w:val="006E3F6F"/>
    <w:rsid w:val="006E480C"/>
    <w:rsid w:val="006E793F"/>
    <w:rsid w:val="006F5227"/>
    <w:rsid w:val="006F586F"/>
    <w:rsid w:val="006F5908"/>
    <w:rsid w:val="00703201"/>
    <w:rsid w:val="007064BB"/>
    <w:rsid w:val="00712CC9"/>
    <w:rsid w:val="00714937"/>
    <w:rsid w:val="00720BD1"/>
    <w:rsid w:val="00720FD4"/>
    <w:rsid w:val="00724EF1"/>
    <w:rsid w:val="007272DB"/>
    <w:rsid w:val="007315B7"/>
    <w:rsid w:val="00733650"/>
    <w:rsid w:val="0073686F"/>
    <w:rsid w:val="00740D6B"/>
    <w:rsid w:val="007469B8"/>
    <w:rsid w:val="007539A0"/>
    <w:rsid w:val="00754E2E"/>
    <w:rsid w:val="00762520"/>
    <w:rsid w:val="007632A0"/>
    <w:rsid w:val="007633BE"/>
    <w:rsid w:val="007642CF"/>
    <w:rsid w:val="00765678"/>
    <w:rsid w:val="007740E3"/>
    <w:rsid w:val="007828A8"/>
    <w:rsid w:val="00786388"/>
    <w:rsid w:val="00793E0D"/>
    <w:rsid w:val="00794B8F"/>
    <w:rsid w:val="007A77AF"/>
    <w:rsid w:val="007B3511"/>
    <w:rsid w:val="007B3B44"/>
    <w:rsid w:val="007B5196"/>
    <w:rsid w:val="007D2964"/>
    <w:rsid w:val="007D4E81"/>
    <w:rsid w:val="007D5854"/>
    <w:rsid w:val="007D7871"/>
    <w:rsid w:val="007E00EB"/>
    <w:rsid w:val="007E1EC8"/>
    <w:rsid w:val="007E430B"/>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4590E"/>
    <w:rsid w:val="00850CF2"/>
    <w:rsid w:val="00850F9F"/>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E6664"/>
    <w:rsid w:val="008E6BBD"/>
    <w:rsid w:val="008F109A"/>
    <w:rsid w:val="008F5B42"/>
    <w:rsid w:val="008F726D"/>
    <w:rsid w:val="0090203D"/>
    <w:rsid w:val="009030ED"/>
    <w:rsid w:val="009038F5"/>
    <w:rsid w:val="00904E8E"/>
    <w:rsid w:val="00906195"/>
    <w:rsid w:val="009069EE"/>
    <w:rsid w:val="00907997"/>
    <w:rsid w:val="009163F9"/>
    <w:rsid w:val="00917E89"/>
    <w:rsid w:val="00921175"/>
    <w:rsid w:val="00923764"/>
    <w:rsid w:val="00927C65"/>
    <w:rsid w:val="00932761"/>
    <w:rsid w:val="00934FBD"/>
    <w:rsid w:val="00943699"/>
    <w:rsid w:val="00944750"/>
    <w:rsid w:val="00957F2C"/>
    <w:rsid w:val="00962178"/>
    <w:rsid w:val="00962235"/>
    <w:rsid w:val="009626F4"/>
    <w:rsid w:val="00963DA5"/>
    <w:rsid w:val="0096400E"/>
    <w:rsid w:val="00966BCC"/>
    <w:rsid w:val="00967992"/>
    <w:rsid w:val="00970378"/>
    <w:rsid w:val="00974E15"/>
    <w:rsid w:val="0097656F"/>
    <w:rsid w:val="00980958"/>
    <w:rsid w:val="00985286"/>
    <w:rsid w:val="00985478"/>
    <w:rsid w:val="00985FFB"/>
    <w:rsid w:val="00986B35"/>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E504E"/>
    <w:rsid w:val="009E669B"/>
    <w:rsid w:val="009F5921"/>
    <w:rsid w:val="009F7C06"/>
    <w:rsid w:val="00A00589"/>
    <w:rsid w:val="00A07CA7"/>
    <w:rsid w:val="00A12E14"/>
    <w:rsid w:val="00A1357C"/>
    <w:rsid w:val="00A218D1"/>
    <w:rsid w:val="00A21E01"/>
    <w:rsid w:val="00A23176"/>
    <w:rsid w:val="00A231BB"/>
    <w:rsid w:val="00A367BA"/>
    <w:rsid w:val="00A40670"/>
    <w:rsid w:val="00A43D22"/>
    <w:rsid w:val="00A44F8B"/>
    <w:rsid w:val="00A46257"/>
    <w:rsid w:val="00A472FF"/>
    <w:rsid w:val="00A55CB3"/>
    <w:rsid w:val="00A6258B"/>
    <w:rsid w:val="00A628DC"/>
    <w:rsid w:val="00A64942"/>
    <w:rsid w:val="00A6526E"/>
    <w:rsid w:val="00A67351"/>
    <w:rsid w:val="00A716A5"/>
    <w:rsid w:val="00A7376E"/>
    <w:rsid w:val="00A73A12"/>
    <w:rsid w:val="00A76A52"/>
    <w:rsid w:val="00A93389"/>
    <w:rsid w:val="00A93957"/>
    <w:rsid w:val="00A9494B"/>
    <w:rsid w:val="00A97E5E"/>
    <w:rsid w:val="00AA0452"/>
    <w:rsid w:val="00AA0A5E"/>
    <w:rsid w:val="00AA46F0"/>
    <w:rsid w:val="00AB1C3F"/>
    <w:rsid w:val="00AB6009"/>
    <w:rsid w:val="00AC3ACF"/>
    <w:rsid w:val="00AD2BDF"/>
    <w:rsid w:val="00AD2F24"/>
    <w:rsid w:val="00AD38CD"/>
    <w:rsid w:val="00AD4588"/>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594A"/>
    <w:rsid w:val="00B067C4"/>
    <w:rsid w:val="00B10240"/>
    <w:rsid w:val="00B11752"/>
    <w:rsid w:val="00B1294A"/>
    <w:rsid w:val="00B13DA4"/>
    <w:rsid w:val="00B216A1"/>
    <w:rsid w:val="00B22DDA"/>
    <w:rsid w:val="00B23D3B"/>
    <w:rsid w:val="00B24334"/>
    <w:rsid w:val="00B26926"/>
    <w:rsid w:val="00B26A57"/>
    <w:rsid w:val="00B27B73"/>
    <w:rsid w:val="00B31D62"/>
    <w:rsid w:val="00B33034"/>
    <w:rsid w:val="00B43779"/>
    <w:rsid w:val="00B44355"/>
    <w:rsid w:val="00B44587"/>
    <w:rsid w:val="00B50AA2"/>
    <w:rsid w:val="00B61D50"/>
    <w:rsid w:val="00B62F95"/>
    <w:rsid w:val="00B63009"/>
    <w:rsid w:val="00B63E63"/>
    <w:rsid w:val="00B64EF9"/>
    <w:rsid w:val="00B70AAA"/>
    <w:rsid w:val="00B740BC"/>
    <w:rsid w:val="00B75081"/>
    <w:rsid w:val="00B80B33"/>
    <w:rsid w:val="00B911A9"/>
    <w:rsid w:val="00B93914"/>
    <w:rsid w:val="00B96175"/>
    <w:rsid w:val="00B973A8"/>
    <w:rsid w:val="00BA0528"/>
    <w:rsid w:val="00BA14C0"/>
    <w:rsid w:val="00BA4357"/>
    <w:rsid w:val="00BA4A7D"/>
    <w:rsid w:val="00BA5139"/>
    <w:rsid w:val="00BA5687"/>
    <w:rsid w:val="00BA79A7"/>
    <w:rsid w:val="00BB10DB"/>
    <w:rsid w:val="00BB1D9B"/>
    <w:rsid w:val="00BC3F2D"/>
    <w:rsid w:val="00BC622D"/>
    <w:rsid w:val="00BC6881"/>
    <w:rsid w:val="00BC6C8D"/>
    <w:rsid w:val="00BD0E6C"/>
    <w:rsid w:val="00BD1BE3"/>
    <w:rsid w:val="00BD2BF8"/>
    <w:rsid w:val="00BD7ADE"/>
    <w:rsid w:val="00BE37C1"/>
    <w:rsid w:val="00BE7B7C"/>
    <w:rsid w:val="00BF1448"/>
    <w:rsid w:val="00BF38F4"/>
    <w:rsid w:val="00C026EC"/>
    <w:rsid w:val="00C05B44"/>
    <w:rsid w:val="00C05BAB"/>
    <w:rsid w:val="00C069DF"/>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638CF"/>
    <w:rsid w:val="00C643D0"/>
    <w:rsid w:val="00C655C5"/>
    <w:rsid w:val="00C70432"/>
    <w:rsid w:val="00C722A6"/>
    <w:rsid w:val="00C76DD0"/>
    <w:rsid w:val="00C833E2"/>
    <w:rsid w:val="00C84826"/>
    <w:rsid w:val="00C84D21"/>
    <w:rsid w:val="00C8575E"/>
    <w:rsid w:val="00C879E2"/>
    <w:rsid w:val="00C9317C"/>
    <w:rsid w:val="00C938CA"/>
    <w:rsid w:val="00CA1E55"/>
    <w:rsid w:val="00CA53B2"/>
    <w:rsid w:val="00CA76F9"/>
    <w:rsid w:val="00CB51E0"/>
    <w:rsid w:val="00CC21E1"/>
    <w:rsid w:val="00CC7C5F"/>
    <w:rsid w:val="00CD0549"/>
    <w:rsid w:val="00CD35AB"/>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2D7C"/>
    <w:rsid w:val="00D832C2"/>
    <w:rsid w:val="00D93B70"/>
    <w:rsid w:val="00D953A1"/>
    <w:rsid w:val="00D96267"/>
    <w:rsid w:val="00D9766C"/>
    <w:rsid w:val="00DA139A"/>
    <w:rsid w:val="00DA18DE"/>
    <w:rsid w:val="00DA2EF1"/>
    <w:rsid w:val="00DA2F0D"/>
    <w:rsid w:val="00DA7FBB"/>
    <w:rsid w:val="00DB08E9"/>
    <w:rsid w:val="00DB2D01"/>
    <w:rsid w:val="00DB420E"/>
    <w:rsid w:val="00DB61AE"/>
    <w:rsid w:val="00DC03A0"/>
    <w:rsid w:val="00DC46C3"/>
    <w:rsid w:val="00DC678A"/>
    <w:rsid w:val="00DD09BE"/>
    <w:rsid w:val="00DD5C1C"/>
    <w:rsid w:val="00DD5CF2"/>
    <w:rsid w:val="00DD6E21"/>
    <w:rsid w:val="00DE0A86"/>
    <w:rsid w:val="00DE5099"/>
    <w:rsid w:val="00DE6A5A"/>
    <w:rsid w:val="00DF704E"/>
    <w:rsid w:val="00E0058E"/>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66CA9"/>
    <w:rsid w:val="00E702F3"/>
    <w:rsid w:val="00E73C2F"/>
    <w:rsid w:val="00E73D67"/>
    <w:rsid w:val="00E82DFC"/>
    <w:rsid w:val="00E8441A"/>
    <w:rsid w:val="00E91FDA"/>
    <w:rsid w:val="00E95B15"/>
    <w:rsid w:val="00E96ED1"/>
    <w:rsid w:val="00EA1319"/>
    <w:rsid w:val="00EA664F"/>
    <w:rsid w:val="00EB04DC"/>
    <w:rsid w:val="00EB2414"/>
    <w:rsid w:val="00EB5CA9"/>
    <w:rsid w:val="00EB7293"/>
    <w:rsid w:val="00EC1B52"/>
    <w:rsid w:val="00EC30E7"/>
    <w:rsid w:val="00EC4CF8"/>
    <w:rsid w:val="00ED0CFB"/>
    <w:rsid w:val="00ED1AA3"/>
    <w:rsid w:val="00ED3AC7"/>
    <w:rsid w:val="00ED6FB2"/>
    <w:rsid w:val="00EE3C97"/>
    <w:rsid w:val="00F0159C"/>
    <w:rsid w:val="00F0499D"/>
    <w:rsid w:val="00F06872"/>
    <w:rsid w:val="00F2594A"/>
    <w:rsid w:val="00F324B8"/>
    <w:rsid w:val="00F35CC6"/>
    <w:rsid w:val="00F37688"/>
    <w:rsid w:val="00F42DDA"/>
    <w:rsid w:val="00F47025"/>
    <w:rsid w:val="00F50188"/>
    <w:rsid w:val="00F51D25"/>
    <w:rsid w:val="00F52F55"/>
    <w:rsid w:val="00F56B59"/>
    <w:rsid w:val="00F70A39"/>
    <w:rsid w:val="00F84032"/>
    <w:rsid w:val="00F84737"/>
    <w:rsid w:val="00F860B0"/>
    <w:rsid w:val="00F9361E"/>
    <w:rsid w:val="00F956F8"/>
    <w:rsid w:val="00F9594C"/>
    <w:rsid w:val="00F967A6"/>
    <w:rsid w:val="00FA2A30"/>
    <w:rsid w:val="00FA5B3D"/>
    <w:rsid w:val="00FB3898"/>
    <w:rsid w:val="00FB41C5"/>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49EA"/>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hyperlink" Target="https://github.com/add-my-pet/AmPtool/"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47</Pages>
  <Words>15904</Words>
  <Characters>90657</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Nye, Janet Ashley</cp:lastModifiedBy>
  <cp:revision>2</cp:revision>
  <cp:lastPrinted>2023-07-28T14:44:00Z</cp:lastPrinted>
  <dcterms:created xsi:type="dcterms:W3CDTF">2024-07-07T00:34:00Z</dcterms:created>
  <dcterms:modified xsi:type="dcterms:W3CDTF">2024-07-07T00:34:00Z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