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4BC84D73" w:rsidR="00D73211" w:rsidRDefault="00D73211" w:rsidP="00D73211">
      <w:pPr>
        <w:pStyle w:val="TS"/>
      </w:pPr>
      <w:r>
        <w:t>Schwemmer, T. G.</w:t>
      </w:r>
      <w:r>
        <w:rPr>
          <w:vertAlign w:val="superscript"/>
        </w:rPr>
        <w:t>1</w:t>
      </w:r>
      <w:r>
        <w:t>, Nisbet, R. M.</w:t>
      </w:r>
      <w:r>
        <w:rPr>
          <w:vertAlign w:val="superscript"/>
        </w:rPr>
        <w:t>2</w:t>
      </w:r>
      <w:r>
        <w:t>, and Nye, J. A.</w:t>
      </w:r>
      <w:r>
        <w:rPr>
          <w:vertAlign w:val="superscript"/>
        </w:rPr>
        <w:t>3</w:t>
      </w:r>
    </w:p>
    <w:p w14:paraId="405074F1" w14:textId="77777777" w:rsidR="00D73211" w:rsidRDefault="00D73211" w:rsidP="00D73211">
      <w:pPr>
        <w:pStyle w:val="TS"/>
      </w:pPr>
    </w:p>
    <w:p w14:paraId="30AF44E4" w14:textId="7F0D8077" w:rsidR="00D73211" w:rsidRDefault="00D73211" w:rsidP="00D73211">
      <w:pPr>
        <w:pStyle w:val="TS"/>
      </w:pPr>
      <w:r>
        <w:rPr>
          <w:vertAlign w:val="superscript"/>
        </w:rPr>
        <w:t>1</w:t>
      </w:r>
      <w:r>
        <w:t>School of Marine and Atmospheric Sciences, Stony Brook University, Stony Brook, NY 11794, U.S.A.</w:t>
      </w:r>
    </w:p>
    <w:p w14:paraId="408CE624" w14:textId="56965BE7" w:rsidR="00D73211" w:rsidRDefault="00D73211" w:rsidP="00D73211">
      <w:pPr>
        <w:pStyle w:val="TS"/>
      </w:pPr>
      <w:r>
        <w:rPr>
          <w:vertAlign w:val="superscript"/>
        </w:rPr>
        <w:t>2</w:t>
      </w:r>
      <w:r w:rsidR="00F06872">
        <w:t xml:space="preserve">Department of Ecology, </w:t>
      </w:r>
      <w:r w:rsidR="00733650">
        <w:t>E</w:t>
      </w:r>
      <w:r w:rsidR="00F06872">
        <w:t>volution and Marine Biology, U</w:t>
      </w:r>
      <w:r>
        <w:t>niversity of California</w:t>
      </w:r>
      <w:r w:rsidR="00F06872">
        <w:t xml:space="preserve"> Santa Barbara, </w:t>
      </w:r>
      <w:r>
        <w:t xml:space="preserve">Santa Barbara, </w:t>
      </w:r>
      <w:r w:rsidR="00F06872">
        <w:t>CA 93106, U.S.A.</w:t>
      </w:r>
    </w:p>
    <w:p w14:paraId="294B5F3B" w14:textId="3B26D90E" w:rsidR="00C84D21" w:rsidRDefault="00D73211" w:rsidP="00C84D21">
      <w:pPr>
        <w:pStyle w:val="TS"/>
      </w:pPr>
      <w:r>
        <w:rPr>
          <w:vertAlign w:val="superscript"/>
        </w:rPr>
        <w:t>3</w:t>
      </w:r>
      <w:r>
        <w:t xml:space="preserve">Institute of Marine Sciences, University of North Carolina </w:t>
      </w:r>
      <w:r w:rsidR="00F06872">
        <w:t xml:space="preserve">at </w:t>
      </w:r>
      <w:r>
        <w:t>Chapel Hill, Morehead City, NC</w:t>
      </w:r>
      <w:r w:rsidR="00F06872">
        <w:t xml:space="preserve"> 28557, U.S.A.</w:t>
      </w:r>
    </w:p>
    <w:p w14:paraId="15679B8F" w14:textId="77777777" w:rsidR="00C84D21" w:rsidRDefault="00C84D21" w:rsidP="00C84D21">
      <w:pPr>
        <w:pStyle w:val="TS"/>
      </w:pP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B01920D" w14:textId="77777777" w:rsidR="00C84D21" w:rsidRDefault="00C84D21" w:rsidP="00C84D21">
      <w:pPr>
        <w:pStyle w:val="TS"/>
      </w:pPr>
    </w:p>
    <w:p w14:paraId="696C0B0A" w14:textId="77777777" w:rsidR="00C84D21" w:rsidRDefault="00C84D21" w:rsidP="00C84D21">
      <w:pPr>
        <w:pStyle w:val="TS"/>
      </w:pPr>
    </w:p>
    <w:p w14:paraId="51F74F2D" w14:textId="77777777" w:rsidR="00C84D21" w:rsidRDefault="00C84D21" w:rsidP="00C84D21">
      <w:pPr>
        <w:pStyle w:val="TS"/>
      </w:pPr>
    </w:p>
    <w:p w14:paraId="3D532A50" w14:textId="77777777" w:rsidR="00C84D21" w:rsidRDefault="00C84D21" w:rsidP="00C84D21">
      <w:pPr>
        <w:pStyle w:val="TS"/>
      </w:pPr>
    </w:p>
    <w:p w14:paraId="068ED8DA" w14:textId="77777777" w:rsidR="00C84D21" w:rsidRDefault="00C84D21" w:rsidP="00C84D21">
      <w:pPr>
        <w:pStyle w:val="TS"/>
      </w:pPr>
    </w:p>
    <w:p w14:paraId="78B9E739" w14:textId="77777777" w:rsidR="00C84D21" w:rsidRDefault="00C84D21" w:rsidP="00C84D21">
      <w:pPr>
        <w:pStyle w:val="TS"/>
      </w:pPr>
    </w:p>
    <w:p w14:paraId="07F77246" w14:textId="77777777" w:rsidR="00C84D21" w:rsidRDefault="00C84D21" w:rsidP="00C84D21">
      <w:pPr>
        <w:pStyle w:val="TS"/>
      </w:pPr>
    </w:p>
    <w:p w14:paraId="61C9EC7A" w14:textId="3E1FA458" w:rsidR="00C84D21" w:rsidRPr="0013611F" w:rsidRDefault="00C84D21" w:rsidP="00C84D21">
      <w:pPr>
        <w:pStyle w:val="TS"/>
      </w:pPr>
      <w:r>
        <w:t xml:space="preserve">To be submitted to: </w:t>
      </w:r>
      <w:r>
        <w:rPr>
          <w:i/>
          <w:iCs/>
        </w:rPr>
        <w:t>Ecological Modelling</w:t>
      </w:r>
      <w:r w:rsidR="0013611F">
        <w:t>, Special issue: Metabolic organization across scales of space and time</w:t>
      </w:r>
    </w:p>
    <w:p w14:paraId="75185CC8" w14:textId="77777777" w:rsidR="00D73211" w:rsidRPr="00D73211" w:rsidRDefault="00D73211" w:rsidP="00D73211"/>
    <w:p w14:paraId="50332676" w14:textId="77777777" w:rsidR="00AF6FFC" w:rsidRDefault="00AF6FFC" w:rsidP="00AF6FFC">
      <w:pPr>
        <w:spacing w:after="0" w:line="360" w:lineRule="auto"/>
        <w:rPr>
          <w:rFonts w:ascii="Times New Roman" w:eastAsia="Times New Roman" w:hAnsi="Times New Roman"/>
          <w:iCs/>
          <w:sz w:val="24"/>
          <w:szCs w:val="24"/>
        </w:rPr>
      </w:pPr>
      <w:bookmarkStart w:id="1" w:name="_Toc131592459"/>
      <w:r>
        <w:rPr>
          <w:rFonts w:ascii="Times New Roman" w:eastAsia="Times New Roman" w:hAnsi="Times New Roman"/>
          <w:b/>
          <w:bCs/>
          <w:iCs/>
          <w:sz w:val="24"/>
          <w:szCs w:val="24"/>
        </w:rPr>
        <w:lastRenderedPageBreak/>
        <w:t>Highlights</w:t>
      </w:r>
    </w:p>
    <w:p w14:paraId="55576325" w14:textId="05A32291"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The bioenergetic mechanisms responsible for previously observed hypoxia effects on young Atlantic silversides were investigated using a simplified Dynamic Energy Budget model. </w:t>
      </w:r>
    </w:p>
    <w:p w14:paraId="148359F6" w14:textId="77777777"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We connected physiological information with energetic processes to identify assimilation, conversion efficiency of assimilates to growth, maintenance rate, and mortality as potential mechanisms. </w:t>
      </w:r>
    </w:p>
    <w:p w14:paraId="0E1EEBD7" w14:textId="77777777"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Changing conversion efficiency, embryonic mortality, and larval mortality with hypoxia gave the best fit to data on early life hatching, growth, and survival.</w:t>
      </w:r>
    </w:p>
    <w:p w14:paraId="534A56CB" w14:textId="77777777" w:rsidR="00AF6FFC" w:rsidRPr="00B039E2"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 xml:space="preserve">We used widely applicable biological theory to gain a better understanding of hypoxia effects on a model species, finding a mechanism that would impact the efficiency of energy flow across generations and ultimately through the food web.  </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77777777" w:rsidR="00AF6FFC" w:rsidRDefault="00AF6FFC" w:rsidP="00AF6FFC">
      <w:pPr>
        <w:pStyle w:val="TS"/>
        <w:spacing w:line="360" w:lineRule="auto"/>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has proven robust to the fluctuating environmental conditions in its estuarine environment,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w:t>
      </w:r>
      <w:r>
        <w:lastRenderedPageBreak/>
        <w:t xml:space="preserve">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w:t>
      </w:r>
      <w:proofErr w:type="gramStart"/>
      <w:r w:rsidRPr="00985FFB">
        <w:t>Fishes</w:t>
      </w:r>
      <w:proofErr w:type="gramEnd"/>
      <w:r w:rsidRPr="00985FFB">
        <w:t xml:space="preserve">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 xml:space="preserve">or </w:t>
      </w:r>
      <w:r w:rsidR="00361F01">
        <w:lastRenderedPageBreak/>
        <w:t>supplement</w:t>
      </w:r>
      <w:r w:rsidRPr="00985FFB">
        <w:t xml:space="preserve"> to time- and labor-intensive laboratory experiments on other species, particularly with very small embryos and larvae. </w:t>
      </w:r>
    </w:p>
    <w:p w14:paraId="60A14A47" w14:textId="7E112E16"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limited growth, increased ventilation, and changes to hematocrit, hemoglobin, and erythrocyte quantities and characteristics (Taylor and Miller, 2001; Stierhoff et al., 2009a; Bianchini and Wright, 2013). Metabolism has also been shown to increase after temporary hypoxia as fish remove lactate accumulated from anaerobic respiration (Heath and Pritchard, 1965).</w:t>
      </w:r>
    </w:p>
    <w:p w14:paraId="26AB76B6" w14:textId="1CD3F034"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w:t>
      </w:r>
      <w:r w:rsidR="0089379B">
        <w:t xml:space="preserve">current </w:t>
      </w:r>
      <w:r w:rsidRPr="00985FFB">
        <w:t xml:space="preserve">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lastRenderedPageBreak/>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w:t>
      </w:r>
      <w:r w:rsidR="008A6EED">
        <w:t>a</w:t>
      </w:r>
      <w:r w:rsidRPr="00985FFB">
        <w:t xml:space="preserve">). DEB theory is often used to connect experimental observations of 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w:t>
      </w:r>
      <w:r w:rsidRPr="00985FFB">
        <w:t xml:space="preserve">imple </w:t>
      </w:r>
      <w:r w:rsidR="00A07CA7">
        <w:t xml:space="preserve">parameter-sparse </w:t>
      </w:r>
      <w:r w:rsidRPr="00985FFB">
        <w:t xml:space="preserve">models are often preferable for their predictive power and ability to be applied, tested, and interpreted widely (Holling, 1966; </w:t>
      </w:r>
      <w:proofErr w:type="gramStart"/>
      <w:r w:rsidRPr="00985FFB">
        <w:t>May,</w:t>
      </w:r>
      <w:proofErr w:type="gramEnd"/>
      <w:r w:rsidRPr="00985FFB">
        <w:t xml:space="preserve"> 2001; 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2" w:name="_Hlk130719242"/>
      <w:r w:rsidRPr="00985FFB">
        <w:t xml:space="preserve">). </w:t>
      </w:r>
      <w:bookmarkEnd w:id="2"/>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5C932837" w14:textId="32C9A0E0" w:rsidR="005F4420" w:rsidRPr="00985FFB" w:rsidRDefault="002409CF" w:rsidP="00966BCC">
      <w:pPr>
        <w:pStyle w:val="TS"/>
        <w:spacing w:line="360" w:lineRule="auto"/>
        <w:ind w:firstLine="720"/>
      </w:pPr>
      <w:r>
        <w:t xml:space="preserve"> </w:t>
      </w:r>
      <w:commentRangeStart w:id="3"/>
      <w:commentRangeStart w:id="4"/>
      <w:commentRangeStart w:id="5"/>
      <w:commentRangeStart w:id="6"/>
      <w:proofErr w:type="spellStart"/>
      <w:r>
        <w:t>Romoli</w:t>
      </w:r>
      <w:commentRangeEnd w:id="6"/>
      <w:proofErr w:type="spellEnd"/>
      <w:r w:rsidR="0090203D">
        <w:rPr>
          <w:rStyle w:val="CommentReference"/>
          <w:rFonts w:ascii="Calibri" w:eastAsia="Calibri" w:hAnsi="Calibri" w:cs="Times New Roman"/>
        </w:rPr>
        <w:commentReference w:id="6"/>
      </w:r>
      <w:r>
        <w:t xml:space="preserve"> et al. (2024) present a detailed comparison of the advantages and limitations for ecological risk assessment of a model based on DEBkiss versus a model based on </w:t>
      </w:r>
      <w:proofErr w:type="spellStart"/>
      <w:r>
        <w:t>Kooijman’s</w:t>
      </w:r>
      <w:proofErr w:type="spellEnd"/>
      <w:r>
        <w:t xml:space="preserve"> </w:t>
      </w:r>
      <w:r>
        <w:lastRenderedPageBreak/>
        <w:t xml:space="preserve">“standard”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w:t>
      </w:r>
      <w:proofErr w:type="spellStart"/>
      <w:r w:rsidR="008B606D">
        <w:t>i</w:t>
      </w:r>
      <w:proofErr w:type="spellEnd"/>
      <w:r w:rsidR="008B606D">
        <w:t>)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proofErr w:type="spellStart"/>
      <w:r w:rsidR="00C25A72">
        <w:t>AmPtool</w:t>
      </w:r>
      <w:proofErr w:type="spellEnd"/>
      <w:r w:rsidR="00C25A72">
        <w:t>, 2022; Marques et al., 2018)</w:t>
      </w:r>
      <w:r w:rsidR="00464A70">
        <w:t xml:space="preserve">. </w:t>
      </w:r>
      <w:r w:rsidR="008B606D">
        <w:t xml:space="preserve"> </w:t>
      </w:r>
      <w:commentRangeEnd w:id="3"/>
      <w:r w:rsidR="00464A70">
        <w:rPr>
          <w:rStyle w:val="CommentReference"/>
          <w:rFonts w:ascii="Calibri" w:eastAsia="Calibri" w:hAnsi="Calibri" w:cs="Times New Roman"/>
        </w:rPr>
        <w:commentReference w:id="3"/>
      </w:r>
      <w:commentRangeEnd w:id="4"/>
      <w:r w:rsidR="009D7625">
        <w:rPr>
          <w:rStyle w:val="CommentReference"/>
          <w:rFonts w:ascii="Calibri" w:eastAsia="Calibri" w:hAnsi="Calibri" w:cs="Times New Roman"/>
        </w:rPr>
        <w:commentReference w:id="4"/>
      </w:r>
      <w:commentRangeEnd w:id="5"/>
      <w:r w:rsidR="00DA2EF1">
        <w:rPr>
          <w:rStyle w:val="CommentReference"/>
          <w:rFonts w:ascii="Calibri" w:eastAsia="Calibri" w:hAnsi="Calibri" w:cs="Times New Roman"/>
        </w:rPr>
        <w:commentReference w:id="5"/>
      </w:r>
    </w:p>
    <w:p w14:paraId="147AAD9C" w14:textId="347DDAE3"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We used a correction factor based on 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a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7" w:name="_Toc131592460"/>
      <w:r w:rsidRPr="00C76DD0">
        <w:rPr>
          <w:b/>
          <w:bCs/>
        </w:rPr>
        <w:t>Methods</w:t>
      </w:r>
      <w:bookmarkStart w:id="8" w:name="_Toc131592461"/>
      <w:bookmarkEnd w:id="7"/>
    </w:p>
    <w:p w14:paraId="3AE4D18C" w14:textId="114425DA" w:rsidR="005F4420" w:rsidRPr="00695D1E" w:rsidRDefault="005F4420" w:rsidP="00695D1E">
      <w:pPr>
        <w:pStyle w:val="TS"/>
        <w:numPr>
          <w:ilvl w:val="1"/>
          <w:numId w:val="10"/>
        </w:numPr>
        <w:spacing w:line="360" w:lineRule="auto"/>
        <w:ind w:left="450" w:hanging="450"/>
        <w:rPr>
          <w:i/>
          <w:iCs/>
        </w:rPr>
      </w:pPr>
      <w:r w:rsidRPr="00695D1E">
        <w:rPr>
          <w:i/>
          <w:iCs/>
        </w:rPr>
        <w:t>DEBkiss Model Description</w:t>
      </w:r>
      <w:bookmarkEnd w:id="8"/>
    </w:p>
    <w:p w14:paraId="2769A298" w14:textId="48940994" w:rsidR="005F4420" w:rsidRPr="00985FFB" w:rsidRDefault="005F4420" w:rsidP="00966BCC">
      <w:pPr>
        <w:pStyle w:val="TS"/>
        <w:spacing w:line="360" w:lineRule="auto"/>
      </w:pPr>
      <w:r w:rsidRPr="00985FFB">
        <w:tab/>
      </w:r>
      <w:r w:rsidR="009B3EC5">
        <w:t xml:space="preserve">The material flows are shown in Fig. 1. The yolk in an egg is treated as a buffer of “food” for the developing embryo that initially has an infinitesimally small structural biomass. There is </w:t>
      </w:r>
      <w:r w:rsidR="009B3EC5" w:rsidRPr="00985FFB">
        <w:t xml:space="preserve">no reserve compartment between </w:t>
      </w:r>
      <w:commentRangeStart w:id="9"/>
      <w:r w:rsidR="009B3EC5" w:rsidRPr="00985FFB">
        <w:t>food assimilation</w:t>
      </w:r>
      <w:commentRangeEnd w:id="9"/>
      <w:r w:rsidR="00B93914">
        <w:rPr>
          <w:rStyle w:val="CommentReference"/>
          <w:rFonts w:ascii="Calibri" w:eastAsia="Calibri" w:hAnsi="Calibri" w:cs="Times New Roman"/>
        </w:rPr>
        <w:commentReference w:id="9"/>
      </w:r>
      <w:r w:rsidR="009B3EC5" w:rsidRPr="00985FFB">
        <w:t xml:space="preserve"> and </w:t>
      </w:r>
      <w:r w:rsidR="00B0071E">
        <w:t>its utilization</w:t>
      </w:r>
      <w:r w:rsidR="009B3EC5">
        <w:t xml:space="preserve">. Hatching occurs </w:t>
      </w:r>
      <w:r w:rsidR="009B3EC5" w:rsidRPr="00985FFB">
        <w:t xml:space="preserve">when the </w:t>
      </w:r>
      <w:r w:rsidR="009B3EC5" w:rsidRPr="00985FFB">
        <w:lastRenderedPageBreak/>
        <w:t xml:space="preserve">egg buffer is fully </w:t>
      </w:r>
      <w:r w:rsidR="009B3EC5">
        <w:t xml:space="preserve">depleted. After hatching, juveniles feed and assimilated food is allocated to growth and maintenance versus maturity or reproduction in accordance with the </w:t>
      </w:r>
      <w:r w:rsidR="00536F16">
        <w:rPr>
          <w:rFonts w:cs="Times New Roman"/>
        </w:rPr>
        <w:t>κ</w:t>
      </w:r>
      <w:r w:rsidR="009B3EC5">
        <w:t xml:space="preserve">-rule. </w:t>
      </w:r>
    </w:p>
    <w:p w14:paraId="1A8F5FB6" w14:textId="1EDBDDC2" w:rsidR="005F4420" w:rsidRPr="00985FFB"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w:t>
      </w:r>
      <w:commentRangeStart w:id="10"/>
      <w:commentRangeStart w:id="11"/>
      <w:commentRangeEnd w:id="10"/>
      <w:r w:rsidR="00DA18DE">
        <w:rPr>
          <w:rStyle w:val="CommentReference"/>
          <w:rFonts w:ascii="Calibri" w:eastAsia="Calibri" w:hAnsi="Calibri" w:cs="Times New Roman"/>
        </w:rPr>
        <w:commentReference w:id="10"/>
      </w:r>
      <w:commentRangeEnd w:id="11"/>
      <w:r w:rsidR="00DA2EF1">
        <w:rPr>
          <w:rStyle w:val="CommentReference"/>
          <w:rFonts w:ascii="Calibri" w:eastAsia="Calibri" w:hAnsi="Calibri" w:cs="Times New Roman"/>
        </w:rPr>
        <w:commentReference w:id="11"/>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commentRangeStart w:id="12"/>
      <w:commentRangeStart w:id="13"/>
      <w:commentRangeEnd w:id="12"/>
      <w:r w:rsidR="0049356F">
        <w:rPr>
          <w:rStyle w:val="CommentReference"/>
          <w:rFonts w:ascii="Calibri" w:eastAsia="Calibri" w:hAnsi="Calibri" w:cs="Times New Roman"/>
        </w:rPr>
        <w:commentReference w:id="12"/>
      </w:r>
      <w:commentRangeEnd w:id="13"/>
      <w:r w:rsidR="00DA2EF1">
        <w:rPr>
          <w:rStyle w:val="CommentReference"/>
          <w:rFonts w:ascii="Calibri" w:eastAsia="Calibri" w:hAnsi="Calibri" w:cs="Times New Roman"/>
        </w:rPr>
        <w:commentReference w:id="13"/>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09578F54" w14:textId="40A2C3AA" w:rsidR="005F4420" w:rsidRPr="00985FFB" w:rsidRDefault="005F4420" w:rsidP="00966BCC">
      <w:pPr>
        <w:pStyle w:val="TS"/>
        <w:spacing w:line="360" w:lineRule="auto"/>
        <w:ind w:firstLine="720"/>
        <w:rPr>
          <w:rFonts w:eastAsiaTheme="minorEastAsia"/>
        </w:rPr>
      </w:pPr>
      <w:r w:rsidRPr="00985FFB">
        <w:t>For juveniles, the non-somatic fraction of assimilates is spent on maturation, or increasing complexity.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DEBkiss are assumed to be identical. </w:t>
      </w:r>
    </w:p>
    <w:p w14:paraId="7F22448E" w14:textId="0A992D50"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t>
      </w:r>
      <w:commentRangeStart w:id="14"/>
      <w:commentRangeStart w:id="15"/>
      <w:commentRangeStart w:id="16"/>
      <w:commentRangeStart w:id="17"/>
      <w:r w:rsidRPr="00985FFB">
        <w:t xml:space="preserve">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commentRangeEnd w:id="14"/>
      <w:r w:rsidR="007D4E81">
        <w:rPr>
          <w:rStyle w:val="CommentReference"/>
          <w:rFonts w:ascii="Calibri" w:eastAsia="Calibri" w:hAnsi="Calibri" w:cs="Times New Roman"/>
        </w:rPr>
        <w:commentReference w:id="14"/>
      </w:r>
      <w:commentRangeEnd w:id="15"/>
      <w:r w:rsidR="007F722E">
        <w:rPr>
          <w:rStyle w:val="CommentReference"/>
          <w:rFonts w:ascii="Calibri" w:eastAsia="Calibri" w:hAnsi="Calibri" w:cs="Times New Roman"/>
        </w:rPr>
        <w:commentReference w:id="15"/>
      </w:r>
      <w:commentRangeEnd w:id="16"/>
      <w:r w:rsidR="00115F0B">
        <w:rPr>
          <w:rStyle w:val="CommentReference"/>
          <w:rFonts w:ascii="Calibri" w:eastAsia="Calibri" w:hAnsi="Calibri" w:cs="Times New Roman"/>
        </w:rPr>
        <w:commentReference w:id="16"/>
      </w:r>
      <w:commentRangeEnd w:id="17"/>
      <w:r w:rsidR="00DA2EF1">
        <w:rPr>
          <w:rStyle w:val="CommentReference"/>
          <w:rFonts w:ascii="Calibri" w:eastAsia="Calibri" w:hAnsi="Calibri" w:cs="Times New Roman"/>
        </w:rPr>
        <w:commentReference w:id="17"/>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lastRenderedPageBreak/>
        <w:t xml:space="preserve">This gave us </w:t>
      </w:r>
      <w:proofErr w:type="spellStart"/>
      <w:r>
        <w:rPr>
          <w:i/>
          <w:iCs/>
        </w:rPr>
        <w:t>d</w:t>
      </w:r>
      <w:r>
        <w:rPr>
          <w:i/>
          <w:iCs/>
          <w:vertAlign w:val="subscript"/>
        </w:rPr>
        <w:t>V</w:t>
      </w:r>
      <w:proofErr w:type="spellEnd"/>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87EE33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18" w:name="_Toc131592462"/>
      <w:r w:rsidRPr="00C76DD0">
        <w:rPr>
          <w:i/>
          <w:iCs/>
        </w:rPr>
        <w:t>Data</w:t>
      </w:r>
      <w:bookmarkEnd w:id="18"/>
    </w:p>
    <w:p w14:paraId="65496663" w14:textId="14EF9E80" w:rsidR="00C8575E" w:rsidRDefault="00C8575E" w:rsidP="00966BCC">
      <w:pPr>
        <w:pStyle w:val="TS"/>
        <w:spacing w:line="360" w:lineRule="auto"/>
        <w:ind w:firstLine="720"/>
      </w:pPr>
      <w:commentRangeStart w:id="19"/>
      <w:commentRangeStart w:id="20"/>
      <w:commentRangeStart w:id="21"/>
      <w:r>
        <w:t>We</w:t>
      </w:r>
      <w:commentRangeEnd w:id="21"/>
      <w:r w:rsidR="00351609">
        <w:rPr>
          <w:rStyle w:val="CommentReference"/>
          <w:rFonts w:ascii="Calibri" w:eastAsia="Calibri" w:hAnsi="Calibri" w:cs="Times New Roman"/>
        </w:rPr>
        <w:commentReference w:id="21"/>
      </w:r>
      <w:r>
        <w:t xml:space="preserve"> were faced with all three challenges highlighted by Romoli et al (2024) and described in the introduction. We had insufficient data, we had to integrate information from multiple studies of the same (and similar) species, and we had to hypothesize plausible values for a few parameters.  </w:t>
      </w:r>
      <w:commentRangeEnd w:id="19"/>
      <w:r>
        <w:rPr>
          <w:rStyle w:val="CommentReference"/>
          <w:rFonts w:ascii="Calibri" w:eastAsia="Calibri" w:hAnsi="Calibri" w:cs="Times New Roman"/>
        </w:rPr>
        <w:commentReference w:id="19"/>
      </w:r>
      <w:commentRangeEnd w:id="20"/>
      <w:r w:rsidR="007F722E">
        <w:rPr>
          <w:rStyle w:val="CommentReference"/>
          <w:rFonts w:ascii="Calibri" w:eastAsia="Calibri" w:hAnsi="Calibri" w:cs="Times New Roman"/>
        </w:rPr>
        <w:commentReference w:id="20"/>
      </w:r>
    </w:p>
    <w:p w14:paraId="471E3229" w14:textId="359FFCAF" w:rsidR="00357860" w:rsidRDefault="005B53EC" w:rsidP="00966BCC">
      <w:pPr>
        <w:pStyle w:val="TS"/>
        <w:spacing w:line="360" w:lineRule="auto"/>
        <w:ind w:firstLine="720"/>
        <w:rPr>
          <w:rFonts w:cs="Times New Roman"/>
        </w:rPr>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r w:rsidR="007D4E81">
        <w:t>extrapolated from knowledge of egg mass and</w:t>
      </w:r>
      <w:r w:rsidR="005F4420" w:rsidRPr="00985FFB">
        <w:t xml:space="preserve"> </w:t>
      </w:r>
      <w:r w:rsidR="00BD2BF8">
        <w:t>age at</w:t>
      </w:r>
      <w:r w:rsidR="005F4420" w:rsidRPr="00985FFB">
        <w:t xml:space="preserve"> hatching), cumulative egg production over time, and proportion surviving since fertilization over time. Data fo</w:t>
      </w:r>
      <w:r w:rsidR="00E31C16">
        <w:t>r</w:t>
      </w:r>
      <w:r w:rsidR="005F4420" w:rsidRPr="00985FFB">
        <w:t xml:space="preserve"> total length were sourced from </w:t>
      </w:r>
      <w:r w:rsidR="00E31C16">
        <w:t>four</w:t>
      </w:r>
      <w:r w:rsidR="005F4420" w:rsidRPr="00985FFB">
        <w:t xml:space="preserve"> studies. Length at hatching and 15 days post-hatching (</w:t>
      </w:r>
      <w:proofErr w:type="spellStart"/>
      <w:r w:rsidR="005F4420" w:rsidRPr="00985FFB">
        <w:t>dph</w:t>
      </w:r>
      <w:proofErr w:type="spellEnd"/>
      <w:r w:rsidR="005F4420" w:rsidRPr="00985FFB">
        <w:t xml:space="preserve">) came from a study that reared </w:t>
      </w:r>
      <w:r w:rsidR="005F4420" w:rsidRPr="00985FFB">
        <w:rPr>
          <w:i/>
          <w:iCs/>
        </w:rPr>
        <w:t>M. menidia</w:t>
      </w:r>
      <w:r w:rsidR="005F4420" w:rsidRPr="00985FFB">
        <w:t xml:space="preserve"> offspring in different static oxygen levels across two experiments (Cross et al., 2019). This provided data for </w:t>
      </w:r>
      <w:r w:rsidR="00E31C16">
        <w:t xml:space="preserve">parameter estimation at </w:t>
      </w:r>
      <w:r w:rsidR="005F4420" w:rsidRPr="00985FFB">
        <w:t xml:space="preserve">control oxygen levels </w:t>
      </w:r>
      <w:r w:rsidR="00BD2BF8">
        <w:t xml:space="preserve">described </w:t>
      </w:r>
      <w:r w:rsidR="00E31C16">
        <w:t xml:space="preserve">in Section 2.3 </w:t>
      </w:r>
      <w:r w:rsidR="005F4420" w:rsidRPr="00985FFB">
        <w:t xml:space="preserve">and </w:t>
      </w:r>
      <w:r w:rsidR="00E31C16">
        <w:t xml:space="preserve">modeling </w:t>
      </w:r>
      <w:r w:rsidR="005F4420" w:rsidRPr="00985FFB">
        <w:t>three reduced oxygen treatments</w:t>
      </w:r>
      <w:r>
        <w:t xml:space="preserve"> </w:t>
      </w:r>
      <w:r w:rsidR="00BD2BF8">
        <w:t>(</w:t>
      </w:r>
      <w:r>
        <w:t>Section 2.</w:t>
      </w:r>
      <w:r w:rsidR="00D5272D">
        <w:t>5</w:t>
      </w:r>
      <w:r w:rsidR="005F4420" w:rsidRPr="00985FFB">
        <w:t xml:space="preserve"> </w:t>
      </w:r>
      <w:r w:rsidR="00BD2BF8">
        <w:t xml:space="preserve"> and </w:t>
      </w:r>
      <w:r w:rsidR="005F4420" w:rsidRPr="00985FFB">
        <w:t xml:space="preserve">Table 2). We sourced additional length data </w:t>
      </w:r>
      <w:r>
        <w:t xml:space="preserve">for the full life span </w:t>
      </w:r>
      <w:r w:rsidR="005F4420" w:rsidRPr="00985FFB">
        <w:t xml:space="preserve">from control levels of experiments that exposed </w:t>
      </w:r>
      <w:r w:rsidR="005F4420" w:rsidRPr="00985FFB">
        <w:rPr>
          <w:i/>
          <w:iCs/>
        </w:rPr>
        <w:t>M. menidia</w:t>
      </w:r>
      <w:r w:rsidR="005F4420" w:rsidRPr="00985FFB">
        <w:t xml:space="preserve"> offspring to ambient and elevated CO</w:t>
      </w:r>
      <w:r w:rsidR="005F4420" w:rsidRPr="00985FFB">
        <w:rPr>
          <w:vertAlign w:val="subscript"/>
        </w:rPr>
        <w:t>2</w:t>
      </w:r>
      <w:r w:rsidR="005F4420" w:rsidRPr="00985FFB">
        <w:t xml:space="preserve"> levels (Murray and </w:t>
      </w:r>
      <w:r w:rsidR="005F4420" w:rsidRPr="00985FFB">
        <w:lastRenderedPageBreak/>
        <w:t xml:space="preserve">Baumann, 2018; Murray and Baumann, 2020; Concannon et al., 2021). All total length data were obtained from fish maintained in static laboratory conditions at </w:t>
      </w:r>
      <w:r w:rsidR="005F4420" w:rsidRPr="00985FFB">
        <w:rPr>
          <w:rFonts w:cs="Times New Roman"/>
        </w:rPr>
        <w:t xml:space="preserve">24°C. </w:t>
      </w:r>
    </w:p>
    <w:p w14:paraId="0ADB7C59" w14:textId="4128F4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24A39D34" w:rsidR="005F4420" w:rsidRPr="00985FFB" w:rsidRDefault="005F4420" w:rsidP="00966BCC">
      <w:pPr>
        <w:pStyle w:val="TS"/>
        <w:spacing w:line="360" w:lineRule="auto"/>
        <w:ind w:firstLine="720"/>
      </w:pPr>
      <w:commentRangeStart w:id="22"/>
      <w:commentRangeStart w:id="23"/>
      <w:commentRangeStart w:id="24"/>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commentRangeEnd w:id="22"/>
      <w:r w:rsidR="00C8575E">
        <w:rPr>
          <w:rStyle w:val="CommentReference"/>
          <w:rFonts w:ascii="Calibri" w:eastAsia="Calibri" w:hAnsi="Calibri" w:cs="Times New Roman"/>
        </w:rPr>
        <w:commentReference w:id="22"/>
      </w:r>
      <w:commentRangeEnd w:id="23"/>
      <w:r w:rsidR="00580895">
        <w:rPr>
          <w:rStyle w:val="CommentReference"/>
          <w:rFonts w:ascii="Calibri" w:eastAsia="Calibri" w:hAnsi="Calibri" w:cs="Times New Roman"/>
        </w:rPr>
        <w:commentReference w:id="23"/>
      </w:r>
      <w:commentRangeEnd w:id="24"/>
      <w:r w:rsidR="00FC7209">
        <w:rPr>
          <w:rStyle w:val="CommentReference"/>
          <w:rFonts w:ascii="Calibri" w:eastAsia="Calibri" w:hAnsi="Calibri" w:cs="Times New Roman"/>
        </w:rPr>
        <w:commentReference w:id="24"/>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packages BYOM v.6.4 (Jager, 2022) and DEBkiss v.2.3a (Jager, 2021).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w:t>
      </w:r>
      <w:r w:rsidR="00D2387C">
        <w:t>estimate model parameters</w:t>
      </w:r>
      <w:r w:rsidRPr="00985FFB">
        <w:t xml:space="preserve"> based on their effect on the DEBkiss equations and the </w:t>
      </w:r>
      <w:r w:rsidR="00176F12">
        <w:t xml:space="preserve">auxiliary </w:t>
      </w:r>
      <w:r w:rsidRPr="00985FFB">
        <w:t xml:space="preserve">equations. The differential equations </w:t>
      </w:r>
      <w:r w:rsidR="00176F12">
        <w:t>predict l</w:t>
      </w:r>
      <w:r w:rsidRPr="00985FFB">
        <w:t>ength, egg production, egg buffer mass, and survival over time</w:t>
      </w:r>
      <w:r w:rsidR="00176F12">
        <w:t xml:space="preserve"> with</w:t>
      </w:r>
      <w:r w:rsidR="00176F12" w:rsidRPr="00985FFB">
        <w:t xml:space="preserve"> </w:t>
      </w:r>
      <w:r w:rsidRPr="00985FFB">
        <w:t>the difference</w:t>
      </w:r>
      <w:r w:rsidR="00176F12">
        <w:t xml:space="preserve">s from observations used </w:t>
      </w:r>
      <w:r w:rsidR="004F51C9">
        <w:t>to calculate</w:t>
      </w:r>
      <w:r w:rsidRPr="00985FFB">
        <w:t xml:space="preserve"> NLL. </w:t>
      </w:r>
    </w:p>
    <w:p w14:paraId="68F0D42D" w14:textId="2FE08A0B" w:rsidR="005F4420" w:rsidRPr="00985FFB" w:rsidRDefault="005F4420" w:rsidP="00966BCC">
      <w:pPr>
        <w:pStyle w:val="TS"/>
        <w:spacing w:line="360" w:lineRule="auto"/>
        <w:rPr>
          <w:rFonts w:cs="Times New Roman"/>
        </w:rPr>
      </w:pPr>
      <w:r w:rsidRPr="00985FFB">
        <w:tab/>
        <w:t xml:space="preserve">Before estimating any parameters with the optimization described above, we ran simulations with fitting turned off using a set of recommended parameters (Jager, 2018) and </w:t>
      </w:r>
      <w:commentRangeStart w:id="25"/>
      <w:commentRangeStart w:id="26"/>
      <w:commentRangeStart w:id="27"/>
      <w:r w:rsidRPr="00985FFB">
        <w:t xml:space="preserve">parameters </w:t>
      </w:r>
      <w:r w:rsidR="004F51C9">
        <w:t>we calculated</w:t>
      </w:r>
      <w:r w:rsidRPr="00985FFB">
        <w:t xml:space="preserve"> from data on </w:t>
      </w:r>
      <w:r w:rsidRPr="00985FFB">
        <w:rPr>
          <w:i/>
          <w:iCs/>
        </w:rPr>
        <w:t xml:space="preserve">M. </w:t>
      </w:r>
      <w:proofErr w:type="spellStart"/>
      <w:r w:rsidRPr="00985FFB">
        <w:rPr>
          <w:i/>
          <w:iCs/>
        </w:rPr>
        <w:t>menidia</w:t>
      </w:r>
      <w:commentRangeEnd w:id="25"/>
      <w:proofErr w:type="spellEnd"/>
      <w:r w:rsidR="00176F12">
        <w:rPr>
          <w:rStyle w:val="CommentReference"/>
          <w:rFonts w:ascii="Calibri" w:eastAsia="Calibri" w:hAnsi="Calibri" w:cs="Times New Roman"/>
        </w:rPr>
        <w:commentReference w:id="25"/>
      </w:r>
      <w:commentRangeEnd w:id="26"/>
      <w:r w:rsidR="004F51C9">
        <w:rPr>
          <w:rStyle w:val="CommentReference"/>
          <w:rFonts w:ascii="Calibri" w:eastAsia="Calibri" w:hAnsi="Calibri" w:cs="Times New Roman"/>
        </w:rPr>
        <w:commentReference w:id="26"/>
      </w:r>
      <w:commentRangeEnd w:id="27"/>
      <w:r w:rsidR="00AC3ACF">
        <w:rPr>
          <w:rStyle w:val="CommentReference"/>
          <w:rFonts w:ascii="Calibri" w:eastAsia="Calibri" w:hAnsi="Calibri" w:cs="Times New Roman"/>
        </w:rPr>
        <w:commentReference w:id="27"/>
      </w:r>
      <w:r w:rsidR="004F51C9">
        <w:t>, as described below</w:t>
      </w:r>
      <w:r w:rsidRPr="00985FFB">
        <w:t xml:space="preserve">. We visually assessed fit </w:t>
      </w:r>
      <w:r w:rsidR="0029436A">
        <w:t>and noted the NLL calculated from each simulation</w:t>
      </w:r>
      <w:r w:rsidRPr="00985FFB">
        <w:t xml:space="preserve"> as we adjusted parameters to obtain a </w:t>
      </w:r>
      <w:r w:rsidRPr="00985FFB">
        <w:lastRenderedPageBreak/>
        <w:t>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t>
      </w:r>
      <w:r w:rsidR="000A2465">
        <w:t xml:space="preserve">. Furthermore, </w:t>
      </w:r>
      <w:r w:rsidRPr="00985FFB">
        <w:t xml:space="preserve">we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commentRangeStart w:id="28"/>
      <w:commentRangeStart w:id="29"/>
      <w:commentRangeStart w:id="30"/>
      <w:r w:rsidR="000A2465">
        <w:rPr>
          <w:rFonts w:cs="Times New Roman"/>
        </w:rPr>
        <w:t xml:space="preserve">for </w:t>
      </w:r>
      <w:r w:rsidR="00176F12">
        <w:rPr>
          <w:rFonts w:cs="Times New Roman"/>
        </w:rPr>
        <w:t xml:space="preserve">unstressed fish </w:t>
      </w:r>
      <w:commentRangeEnd w:id="28"/>
      <w:r w:rsidR="00176F12">
        <w:rPr>
          <w:rStyle w:val="CommentReference"/>
          <w:rFonts w:ascii="Calibri" w:eastAsia="Calibri" w:hAnsi="Calibri" w:cs="Times New Roman"/>
        </w:rPr>
        <w:commentReference w:id="28"/>
      </w:r>
      <w:commentRangeEnd w:id="29"/>
      <w:r w:rsidR="004F51C9">
        <w:rPr>
          <w:rStyle w:val="CommentReference"/>
          <w:rFonts w:ascii="Calibri" w:eastAsia="Calibri" w:hAnsi="Calibri" w:cs="Times New Roman"/>
        </w:rPr>
        <w:commentReference w:id="29"/>
      </w:r>
      <w:commentRangeEnd w:id="30"/>
      <w:r w:rsidR="00AC3ACF">
        <w:rPr>
          <w:rStyle w:val="CommentReference"/>
          <w:rFonts w:ascii="Calibri" w:eastAsia="Calibri" w:hAnsi="Calibri" w:cs="Times New Roman"/>
        </w:rPr>
        <w:commentReference w:id="30"/>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to the length data, but the length, reproduction, and egg buffer depletion data allowed it to be </w:t>
      </w:r>
      <w:r w:rsidR="000A2465">
        <w:rPr>
          <w:rFonts w:cs="Times New Roman"/>
        </w:rPr>
        <w:t>re-</w:t>
      </w:r>
      <w:r w:rsidRPr="00985FFB">
        <w:rPr>
          <w:rFonts w:cs="Times New Roman"/>
        </w:rPr>
        <w:t xml:space="preserve">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commentRangeStart w:id="31"/>
      <w:commentRangeEnd w:id="31"/>
      <w:r w:rsidR="000A2465">
        <w:rPr>
          <w:rStyle w:val="CommentReference"/>
          <w:rFonts w:ascii="Calibri" w:eastAsia="Calibri" w:hAnsi="Calibri" w:cs="Times New Roman"/>
        </w:rPr>
        <w:commentReference w:id="31"/>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commentRangeStart w:id="32"/>
      <w:commentRangeStart w:id="33"/>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commentRangeStart w:id="34"/>
      <w:commentRangeStart w:id="35"/>
      <w:commentRangeEnd w:id="32"/>
      <w:proofErr w:type="spellEnd"/>
      <w:r w:rsidR="000A2465">
        <w:rPr>
          <w:rStyle w:val="CommentReference"/>
          <w:rFonts w:ascii="Calibri" w:eastAsia="Calibri" w:hAnsi="Calibri" w:cs="Times New Roman"/>
        </w:rPr>
        <w:commentReference w:id="32"/>
      </w:r>
      <w:commentRangeEnd w:id="33"/>
      <w:r w:rsidR="009C26F8">
        <w:rPr>
          <w:rStyle w:val="CommentReference"/>
          <w:rFonts w:ascii="Calibri" w:eastAsia="Calibri" w:hAnsi="Calibri" w:cs="Times New Roman"/>
        </w:rPr>
        <w:commentReference w:id="33"/>
      </w:r>
      <w:r w:rsidRPr="00985FFB">
        <w:rPr>
          <w:rFonts w:cs="Times New Roman"/>
        </w:rPr>
        <w:t xml:space="preserve">. </w:t>
      </w:r>
      <w:commentRangeEnd w:id="34"/>
      <w:r w:rsidR="00543B2F">
        <w:rPr>
          <w:rStyle w:val="CommentReference"/>
          <w:rFonts w:ascii="Calibri" w:eastAsia="Calibri" w:hAnsi="Calibri" w:cs="Times New Roman"/>
        </w:rPr>
        <w:commentReference w:id="34"/>
      </w:r>
      <w:commentRangeEnd w:id="35"/>
      <w:r w:rsidR="00A40670">
        <w:rPr>
          <w:rStyle w:val="CommentReference"/>
          <w:rFonts w:ascii="Calibri" w:eastAsia="Calibri" w:hAnsi="Calibri" w:cs="Times New Roman"/>
        </w:rPr>
        <w:commentReference w:id="35"/>
      </w:r>
    </w:p>
    <w:p w14:paraId="5AFED94E" w14:textId="320A6E6F"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260AB5A3"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w:t>
      </w:r>
      <w:r w:rsidR="00B10240">
        <w:rPr>
          <w:rFonts w:eastAsiaTheme="minorEastAsia"/>
        </w:rPr>
        <w:lastRenderedPageBreak/>
        <w:t>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commentRangeStart w:id="36"/>
      <w:r w:rsidR="00FC3731">
        <w:t xml:space="preserve">The mathematical characterization of inhibition and damage is in </w:t>
      </w:r>
      <w:r w:rsidR="00A40670">
        <w:t>S</w:t>
      </w:r>
      <w:r w:rsidR="00FC3731">
        <w:t>ection 2.5</w:t>
      </w:r>
      <w:r w:rsidR="00FC3731">
        <w:t>.</w:t>
      </w:r>
      <w:commentRangeEnd w:id="36"/>
      <w:r w:rsidR="002E2C80">
        <w:rPr>
          <w:rStyle w:val="CommentReference"/>
          <w:rFonts w:ascii="Calibri" w:eastAsia="Calibri" w:hAnsi="Calibri" w:cs="Times New Roman"/>
        </w:rPr>
        <w:commentReference w:id="36"/>
      </w:r>
    </w:p>
    <w:p w14:paraId="6E34FEA8" w14:textId="5C7E8894"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maximum somatic maintenance rate,</w:t>
      </w:r>
      <w:r w:rsidR="001522DA">
        <w:t xml:space="preserve"> </w:t>
      </w:r>
      <w:r w:rsidRPr="00985FFB">
        <w:t>embryo mortality rate, and post-hatch mortality rate.</w:t>
      </w:r>
      <w:r w:rsidR="00290B73">
        <w:t xml:space="preserve"> </w:t>
      </w:r>
      <w:commentRangeStart w:id="37"/>
      <w:commentRangeStart w:id="38"/>
      <w:r w:rsidR="00290B73">
        <w:t>Hypoxia</w:t>
      </w:r>
      <w:commentRangeEnd w:id="38"/>
      <w:r w:rsidR="00351609">
        <w:rPr>
          <w:rStyle w:val="CommentReference"/>
          <w:rFonts w:ascii="Calibri" w:eastAsia="Calibri" w:hAnsi="Calibri" w:cs="Times New Roman"/>
        </w:rPr>
        <w:commentReference w:id="38"/>
      </w:r>
      <w:r w:rsidR="00290B73">
        <w:t xml:space="preserve"> </w:t>
      </w:r>
      <w:r w:rsidR="00290B73">
        <w:rPr>
          <w:rFonts w:eastAsiaTheme="minorEastAsia"/>
        </w:rPr>
        <w:t xml:space="preserve">effects on growth and hatching time can occur either through inhibition of assimilation or through damage that reduces the conversion efficiency of assimilates to growth. Hypoxia impact on survival may be caused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We now discuss how the</w:t>
      </w:r>
      <w:r w:rsidR="00FC3731">
        <w:rPr>
          <w:rFonts w:eastAsiaTheme="minorEastAsia"/>
        </w:rPr>
        <w:t>se</w:t>
      </w:r>
      <w:r w:rsidR="00B93914">
        <w:rPr>
          <w:rFonts w:eastAsiaTheme="minorEastAsia"/>
        </w:rPr>
        <w:t xml:space="preserve"> abstract concepts</w:t>
      </w:r>
      <w:r w:rsidR="00273663">
        <w:rPr>
          <w:rFonts w:eastAsiaTheme="minorEastAsia"/>
        </w:rPr>
        <w:t>,</w:t>
      </w:r>
      <w:r w:rsidR="00B93914">
        <w:rPr>
          <w:rFonts w:eastAsiaTheme="minorEastAsia"/>
        </w:rPr>
        <w:t xml:space="preserve"> </w:t>
      </w:r>
      <w:proofErr w:type="gramStart"/>
      <w:r w:rsidR="00B93914">
        <w:rPr>
          <w:rFonts w:eastAsiaTheme="minorEastAsia"/>
        </w:rPr>
        <w:t>damage</w:t>
      </w:r>
      <w:proofErr w:type="gramEnd"/>
      <w:r w:rsidR="00B93914">
        <w:rPr>
          <w:rFonts w:eastAsiaTheme="minorEastAsia"/>
        </w:rPr>
        <w:t xml:space="preserve"> and inhibition</w:t>
      </w:r>
      <w:r w:rsidR="00273663">
        <w:rPr>
          <w:rFonts w:eastAsiaTheme="minorEastAsia"/>
        </w:rPr>
        <w:t>,</w:t>
      </w:r>
      <w:r w:rsidR="00B93914">
        <w:rPr>
          <w:rFonts w:eastAsiaTheme="minorEastAsia"/>
        </w:rPr>
        <w:t xml:space="preserve"> may relate to observations on hypoxia.</w:t>
      </w:r>
      <w:commentRangeEnd w:id="37"/>
      <w:r w:rsidR="008433E9">
        <w:rPr>
          <w:rStyle w:val="CommentReference"/>
          <w:rFonts w:ascii="Calibri" w:eastAsia="Calibri" w:hAnsi="Calibri" w:cs="Times New Roman"/>
        </w:rPr>
        <w:commentReference w:id="37"/>
      </w:r>
    </w:p>
    <w:p w14:paraId="6C3DB499" w14:textId="56EF515A" w:rsidR="008B2B5D" w:rsidRPr="009C26F8" w:rsidRDefault="00D5272D" w:rsidP="00D5272D">
      <w:pPr>
        <w:pStyle w:val="TS"/>
        <w:spacing w:line="360" w:lineRule="auto"/>
        <w:ind w:firstLine="720"/>
      </w:pPr>
      <w:r w:rsidRPr="00985FFB">
        <w:t xml:space="preserve">Assimilation is the transformation of food </w:t>
      </w:r>
      <w:commentRangeStart w:id="39"/>
      <w:commentRangeStart w:id="40"/>
      <w:r w:rsidR="00C638CF">
        <w:t xml:space="preserve">(or yolk) </w:t>
      </w:r>
      <w:commentRangeEnd w:id="39"/>
      <w:r w:rsidR="00651B4C">
        <w:rPr>
          <w:rStyle w:val="CommentReference"/>
          <w:rFonts w:ascii="Calibri" w:eastAsia="Calibri" w:hAnsi="Calibri" w:cs="Times New Roman"/>
        </w:rPr>
        <w:commentReference w:id="39"/>
      </w:r>
      <w:commentRangeEnd w:id="40"/>
      <w:r w:rsidR="008433E9">
        <w:rPr>
          <w:rStyle w:val="CommentReference"/>
          <w:rFonts w:ascii="Calibri" w:eastAsia="Calibri" w:hAnsi="Calibri" w:cs="Times New Roman"/>
        </w:rPr>
        <w:commentReference w:id="40"/>
      </w:r>
      <w:r w:rsidRPr="00985FFB">
        <w:t>and oxygen into compounds that will go to structure, maintenance, or reproduction</w:t>
      </w:r>
      <w:r>
        <w:t xml:space="preserve"> (Kooijman, 2010</w:t>
      </w:r>
      <w:r w:rsidR="00BB1D9B">
        <w:t>a</w:t>
      </w:r>
      <w:r>
        <w:t>; Jager, 2018)</w:t>
      </w:r>
      <w:r w:rsidRPr="00985FFB">
        <w:t>. Reduced food consumption</w:t>
      </w:r>
      <w:r w:rsidR="00651B4C">
        <w:t xml:space="preserve"> or </w:t>
      </w:r>
      <w:r w:rsidR="009C26F8">
        <w:t>reduced</w:t>
      </w:r>
      <w:r w:rsidR="00651B4C">
        <w:t xml:space="preserve"> conversion of food into utilizable compounds</w:t>
      </w:r>
      <w:r>
        <w:t xml:space="preserve">, and thus limitation of </w:t>
      </w:r>
      <w:r w:rsidR="00273663">
        <w:t xml:space="preserve">input of </w:t>
      </w:r>
      <w:r>
        <w:t xml:space="preserve">substrate </w:t>
      </w:r>
      <w:r w:rsidR="00273663">
        <w:t xml:space="preserve">to </w:t>
      </w:r>
      <w:r>
        <w:t>the SU,</w:t>
      </w:r>
      <w:r w:rsidRPr="00985FFB">
        <w:t xml:space="preserve"> is a primary mechanism by which the fish energy budget is thought to be impacted by hypoxia (Chabot and Dutil, 1999; Thomas et al., 2019</w:t>
      </w:r>
      <w:r w:rsidR="00273663">
        <w:t xml:space="preserve"> with findings reinterpreted for DEBkiss</w:t>
      </w:r>
      <w:r w:rsidRPr="00985FFB">
        <w:t xml:space="preserve">). </w:t>
      </w:r>
    </w:p>
    <w:p w14:paraId="612E4BEC" w14:textId="092E545F" w:rsidR="00D5272D" w:rsidRDefault="00D5272D" w:rsidP="00D5272D">
      <w:pPr>
        <w:pStyle w:val="TS"/>
        <w:spacing w:line="360" w:lineRule="auto"/>
        <w:ind w:firstLine="720"/>
      </w:pPr>
      <w:r>
        <w:t xml:space="preserve">Several genes controlling cell division and protein synthesis are regulated by hypoxia (Ton et al., 2003), such as insulin-like growth factor binding protein 1 (IGFBP-1), a protein controlled by hypoxia-inducible factor 1 (Hif-1) that </w:t>
      </w:r>
      <w:r w:rsidR="008B2B5D">
        <w:t xml:space="preserve">has been </w:t>
      </w:r>
      <w:r>
        <w:t>shown to reduce growth and delay development in fish embryos exposed to hypoxia (</w:t>
      </w:r>
      <w:proofErr w:type="spellStart"/>
      <w:r>
        <w:t>Kajimura</w:t>
      </w:r>
      <w:proofErr w:type="spellEnd"/>
      <w:r>
        <w:t xml:space="preserve"> et al., 2005; </w:t>
      </w:r>
      <w:proofErr w:type="spellStart"/>
      <w:r>
        <w:t>Kajimura</w:t>
      </w:r>
      <w:proofErr w:type="spellEnd"/>
      <w:r>
        <w:t xml:space="preserve"> et al., 2006; Sun et al., 2011; Tian et al., 2014). This factor is thought to trade off growth </w:t>
      </w:r>
      <w:r w:rsidR="005F2A2F">
        <w:t xml:space="preserve">for other oxygen-demanding processes </w:t>
      </w:r>
      <w:r>
        <w:t xml:space="preserve">and help fish tolerate hypoxia. By preventing insulin-like growth factors </w:t>
      </w:r>
      <w:r>
        <w:lastRenderedPageBreak/>
        <w:t xml:space="preserve">from binding to their receptors, </w:t>
      </w:r>
      <w:r w:rsidR="005029AA">
        <w:t xml:space="preserve">IGFBP-1 inhibits </w:t>
      </w:r>
      <w:r>
        <w:t>signaling for cell division and differentiation and energy can be diverted to processes necessary for survival (</w:t>
      </w:r>
      <w:proofErr w:type="spellStart"/>
      <w:r>
        <w:t>Kajimura</w:t>
      </w:r>
      <w:proofErr w:type="spellEnd"/>
      <w:r>
        <w:t xml:space="preserve"> et al., 2005). In the DEBkiss model such forms of inhibition to the SU under hypoxia would be represented by reduced assimilation rates</w:t>
      </w:r>
      <w:commentRangeStart w:id="41"/>
      <w:commentRangeEnd w:id="41"/>
      <w:r w:rsidR="00273663">
        <w:rPr>
          <w:rStyle w:val="CommentReference"/>
          <w:rFonts w:ascii="Calibri" w:eastAsia="Calibri" w:hAnsi="Calibri" w:cs="Times New Roman"/>
        </w:rPr>
        <w:commentReference w:id="41"/>
      </w:r>
      <w:r w:rsidR="00B64EF9">
        <w:t>, though the link to survival is not represented explicitly</w:t>
      </w:r>
      <w:r>
        <w:t xml:space="preserve">. </w:t>
      </w:r>
    </w:p>
    <w:p w14:paraId="2EB29222" w14:textId="5FEDECE6" w:rsidR="005B53EC" w:rsidRPr="00985FFB" w:rsidRDefault="005B53EC" w:rsidP="005B53EC">
      <w:pPr>
        <w:pStyle w:val="TS"/>
        <w:spacing w:line="360" w:lineRule="auto"/>
        <w:ind w:firstLine="720"/>
      </w:pPr>
      <w:r w:rsidRPr="00985FFB">
        <w:t xml:space="preserve">The conversion efficiency of assimilates to structure </w:t>
      </w:r>
      <w:r w:rsidR="00B64EF9">
        <w:t>determines</w:t>
      </w:r>
      <w:r w:rsidR="00B64EF9" w:rsidRPr="00985FFB">
        <w:t xml:space="preserve"> </w:t>
      </w:r>
      <w:r w:rsidRPr="00985FFB">
        <w:t xml:space="preserve">growth and hatch timing because it </w:t>
      </w:r>
      <w:r w:rsidR="00B64EF9">
        <w:t>represents</w:t>
      </w:r>
      <w:r w:rsidR="00B64EF9" w:rsidRPr="00985FFB">
        <w:t xml:space="preserve"> </w:t>
      </w:r>
      <w:r w:rsidRPr="00985FFB">
        <w:t xml:space="preserve">the fraction of assimilates that are converted into structure rather than burned on overhead costs of growth (Jager, 2018). </w:t>
      </w:r>
      <w:commentRangeStart w:id="42"/>
      <w:commentRangeStart w:id="43"/>
      <w:commentRangeStart w:id="44"/>
      <w:r w:rsidRPr="00985FFB">
        <w:t>When oxygen is low enough that anaerobic metabolism must be used</w:t>
      </w:r>
      <w:commentRangeEnd w:id="42"/>
      <w:r w:rsidR="009D69D5">
        <w:rPr>
          <w:rStyle w:val="CommentReference"/>
          <w:rFonts w:ascii="Calibri" w:eastAsia="Calibri" w:hAnsi="Calibri" w:cs="Times New Roman"/>
        </w:rPr>
        <w:commentReference w:id="42"/>
      </w:r>
      <w:commentRangeEnd w:id="43"/>
      <w:r w:rsidR="0083236E">
        <w:rPr>
          <w:rStyle w:val="CommentReference"/>
          <w:rFonts w:ascii="Calibri" w:eastAsia="Calibri" w:hAnsi="Calibri" w:cs="Times New Roman"/>
        </w:rPr>
        <w:commentReference w:id="43"/>
      </w:r>
      <w:commentRangeEnd w:id="44"/>
      <w:r w:rsidR="00B64EF9">
        <w:rPr>
          <w:rStyle w:val="CommentReference"/>
          <w:rFonts w:ascii="Calibri" w:eastAsia="Calibri" w:hAnsi="Calibri" w:cs="Times New Roman"/>
        </w:rPr>
        <w:commentReference w:id="44"/>
      </w:r>
      <w:r w:rsidRPr="00985FFB">
        <w:t xml:space="preserve">, this reduces conversion efficiency so that less growth results from the same amount of yolk or food (Thomas et al., 2019). </w:t>
      </w:r>
      <w:r>
        <w:t xml:space="preserve">Damage to the SU may </w:t>
      </w:r>
      <w:commentRangeStart w:id="45"/>
      <w:commentRangeStart w:id="46"/>
      <w:commentRangeStart w:id="47"/>
      <w:r w:rsidR="007B5196">
        <w:t>also</w:t>
      </w:r>
      <w:commentRangeEnd w:id="45"/>
      <w:r w:rsidR="007B5196">
        <w:rPr>
          <w:rStyle w:val="CommentReference"/>
          <w:rFonts w:ascii="Calibri" w:eastAsia="Calibri" w:hAnsi="Calibri" w:cs="Times New Roman"/>
        </w:rPr>
        <w:commentReference w:id="45"/>
      </w:r>
      <w:commentRangeEnd w:id="46"/>
      <w:r w:rsidR="00923764">
        <w:rPr>
          <w:rStyle w:val="CommentReference"/>
          <w:rFonts w:ascii="Calibri" w:eastAsia="Calibri" w:hAnsi="Calibri" w:cs="Times New Roman"/>
        </w:rPr>
        <w:commentReference w:id="46"/>
      </w:r>
      <w:commentRangeEnd w:id="47"/>
      <w:r w:rsidR="00923764">
        <w:rPr>
          <w:rStyle w:val="CommentReference"/>
          <w:rFonts w:ascii="Calibri" w:eastAsia="Calibri" w:hAnsi="Calibri" w:cs="Times New Roman"/>
        </w:rPr>
        <w:commentReference w:id="47"/>
      </w:r>
      <w:r w:rsidR="007B5196">
        <w:t xml:space="preserve"> </w:t>
      </w:r>
      <w:r>
        <w:t xml:space="preserve">be responsible for reductions in conversion efficiency through lactate accumulation and consequential declines in internal </w:t>
      </w:r>
      <w:proofErr w:type="spellStart"/>
      <w:r>
        <w:t>pH.</w:t>
      </w:r>
      <w:proofErr w:type="spellEnd"/>
      <w:r>
        <w:t xml:space="preserve"> </w:t>
      </w:r>
      <w:r w:rsidR="0083236E">
        <w:t xml:space="preserve">Even at oxygen levels above the critical level at which oxygen consumption declines, anaerobic glycolysis may </w:t>
      </w:r>
      <w:commentRangeStart w:id="48"/>
      <w:commentRangeStart w:id="49"/>
      <w:r w:rsidR="007B5196">
        <w:t>increase</w:t>
      </w:r>
      <w:commentRangeEnd w:id="48"/>
      <w:r w:rsidR="007B5196">
        <w:rPr>
          <w:rStyle w:val="CommentReference"/>
          <w:rFonts w:ascii="Calibri" w:eastAsia="Calibri" w:hAnsi="Calibri" w:cs="Times New Roman"/>
        </w:rPr>
        <w:commentReference w:id="48"/>
      </w:r>
      <w:commentRangeEnd w:id="49"/>
      <w:r w:rsidR="00923764">
        <w:rPr>
          <w:rStyle w:val="CommentReference"/>
          <w:rFonts w:ascii="Calibri" w:eastAsia="Calibri" w:hAnsi="Calibri" w:cs="Times New Roman"/>
        </w:rPr>
        <w:commentReference w:id="49"/>
      </w:r>
      <w:r w:rsidR="0083236E">
        <w:t xml:space="preserve"> (</w:t>
      </w:r>
      <w:proofErr w:type="spellStart"/>
      <w:r w:rsidR="0083236E" w:rsidRPr="00985FFB">
        <w:rPr>
          <w:rFonts w:cs="Times New Roman"/>
        </w:rPr>
        <w:t>Nonnotte</w:t>
      </w:r>
      <w:proofErr w:type="spellEnd"/>
      <w:r w:rsidR="0083236E" w:rsidRPr="00985FFB">
        <w:rPr>
          <w:rFonts w:cs="Times New Roman"/>
        </w:rPr>
        <w:t xml:space="preserve"> et al., 1993; Maxime et al., 2000; Wood et al., 2018</w:t>
      </w:r>
      <w:r w:rsidR="0083236E">
        <w:rPr>
          <w:rFonts w:cs="Times New Roman"/>
        </w:rPr>
        <w:t xml:space="preserve">). </w:t>
      </w:r>
      <w:r>
        <w:t xml:space="preserve">Although capability for anaerobic glycolysis in embryos and yolk sac larvae appears to vary widely across species (Wieser, 1995; Finn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65687EB6" w14:textId="1F2955BF" w:rsidR="008A7A8F" w:rsidRDefault="00D5272D" w:rsidP="00D5272D">
      <w:pPr>
        <w:pStyle w:val="TS"/>
        <w:spacing w:line="360" w:lineRule="auto"/>
        <w:ind w:firstLine="720"/>
      </w:pPr>
      <w:r w:rsidRPr="00985FFB">
        <w:t xml:space="preserve">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(Bouma et al., 1994; Kooijman, 2010</w:t>
      </w:r>
      <w:r w:rsidR="00BB1D9B">
        <w:t>a</w:t>
      </w:r>
      <w:r w:rsidRPr="00793E0D">
        <w:t>)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commentRangeStart w:id="50"/>
      <w:commentRangeStart w:id="51"/>
      <w:r w:rsidR="00944750" w:rsidRPr="00985FFB">
        <w:t>Fishes also expend energy on faster ventilation and heartbeat</w:t>
      </w:r>
      <w:r w:rsidR="00944750">
        <w:t xml:space="preserve"> when ambient DO is low</w:t>
      </w:r>
      <w:r w:rsidR="00944750" w:rsidRPr="00985FFB">
        <w:t xml:space="preserve"> to increase oxygen uptake (Kramer, 1987; Maxime et al., 2000)</w:t>
      </w:r>
      <w:r w:rsidR="00944750">
        <w:t xml:space="preserve"> and remove accumulated CO</w:t>
      </w:r>
      <w:r w:rsidR="00944750">
        <w:rPr>
          <w:vertAlign w:val="subscript"/>
        </w:rPr>
        <w:t>2</w:t>
      </w:r>
      <w:r w:rsidR="00944750">
        <w:t xml:space="preserve"> and lactate (Perry et al., 2009; </w:t>
      </w:r>
      <w:r w:rsidR="00944750" w:rsidRPr="00985FFB">
        <w:t>Heath and Pritchard, 1965</w:t>
      </w:r>
      <w:r w:rsidR="00944750">
        <w:t>)</w:t>
      </w:r>
      <w:r w:rsidR="00944750" w:rsidRPr="00985FFB">
        <w:t xml:space="preserve">, but these capabilities may be limited until development has progressed further. </w:t>
      </w:r>
      <w:commentRangeStart w:id="52"/>
      <w:commentRangeEnd w:id="52"/>
      <w:r w:rsidR="00944750">
        <w:rPr>
          <w:rStyle w:val="CommentReference"/>
          <w:rFonts w:ascii="Calibri" w:eastAsia="Calibri" w:hAnsi="Calibri" w:cs="Times New Roman"/>
        </w:rPr>
        <w:commentReference w:id="52"/>
      </w:r>
      <w:commentRangeStart w:id="53"/>
      <w:commentRangeEnd w:id="53"/>
      <w:r w:rsidR="00944750">
        <w:rPr>
          <w:rStyle w:val="CommentReference"/>
          <w:rFonts w:ascii="Calibri" w:eastAsia="Calibri" w:hAnsi="Calibri" w:cs="Times New Roman"/>
        </w:rPr>
        <w:commentReference w:id="53"/>
      </w:r>
      <w:commentRangeStart w:id="54"/>
      <w:commentRangeEnd w:id="54"/>
      <w:r w:rsidR="00944750">
        <w:rPr>
          <w:rStyle w:val="CommentReference"/>
          <w:rFonts w:ascii="Calibri" w:eastAsia="Calibri" w:hAnsi="Calibri" w:cs="Times New Roman"/>
        </w:rPr>
        <w:commentReference w:id="54"/>
      </w:r>
      <w:commentRangeStart w:id="55"/>
      <w:commentRangeEnd w:id="50"/>
      <w:commentRangeEnd w:id="51"/>
      <w:commentRangeEnd w:id="55"/>
      <w:r w:rsidR="00944750">
        <w:rPr>
          <w:rStyle w:val="CommentReference"/>
          <w:rFonts w:ascii="Calibri" w:eastAsia="Calibri" w:hAnsi="Calibri" w:cs="Times New Roman"/>
        </w:rPr>
        <w:commentReference w:id="55"/>
      </w:r>
      <w:r w:rsidR="00944750">
        <w:rPr>
          <w:rStyle w:val="CommentReference"/>
          <w:rFonts w:ascii="Calibri" w:eastAsia="Calibri" w:hAnsi="Calibri" w:cs="Times New Roman"/>
        </w:rPr>
        <w:commentReference w:id="50"/>
      </w:r>
      <w:r w:rsidR="00944750">
        <w:rPr>
          <w:rStyle w:val="CommentReference"/>
          <w:rFonts w:ascii="Calibri" w:eastAsia="Calibri" w:hAnsi="Calibri" w:cs="Times New Roman"/>
        </w:rPr>
        <w:commentReference w:id="51"/>
      </w:r>
    </w:p>
    <w:p w14:paraId="77EE1E27" w14:textId="779A4987" w:rsidR="00D5272D" w:rsidRPr="00985FFB" w:rsidRDefault="008A7A8F" w:rsidP="00D5272D">
      <w:pPr>
        <w:pStyle w:val="TS"/>
        <w:spacing w:line="360" w:lineRule="auto"/>
        <w:ind w:firstLine="720"/>
      </w:pPr>
      <w:r>
        <w:lastRenderedPageBreak/>
        <w:t xml:space="preserve">The </w:t>
      </w:r>
      <w:commentRangeStart w:id="56"/>
      <w:r>
        <w:t>maintenance</w:t>
      </w:r>
      <w:commentRangeEnd w:id="56"/>
      <w:r w:rsidR="00351609">
        <w:rPr>
          <w:rStyle w:val="CommentReference"/>
          <w:rFonts w:ascii="Calibri" w:eastAsia="Calibri" w:hAnsi="Calibri" w:cs="Times New Roman"/>
        </w:rPr>
        <w:commentReference w:id="56"/>
      </w:r>
      <w:r>
        <w:t xml:space="preserve"> flux in </w:t>
      </w:r>
      <w:proofErr w:type="spellStart"/>
      <w:r>
        <w:t>DEBkiss</w:t>
      </w:r>
      <w:proofErr w:type="spellEnd"/>
      <w:r>
        <w:t xml:space="preserve"> is represented in units of assimilated carbon required to meet the energy demand f</w:t>
      </w:r>
      <w:r w:rsidR="00B911A9">
        <w:t>ro</w:t>
      </w:r>
      <w:r>
        <w:t xml:space="preserve">m maintenance. It therefore is only indirectly related to respiration rates measured as oxygen consumption. </w:t>
      </w:r>
      <w:r w:rsidR="00CA76F9">
        <w:t>For example,</w:t>
      </w:r>
      <w:r>
        <w:t xml:space="preserve"> an increase in the </w:t>
      </w:r>
      <w:r w:rsidR="00CA76F9">
        <w:t xml:space="preserve">abstract </w:t>
      </w:r>
      <w:r>
        <w:t xml:space="preserve">maintenance parameter in the </w:t>
      </w:r>
      <w:r w:rsidR="00CA76F9">
        <w:t>model could be caused by an increase in anaerobic processes with</w:t>
      </w:r>
      <w:r w:rsidR="00B911A9">
        <w:t>out</w:t>
      </w:r>
      <w:r w:rsidR="00CA76F9">
        <w:t xml:space="preserve"> impacting oxygen consumption. </w:t>
      </w:r>
      <w:r w:rsidR="0083236E">
        <w:t xml:space="preserve">The </w:t>
      </w:r>
      <w:r w:rsidRPr="00B911A9">
        <w:rPr>
          <w:i/>
          <w:iCs/>
        </w:rPr>
        <w:t>measured</w:t>
      </w:r>
      <w:r>
        <w:t xml:space="preserve"> </w:t>
      </w:r>
      <w:r w:rsidR="0083236E">
        <w:t xml:space="preserve">oxygen consumption rates of </w:t>
      </w:r>
      <w:r w:rsidR="0083236E">
        <w:rPr>
          <w:i/>
          <w:iCs/>
        </w:rPr>
        <w:t>M. menidia</w:t>
      </w:r>
      <w:r w:rsidR="0083236E">
        <w:t xml:space="preserve"> early life stages did not significantly increase under</w:t>
      </w:r>
      <w:r w:rsidR="00B911A9">
        <w:t xml:space="preserve"> experimental</w:t>
      </w:r>
      <w:r w:rsidR="0083236E">
        <w:t xml:space="preserve"> chronic hypoxia, but great variability in metabolic rates among individuals combined with the short respirometry periods used (&lt;1 hour) may make small increases related to damage repair or activity difficult to detect (Schwemmer et al., 2020). </w:t>
      </w:r>
    </w:p>
    <w:p w14:paraId="3F991E77" w14:textId="58D0CC6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w:t>
      </w:r>
      <w:r w:rsidR="00E36FCB">
        <w:t xml:space="preserve">directly </w:t>
      </w:r>
      <w:r w:rsidR="00CA76F9">
        <w:t>through</w:t>
      </w:r>
      <w:r w:rsidR="001E50F3">
        <w:t xml:space="preserve"> increase in damage production or</w:t>
      </w:r>
      <w:r w:rsidR="00CA76F9">
        <w:t xml:space="preserve"> inhibition of </w:t>
      </w:r>
      <w:r>
        <w:t xml:space="preserve">damage repair rates. </w:t>
      </w:r>
      <w:r w:rsidR="005029AA">
        <w:t xml:space="preserve">In the parameter estimation using data from </w:t>
      </w:r>
      <w:proofErr w:type="spellStart"/>
      <w:r w:rsidR="005029AA">
        <w:t>normoxic</w:t>
      </w:r>
      <w:proofErr w:type="spellEnd"/>
      <w:r w:rsidR="005029AA">
        <w:t xml:space="preserve">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57" w:name="_Toc131592463"/>
      <w:r w:rsidRPr="00C76DD0">
        <w:rPr>
          <w:i/>
          <w:iCs/>
        </w:rPr>
        <w:t xml:space="preserve">Hypoxia </w:t>
      </w:r>
      <w:bookmarkEnd w:id="57"/>
      <w:r w:rsidR="00B22DDA">
        <w:rPr>
          <w:i/>
          <w:iCs/>
        </w:rPr>
        <w:t>Effects</w:t>
      </w:r>
    </w:p>
    <w:p w14:paraId="570CBCB8" w14:textId="4DDED5AD" w:rsidR="005F4420" w:rsidRPr="00985FFB" w:rsidRDefault="005F4420" w:rsidP="00966BCC">
      <w:pPr>
        <w:pStyle w:val="TS"/>
        <w:spacing w:line="360" w:lineRule="auto"/>
        <w:ind w:firstLine="720"/>
      </w:pPr>
      <w:commentRangeStart w:id="58"/>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w:t>
      </w:r>
      <w:r w:rsidRPr="00985FFB">
        <w:lastRenderedPageBreak/>
        <w:t xml:space="preserve">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about how well the predicted data match what we might expect to happen later in life if we not only lack late-life hypoxia data but also do not expect full</w:t>
      </w:r>
      <w:r w:rsidR="00F860B0">
        <w:t>-</w:t>
      </w:r>
      <w:r w:rsidRPr="00985FFB">
        <w:t xml:space="preserve">life hypoxia to occur in nature. </w:t>
      </w:r>
      <w:commentRangeEnd w:id="58"/>
      <w:r w:rsidR="000F196B">
        <w:rPr>
          <w:rStyle w:val="CommentReference"/>
          <w:rFonts w:ascii="Calibri" w:eastAsia="Calibri" w:hAnsi="Calibri" w:cs="Times New Roman"/>
        </w:rPr>
        <w:commentReference w:id="58"/>
      </w: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lastRenderedPageBreak/>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12EB87F7" w14:textId="77777777"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3.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646C0192" w14:textId="539263AE" w:rsidR="006F586F" w:rsidRPr="00F2594A" w:rsidRDefault="006F586F" w:rsidP="00D55BE0">
      <w:pPr>
        <w:pStyle w:val="TS"/>
        <w:spacing w:line="360" w:lineRule="auto"/>
        <w:ind w:firstLine="720"/>
      </w:pPr>
      <w:commentRangeStart w:id="59"/>
      <w:commentRangeStart w:id="60"/>
      <w:commentRangeStart w:id="61"/>
      <w:r>
        <w:rPr>
          <w:rFonts w:eastAsiaTheme="minorEastAsia"/>
        </w:rPr>
        <w:t>Similar</w:t>
      </w:r>
      <w:commentRangeEnd w:id="61"/>
      <w:r w:rsidR="00351609">
        <w:rPr>
          <w:rStyle w:val="CommentReference"/>
          <w:rFonts w:ascii="Calibri" w:eastAsia="Calibri" w:hAnsi="Calibri" w:cs="Times New Roman"/>
        </w:rPr>
        <w:commentReference w:id="61"/>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xml:space="preserve">. </w:t>
      </w:r>
      <w:proofErr w:type="gramStart"/>
      <w:r>
        <w:rPr>
          <w:rFonts w:eastAsiaTheme="minorEastAsia"/>
        </w:rPr>
        <w:t>Assum</w:t>
      </w:r>
      <w:r w:rsidR="00906195">
        <w:rPr>
          <w:rFonts w:eastAsiaTheme="minorEastAsia"/>
        </w:rPr>
        <w:t>ing</w:t>
      </w:r>
      <w:r>
        <w:rPr>
          <w:rFonts w:eastAsiaTheme="minorEastAsia"/>
        </w:rPr>
        <w:t xml:space="preserve"> that</w:t>
      </w:r>
      <w:proofErr w:type="gramEnd"/>
      <w:r>
        <w:rPr>
          <w:rFonts w:eastAsiaTheme="minorEastAsia"/>
        </w:rPr>
        <w:t xml:space="preserve"> the proportional change in the rate of damage production </w:t>
      </w:r>
      <w:r w:rsidR="00290591">
        <w:rPr>
          <w:rFonts w:eastAsiaTheme="minorEastAsia"/>
        </w:rPr>
        <w:t xml:space="preserve">to the SU </w:t>
      </w:r>
      <w:r>
        <w:rPr>
          <w:rFonts w:eastAsiaTheme="minorEastAsia"/>
        </w:rPr>
        <w:t>(e.g. via “damage inducing compounds” (</w:t>
      </w:r>
      <w:proofErr w:type="spellStart"/>
      <w:r>
        <w:rPr>
          <w:rFonts w:eastAsiaTheme="minorEastAsia"/>
        </w:rPr>
        <w:t>Kooijman</w:t>
      </w:r>
      <w:proofErr w:type="spellEnd"/>
      <w:r>
        <w:rPr>
          <w:rFonts w:eastAsiaTheme="minorEastAsia"/>
        </w:rPr>
        <w:t xml:space="preserve"> 2010)),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 xml:space="preserve">quation (3). </w:t>
      </w:r>
      <w:r w:rsidR="00584249">
        <w:t xml:space="preserve">If damage production is quickly balanced by repair or mitigation, then fluxes that decrease through hypoxia will again be reduced by the factor given by </w:t>
      </w:r>
      <w:r w:rsidR="00906195">
        <w:t>E</w:t>
      </w:r>
      <w:r w:rsidR="00584249">
        <w:t>quation (5). This was recognized by Muller et al.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in principle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(5).</w:t>
      </w:r>
      <w:commentRangeEnd w:id="59"/>
      <w:r w:rsidR="00F2594A">
        <w:rPr>
          <w:rStyle w:val="CommentReference"/>
          <w:rFonts w:ascii="Calibri" w:eastAsia="Calibri" w:hAnsi="Calibri" w:cs="Times New Roman"/>
        </w:rPr>
        <w:commentReference w:id="59"/>
      </w:r>
      <w:commentRangeEnd w:id="60"/>
      <w:r w:rsidR="00906195">
        <w:rPr>
          <w:rStyle w:val="CommentReference"/>
          <w:rFonts w:ascii="Calibri" w:eastAsia="Calibri" w:hAnsi="Calibri" w:cs="Times New Roman"/>
        </w:rPr>
        <w:commentReference w:id="60"/>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w:t>
      </w:r>
      <w:r w:rsidRPr="00985FFB">
        <w:rPr>
          <w:rFonts w:eastAsiaTheme="minorEastAsia"/>
        </w:rPr>
        <w:t xml:space="preserve">to decrease </w:t>
      </w:r>
      <w:r w:rsidRPr="00985FFB">
        <w:rPr>
          <w:rFonts w:eastAsiaTheme="minorEastAsia"/>
        </w:rPr>
        <w:t>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commentRangeStart w:id="62"/>
      <w:commentRangeStart w:id="63"/>
      <w:commentRangeStart w:id="64"/>
      <w:commentRangeStart w:id="65"/>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commentRangeEnd w:id="62"/>
      <w:r w:rsidR="00F70A39">
        <w:rPr>
          <w:rStyle w:val="CommentReference"/>
          <w:rFonts w:ascii="Calibri" w:eastAsia="Calibri" w:hAnsi="Calibri" w:cs="Times New Roman"/>
        </w:rPr>
        <w:commentReference w:id="62"/>
      </w:r>
      <w:commentRangeEnd w:id="63"/>
      <w:r w:rsidR="003525B8">
        <w:rPr>
          <w:rStyle w:val="CommentReference"/>
          <w:rFonts w:ascii="Calibri" w:eastAsia="Calibri" w:hAnsi="Calibri" w:cs="Times New Roman"/>
        </w:rPr>
        <w:commentReference w:id="63"/>
      </w:r>
      <w:commentRangeEnd w:id="64"/>
      <w:r w:rsidR="00C351F5">
        <w:rPr>
          <w:rStyle w:val="CommentReference"/>
          <w:rFonts w:ascii="Calibri" w:eastAsia="Calibri" w:hAnsi="Calibri" w:cs="Times New Roman"/>
        </w:rPr>
        <w:commentReference w:id="64"/>
      </w:r>
      <w:commentRangeEnd w:id="65"/>
      <w:r w:rsidR="00906195">
        <w:rPr>
          <w:rStyle w:val="CommentReference"/>
          <w:rFonts w:ascii="Calibri" w:eastAsia="Calibri" w:hAnsi="Calibri" w:cs="Times New Roman"/>
        </w:rPr>
        <w:commentReference w:id="65"/>
      </w:r>
    </w:p>
    <w:p w14:paraId="56B6C4AA" w14:textId="2C0423F5" w:rsidR="00851411" w:rsidRDefault="005F4420" w:rsidP="00966BCC">
      <w:pPr>
        <w:pStyle w:val="TS"/>
        <w:spacing w:line="360" w:lineRule="auto"/>
        <w:ind w:firstLine="720"/>
        <w:rPr>
          <w:rFonts w:eastAsiaTheme="minorEastAsia"/>
        </w:rPr>
      </w:pPr>
      <w:r w:rsidRPr="00985FFB">
        <w:rPr>
          <w:rFonts w:eastAsiaTheme="minorEastAsia"/>
        </w:rPr>
        <w:lastRenderedPageBreak/>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66"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cannot be fully separated.</w:t>
      </w:r>
      <w:bookmarkEnd w:id="66"/>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67" w:name="_Toc131592464"/>
      <w:bookmarkStart w:id="68" w:name="_Hlk159525055"/>
      <w:r w:rsidRPr="00C76DD0">
        <w:rPr>
          <w:b/>
          <w:bCs/>
        </w:rPr>
        <w:t>Results</w:t>
      </w:r>
      <w:bookmarkEnd w:id="67"/>
    </w:p>
    <w:p w14:paraId="6DA80285" w14:textId="1BC2BD70" w:rsidR="005F4420" w:rsidRPr="00C76DD0" w:rsidRDefault="005F4420" w:rsidP="00695D1E">
      <w:pPr>
        <w:pStyle w:val="TS"/>
        <w:numPr>
          <w:ilvl w:val="1"/>
          <w:numId w:val="10"/>
        </w:numPr>
        <w:spacing w:line="360" w:lineRule="auto"/>
        <w:ind w:left="450" w:hanging="450"/>
        <w:rPr>
          <w:i/>
          <w:iCs/>
        </w:rPr>
      </w:pPr>
      <w:bookmarkStart w:id="69" w:name="_Toc131592465"/>
      <w:r w:rsidRPr="00C76DD0">
        <w:rPr>
          <w:i/>
          <w:iCs/>
        </w:rPr>
        <w:t>DEBkiss Model</w:t>
      </w:r>
      <w:bookmarkEnd w:id="69"/>
    </w:p>
    <w:p w14:paraId="5E44654A" w14:textId="178A26F0" w:rsidR="005F4420" w:rsidRPr="00985FFB"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AE5CF2" w:rsidRPr="00985FFB">
        <w:t>2</w:t>
      </w:r>
      <w:r w:rsidRPr="00985FFB">
        <w:t xml:space="preserve">). The only exception is late-life survival, for which the mortality was too high beyond the larval stage but could not be better fit due to lack of full-life survival data. However, this did not impair our ability to model the effects of hypoxia on early life survival.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w:t>
      </w:r>
      <w:r w:rsidR="00EE3C97">
        <w:lastRenderedPageBreak/>
        <w:t>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2. </w:t>
      </w: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70" w:name="_Toc131592466"/>
      <w:r w:rsidRPr="00C76DD0">
        <w:rPr>
          <w:i/>
          <w:iCs/>
        </w:rPr>
        <w:t>Hypoxia</w:t>
      </w:r>
      <w:bookmarkEnd w:id="70"/>
      <w:r w:rsidR="00B22DDA">
        <w:rPr>
          <w:i/>
          <w:iCs/>
        </w:rPr>
        <w:t xml:space="preserve"> Effects</w:t>
      </w:r>
    </w:p>
    <w:p w14:paraId="3B90753B" w14:textId="1575AEED" w:rsidR="002D0A78" w:rsidRPr="00AA46F0" w:rsidRDefault="00AA46F0" w:rsidP="00AA46F0">
      <w:pPr>
        <w:pStyle w:val="TS"/>
        <w:spacing w:line="360" w:lineRule="auto"/>
        <w:ind w:firstLine="720"/>
        <w:rPr>
          <w:rFonts w:eastAsiaTheme="minorEastAsia"/>
        </w:rPr>
      </w:pPr>
      <w:r>
        <w:t>Applying the oxygen-dependent correction factor to t</w:t>
      </w:r>
      <w:r w:rsidR="002D0A78" w:rsidRPr="00985FFB">
        <w:t>he parameter</w:t>
      </w:r>
      <w:r>
        <w:t xml:space="preserve"> combination</w:t>
      </w:r>
      <w:r w:rsidR="002D0A78" w:rsidRPr="00985FFB">
        <w:t>s</w:t>
      </w:r>
      <w:r>
        <w:t xml:space="preserve"> listed above</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w:t>
      </w:r>
      <w:proofErr w:type="spellStart"/>
      <w:r w:rsidR="009C5146">
        <w:t>AICc</w:t>
      </w:r>
      <w:r w:rsidR="009C5146">
        <w:rPr>
          <w:vertAlign w:val="subscript"/>
        </w:rPr>
        <w:t>min</w:t>
      </w:r>
      <w:proofErr w:type="spellEnd"/>
      <w:r w:rsidR="009C5146">
        <w:t>)</w:t>
      </w:r>
      <w:r w:rsidR="002D0A78" w:rsidRPr="00985FFB">
        <w:t xml:space="preserve">. </w:t>
      </w:r>
      <w:commentRangeStart w:id="71"/>
      <w:commentRangeStart w:id="72"/>
      <w:commentRangeStart w:id="73"/>
      <w:r w:rsidR="002D0A78" w:rsidRPr="00985FFB">
        <w:t xml:space="preserve">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AICc </w:t>
      </w:r>
      <w:r w:rsidR="009C5146">
        <w:t>of 795.97</w:t>
      </w:r>
      <w:commentRangeEnd w:id="71"/>
      <w:r w:rsidR="00851411">
        <w:rPr>
          <w:rStyle w:val="CommentReference"/>
          <w:rFonts w:ascii="Calibri" w:eastAsia="Calibri" w:hAnsi="Calibri" w:cs="Times New Roman"/>
        </w:rPr>
        <w:commentReference w:id="71"/>
      </w:r>
      <w:commentRangeEnd w:id="72"/>
      <w:r w:rsidR="00520B64">
        <w:rPr>
          <w:rStyle w:val="CommentReference"/>
          <w:rFonts w:ascii="Calibri" w:eastAsia="Calibri" w:hAnsi="Calibri" w:cs="Times New Roman"/>
        </w:rPr>
        <w:commentReference w:id="72"/>
      </w:r>
      <w:commentRangeEnd w:id="73"/>
      <w:r w:rsidR="00ED6FB2">
        <w:rPr>
          <w:rStyle w:val="CommentReference"/>
          <w:rFonts w:ascii="Calibri" w:eastAsia="Calibri" w:hAnsi="Calibri" w:cs="Times New Roman"/>
        </w:rPr>
        <w:commentReference w:id="73"/>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2FEE2BE8" w14:textId="6F1CBBCC" w:rsidR="002D0A78" w:rsidRDefault="002D0A78" w:rsidP="00C76DD0">
      <w:pPr>
        <w:pStyle w:val="TS"/>
        <w:spacing w:line="360" w:lineRule="auto"/>
      </w:pPr>
      <w:r w:rsidRPr="00985FFB">
        <w:tab/>
      </w:r>
      <w:commentRangeStart w:id="74"/>
      <w:commentRangeStart w:id="75"/>
      <w:commentRangeStart w:id="76"/>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commentRangeEnd w:id="74"/>
      <w:r w:rsidR="00AE50F9">
        <w:rPr>
          <w:rStyle w:val="CommentReference"/>
          <w:rFonts w:ascii="Calibri" w:eastAsia="Calibri" w:hAnsi="Calibri" w:cs="Times New Roman"/>
        </w:rPr>
        <w:commentReference w:id="74"/>
      </w:r>
      <w:commentRangeEnd w:id="75"/>
      <w:r w:rsidR="00520B64">
        <w:rPr>
          <w:rStyle w:val="CommentReference"/>
          <w:rFonts w:ascii="Calibri" w:eastAsia="Calibri" w:hAnsi="Calibri" w:cs="Times New Roman"/>
        </w:rPr>
        <w:commentReference w:id="75"/>
      </w:r>
      <w:commentRangeEnd w:id="76"/>
      <w:r w:rsidR="00ED6FB2">
        <w:rPr>
          <w:rStyle w:val="CommentReference"/>
          <w:rFonts w:ascii="Calibri" w:eastAsia="Calibri" w:hAnsi="Calibri" w:cs="Times New Roman"/>
        </w:rPr>
        <w:commentReference w:id="76"/>
      </w:r>
    </w:p>
    <w:p w14:paraId="4FF34E6F" w14:textId="180C97D2" w:rsidR="00FF09CE" w:rsidRP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w:t>
      </w:r>
      <w:r w:rsidRPr="00985FFB">
        <w:rPr>
          <w:rFonts w:cs="Times New Roman"/>
        </w:rPr>
        <w:lastRenderedPageBreak/>
        <w:t xml:space="preserve">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bookmarkEnd w:id="68"/>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77" w:name="_Toc131592468"/>
      <w:r w:rsidRPr="00C76DD0">
        <w:rPr>
          <w:b/>
          <w:bCs/>
        </w:rPr>
        <w:t>Discussion</w:t>
      </w:r>
      <w:bookmarkEnd w:id="77"/>
    </w:p>
    <w:p w14:paraId="3E9BE832" w14:textId="2853B583"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hatch timing, and survival), we discovered that applying correction 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by which assimilated food or egg yolk is converted into structure. </w:t>
      </w:r>
      <w:r w:rsidR="00ED6FB2">
        <w:rPr>
          <w:rFonts w:cs="Times New Roman"/>
        </w:rPr>
        <w:t xml:space="preserve">The limitations of this inference are discussed later. </w:t>
      </w:r>
    </w:p>
    <w:p w14:paraId="66D3069B" w14:textId="307EC87C" w:rsidR="00E519F5" w:rsidRDefault="005F2A2F" w:rsidP="00966BCC">
      <w:pPr>
        <w:pStyle w:val="TS"/>
        <w:spacing w:line="360" w:lineRule="auto"/>
        <w:ind w:firstLine="720"/>
        <w:rPr>
          <w:rFonts w:cs="Times New Roman"/>
        </w:rPr>
      </w:pPr>
      <w:commentRangeStart w:id="78"/>
      <w:commentRangeStart w:id="79"/>
      <w:commentRangeStart w:id="80"/>
      <w:r w:rsidRPr="00906195">
        <w:t xml:space="preserve">Changes to assimilation in response to hypoxia have been recorded in other species, but the direction of that effect is species-dependent (reviewed in Thomas et al., 2019). </w:t>
      </w:r>
      <w:commentRangeEnd w:id="78"/>
      <w:r w:rsidRPr="00906195">
        <w:rPr>
          <w:rStyle w:val="CommentReference"/>
          <w:rFonts w:ascii="Calibri" w:eastAsia="Calibri" w:hAnsi="Calibri" w:cs="Times New Roman"/>
        </w:rPr>
        <w:commentReference w:id="78"/>
      </w:r>
      <w:commentRangeEnd w:id="79"/>
      <w:r w:rsidRPr="00906195">
        <w:rPr>
          <w:rStyle w:val="CommentReference"/>
          <w:rFonts w:ascii="Calibri" w:eastAsia="Calibri" w:hAnsi="Calibri" w:cs="Times New Roman"/>
        </w:rPr>
        <w:commentReference w:id="79"/>
      </w:r>
      <w:commentRangeEnd w:id="80"/>
      <w:r w:rsidR="00EC30E7" w:rsidRPr="00906195">
        <w:rPr>
          <w:rStyle w:val="CommentReference"/>
          <w:rFonts w:ascii="Calibri" w:eastAsia="Calibri" w:hAnsi="Calibri" w:cs="Times New Roman"/>
        </w:rPr>
        <w:commentReference w:id="80"/>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w:t>
      </w:r>
      <w:r w:rsidR="008A4453">
        <w:rPr>
          <w:rFonts w:cs="Times New Roman"/>
        </w:rPr>
        <w:t xml:space="preserve">most plausibly </w:t>
      </w:r>
      <w:r w:rsidR="008A4453">
        <w:rPr>
          <w:rFonts w:cs="Times New Roman"/>
        </w:rPr>
        <w:lastRenderedPageBreak/>
        <w:t xml:space="preserve">interpreted as </w:t>
      </w:r>
      <w:r w:rsidR="00EC1B52">
        <w:rPr>
          <w:rFonts w:cs="Times New Roman"/>
        </w:rPr>
        <w:t xml:space="preserve">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Bouma et al., 1994; Kooijman, 2010</w:t>
      </w:r>
      <w:r w:rsidR="00BB1D9B">
        <w:t>a</w:t>
      </w:r>
      <w:r w:rsidR="00195F49">
        <w:t xml:space="preserve">;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34033E23" w:rsidR="002D0A78" w:rsidRPr="00D81907" w:rsidRDefault="006252C4" w:rsidP="00966BCC">
      <w:pPr>
        <w:pStyle w:val="TS"/>
        <w:spacing w:line="360" w:lineRule="auto"/>
        <w:ind w:firstLine="720"/>
        <w:rPr>
          <w:rFonts w:cs="Times New Roman"/>
        </w:rPr>
      </w:pPr>
      <w:r>
        <w:rPr>
          <w:rFonts w:cs="Times New Roman"/>
        </w:rPr>
        <w:t xml:space="preserve">Although </w:t>
      </w:r>
      <w:proofErr w:type="spellStart"/>
      <w:r>
        <w:rPr>
          <w:rFonts w:cs="Times New Roman"/>
          <w:i/>
          <w:iCs/>
        </w:rPr>
        <w:t>y</w:t>
      </w:r>
      <w:r>
        <w:rPr>
          <w:rFonts w:cs="Times New Roman"/>
          <w:i/>
          <w:iCs/>
          <w:vertAlign w:val="subscript"/>
        </w:rPr>
        <w:t>VA</w:t>
      </w:r>
      <w:proofErr w:type="spellEnd"/>
      <w:r>
        <w:rPr>
          <w:rFonts w:cs="Times New Roman"/>
        </w:rPr>
        <w:t xml:space="preserve"> is the best parameter to explain the hypoxia effects according to our model and </w:t>
      </w:r>
      <w:proofErr w:type="spellStart"/>
      <w:r>
        <w:rPr>
          <w:rFonts w:cs="Times New Roman"/>
        </w:rPr>
        <w:t>AICc</w:t>
      </w:r>
      <w:proofErr w:type="spellEnd"/>
      <w:r>
        <w:rPr>
          <w:rFonts w:cs="Times New Roman"/>
        </w:rPr>
        <w:t xml:space="preserve">, it is nonetheless possible that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is responsible for an unknown portion of the hypoxia effects.</w:t>
      </w:r>
      <w:r w:rsidR="008A4453">
        <w:rPr>
          <w:rFonts w:cs="Times New Roman"/>
        </w:rPr>
        <w:t xml:space="preserve"> </w:t>
      </w:r>
      <w:r>
        <w:rPr>
          <w:rFonts w:cs="Times New Roman"/>
        </w:rPr>
        <w:t>B</w:t>
      </w:r>
      <w:r w:rsidR="008A4453">
        <w:rPr>
          <w:rFonts w:cs="Times New Roman"/>
        </w:rPr>
        <w:t xml:space="preserve">ecause of near </w:t>
      </w:r>
      <w:r>
        <w:rPr>
          <w:rFonts w:cs="Times New Roman"/>
        </w:rPr>
        <w:t>collinearity</w:t>
      </w:r>
      <w:r w:rsidR="00F47025">
        <w:rPr>
          <w:rFonts w:cs="Times New Roman"/>
        </w:rPr>
        <w:t xml:space="preserve"> </w:t>
      </w:r>
      <w:r>
        <w:rPr>
          <w:rFonts w:cs="Times New Roman"/>
        </w:rPr>
        <w:t xml:space="preserve">between </w:t>
      </w:r>
      <w:r>
        <w:rPr>
          <w:rFonts w:cs="Times New Roman"/>
          <w:i/>
          <w:iCs/>
        </w:rPr>
        <w:t>J</w:t>
      </w:r>
      <w:r>
        <w:rPr>
          <w:rFonts w:cs="Times New Roman"/>
          <w:i/>
          <w:iCs/>
          <w:vertAlign w:val="superscript"/>
        </w:rPr>
        <w:t>a</w:t>
      </w:r>
      <w:r>
        <w:rPr>
          <w:rFonts w:cs="Times New Roman"/>
          <w:i/>
          <w:iCs/>
          <w:vertAlign w:val="subscript"/>
        </w:rPr>
        <w:t>Am</w:t>
      </w:r>
      <w:r>
        <w:rPr>
          <w:rFonts w:cs="Times New Roman"/>
        </w:rPr>
        <w:t xml:space="preserve"> and </w:t>
      </w:r>
      <w:proofErr w:type="spellStart"/>
      <w:r>
        <w:rPr>
          <w:rFonts w:cs="Times New Roman"/>
          <w:i/>
          <w:iCs/>
        </w:rPr>
        <w:t>y</w:t>
      </w:r>
      <w:r>
        <w:rPr>
          <w:rFonts w:cs="Times New Roman"/>
          <w:i/>
          <w:iCs/>
          <w:vertAlign w:val="subscript"/>
        </w:rPr>
        <w:t>VA</w:t>
      </w:r>
      <w:proofErr w:type="spellEnd"/>
      <w:r>
        <w:rPr>
          <w:rFonts w:cs="Times New Roman"/>
        </w:rPr>
        <w:t>, our model</w:t>
      </w:r>
      <w:r w:rsidR="00F47025">
        <w:rPr>
          <w:rFonts w:cs="Times New Roman"/>
        </w:rPr>
        <w:t xml:space="preserve"> does not allow us to test for the possibility that both </w:t>
      </w:r>
      <w:r>
        <w:rPr>
          <w:rFonts w:cs="Times New Roman"/>
        </w:rPr>
        <w:t>parameters</w:t>
      </w:r>
      <w:r w:rsidR="00F47025">
        <w:rPr>
          <w:rFonts w:cs="Times New Roman"/>
        </w:rPr>
        <w:t xml:space="preserve"> are</w:t>
      </w:r>
      <w:r>
        <w:rPr>
          <w:rFonts w:cs="Times New Roman"/>
        </w:rPr>
        <w:t xml:space="preserve"> simultaneously</w:t>
      </w:r>
      <w:r w:rsidR="00F47025">
        <w:rPr>
          <w:rFonts w:cs="Times New Roman"/>
        </w:rPr>
        <w:t xml:space="preserve"> contributing to the observed hypoxia effects. It is not possible to simultaneously estimate both parameters as their product is used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Pr>
          <w:rFonts w:cs="Times New Roman"/>
        </w:rPr>
        <w:t xml:space="preserve">We therefore cannot test for partial contribution of the two parameters to hypoxia effects or quantify their relative contributions. </w:t>
      </w:r>
      <w:commentRangeStart w:id="81"/>
      <w:r>
        <w:rPr>
          <w:rFonts w:cs="Times New Roman"/>
        </w:rPr>
        <w:t>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the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commentRangeEnd w:id="81"/>
      <w:r>
        <w:rPr>
          <w:rStyle w:val="CommentReference"/>
          <w:rFonts w:ascii="Calibri" w:eastAsia="Calibri" w:hAnsi="Calibri" w:cs="Times New Roman"/>
        </w:rPr>
        <w:commentReference w:id="81"/>
      </w:r>
    </w:p>
    <w:p w14:paraId="5E528BF5" w14:textId="4988B52B"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w:t>
      </w:r>
      <w:r w:rsidRPr="00985FFB">
        <w:rPr>
          <w:rFonts w:cs="Times New Roman"/>
        </w:rPr>
        <w:lastRenderedPageBreak/>
        <w:t xml:space="preserve">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w:t>
      </w:r>
      <w:proofErr w:type="spellStart"/>
      <w:r w:rsidRPr="00985FFB">
        <w:rPr>
          <w:rFonts w:cs="Times New Roman"/>
        </w:rPr>
        <w:t>ΔAICc</w:t>
      </w:r>
      <w:proofErr w:type="spellEnd"/>
      <w:r w:rsidRPr="00985FFB">
        <w:rPr>
          <w:rFonts w:cs="Times New Roman"/>
        </w:rPr>
        <w:t xml:space="preserve"> (Table </w:t>
      </w:r>
      <w:r w:rsidR="001E4AC0">
        <w:rPr>
          <w:rFonts w:cs="Times New Roman"/>
        </w:rPr>
        <w:t>4</w:t>
      </w:r>
      <w:r w:rsidRPr="00985FFB">
        <w:rPr>
          <w:rFonts w:cs="Times New Roman"/>
        </w:rPr>
        <w:t>).</w:t>
      </w:r>
      <w:commentRangeStart w:id="82"/>
      <w:commentRangeStart w:id="83"/>
      <w:r w:rsidRPr="00985FFB">
        <w:rPr>
          <w:rFonts w:cs="Times New Roman"/>
        </w:rPr>
        <w:t xml:space="preserve"> T</w:t>
      </w:r>
      <w:commentRangeEnd w:id="82"/>
      <w:r w:rsidR="008A4453">
        <w:rPr>
          <w:rStyle w:val="CommentReference"/>
          <w:rFonts w:ascii="Calibri" w:eastAsia="Calibri" w:hAnsi="Calibri" w:cs="Times New Roman"/>
        </w:rPr>
        <w:commentReference w:id="82"/>
      </w:r>
      <w:commentRangeEnd w:id="83"/>
      <w:r w:rsidR="00D37712">
        <w:rPr>
          <w:rStyle w:val="CommentReference"/>
          <w:rFonts w:ascii="Calibri" w:eastAsia="Calibri" w:hAnsi="Calibri" w:cs="Times New Roman"/>
        </w:rPr>
        <w:commentReference w:id="83"/>
      </w:r>
      <w:r w:rsidRPr="00985FFB">
        <w:rPr>
          <w:rFonts w:cs="Times New Roman"/>
        </w:rPr>
        <w:t xml:space="preserve">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58F1FB02"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xml:space="preserve">, but as noted </w:t>
      </w:r>
      <w:r w:rsidR="008A4453">
        <w:rPr>
          <w:rFonts w:cs="Times New Roman"/>
        </w:rPr>
        <w:lastRenderedPageBreak/>
        <w:t>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Some studies on fish responses to hypoxia suggest maintenance may drop temporarily due to the reduced capacity for aerobic metabolism at low DO levels, then 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76944809" w:rsidR="004D153C" w:rsidRDefault="002D0A78" w:rsidP="004D153C">
      <w:pPr>
        <w:pStyle w:val="TS"/>
        <w:spacing w:line="360" w:lineRule="auto"/>
        <w:ind w:firstLine="720"/>
        <w:rPr>
          <w:rFonts w:cs="Times New Roman"/>
        </w:rPr>
      </w:pPr>
      <w:r w:rsidRPr="00985FFB">
        <w:rPr>
          <w:rFonts w:cs="Times New Roman"/>
        </w:rPr>
        <w:t>Understanding the mechanisms of reduced growth and survival under hypoxia through DEB theory can be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groups exposed to 7.7 mg L</w:t>
      </w:r>
      <w:r w:rsidRPr="00985FFB">
        <w:rPr>
          <w:rFonts w:cs="Times New Roman"/>
          <w:vertAlign w:val="superscript"/>
        </w:rPr>
        <w:t>-1</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Pr="00985FFB">
        <w:rPr>
          <w:rFonts w:cs="Times New Roman"/>
        </w:rPr>
        <w:t>survival rates beyond those observed in controlled laboratory conditions</w:t>
      </w:r>
      <w:r w:rsidR="00AF6D34">
        <w:rPr>
          <w:rFonts w:cs="Times New Roman"/>
        </w:rPr>
        <w:t xml:space="preserve">, although this is not always the case (Lankford et al., 2001; </w:t>
      </w:r>
      <w:r w:rsidR="00AF6D34">
        <w:rPr>
          <w:rFonts w:cs="Times New Roman"/>
        </w:rPr>
        <w:lastRenderedPageBreak/>
        <w:t>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and similarly that values of the hypoxia correction factors are the same regardless of life stage. We lacked reproductive data to look at hypoxia effects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850CF2">
        <w:rPr>
          <w:rFonts w:cs="Times New Roman"/>
        </w:rPr>
        <w:t>high-resolution information for all life stages that is</w:t>
      </w:r>
      <w:r w:rsidR="00786388">
        <w:rPr>
          <w:rFonts w:cs="Times New Roman"/>
        </w:rPr>
        <w:t xml:space="preserve"> needed to extend this DEB model to predict population growth, which would be useful for resource management applications (Kooijman et al., 2020; Lavaud et al., 2021).  </w:t>
      </w:r>
    </w:p>
    <w:p w14:paraId="2151CD37" w14:textId="1D8807BB" w:rsidR="002D0A78" w:rsidRDefault="004D153C" w:rsidP="004D153C">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unrealistic. </w:t>
      </w:r>
      <w:commentRangeStart w:id="84"/>
      <w:commentRangeStart w:id="85"/>
      <w:r w:rsidR="00C234BF">
        <w:rPr>
          <w:rFonts w:cs="Times New Roman"/>
        </w:rPr>
        <w:t>A</w:t>
      </w:r>
      <w:r w:rsidR="00C938CA">
        <w:rPr>
          <w:rFonts w:cs="Times New Roman"/>
        </w:rPr>
        <w:t>n experimental</w:t>
      </w:r>
      <w:r w:rsidR="00C234BF">
        <w:rPr>
          <w:rFonts w:cs="Times New Roman"/>
        </w:rPr>
        <w:t xml:space="preserve"> study </w:t>
      </w:r>
      <w:commentRangeEnd w:id="84"/>
      <w:r w:rsidR="00C938CA">
        <w:rPr>
          <w:rStyle w:val="CommentReference"/>
          <w:rFonts w:ascii="Calibri" w:eastAsia="Calibri" w:hAnsi="Calibri" w:cs="Times New Roman"/>
        </w:rPr>
        <w:commentReference w:id="84"/>
      </w:r>
      <w:commentRangeEnd w:id="85"/>
      <w:r w:rsidR="00D104C2">
        <w:rPr>
          <w:rStyle w:val="CommentReference"/>
          <w:rFonts w:ascii="Calibri" w:eastAsia="Calibri" w:hAnsi="Calibri" w:cs="Times New Roman"/>
        </w:rPr>
        <w:commentReference w:id="85"/>
      </w:r>
      <w:r w:rsidR="00C234BF">
        <w:rPr>
          <w:rFonts w:cs="Times New Roman"/>
        </w:rPr>
        <w:t>comparing the early life responses of this species to static and fluctuating hypoxia treatments suggested that fluctuations provided temporary relief that improved growth and survival (Cross et al., 2019), therefore our model would likely overestimate the negative impacts of hypoxia compared to outcomes in nature.</w:t>
      </w:r>
      <w:r>
        <w:rPr>
          <w:rFonts w:cs="Times New Roman"/>
        </w:rPr>
        <w:t xml:space="preserve"> </w:t>
      </w:r>
      <w:r w:rsidR="00C234BF">
        <w:rPr>
          <w:rFonts w:cs="Times New Roman"/>
        </w:rPr>
        <w:t>It is also unrealistic for only a single environmental factor, in this case hypoxia, to influence the energy budget. This</w:t>
      </w:r>
      <w:r w:rsidR="005E0EB0">
        <w:rPr>
          <w:rFonts w:cs="Times New Roman"/>
        </w:rPr>
        <w:t xml:space="preserve"> model can be adapted in future work to examine the interaction between hypoxia and acidification, which often co-occur in nature</w:t>
      </w:r>
      <w:r w:rsidR="005E0EB0" w:rsidRPr="005E0EB0">
        <w:t xml:space="preserve"> </w:t>
      </w:r>
      <w:r w:rsidR="005E0EB0">
        <w:t>(Wallace and Gobler, 2021)</w:t>
      </w:r>
      <w:r w:rsidR="005E0EB0">
        <w:rPr>
          <w:rFonts w:cs="Times New Roman"/>
        </w:rPr>
        <w:t xml:space="preserve">. Previous experiments on </w:t>
      </w:r>
      <w:r w:rsidR="005E0EB0">
        <w:rPr>
          <w:rFonts w:cs="Times New Roman"/>
          <w:i/>
          <w:iCs/>
        </w:rPr>
        <w:t>M. menidia</w:t>
      </w:r>
      <w:r w:rsidR="005E0EB0">
        <w:rPr>
          <w:rFonts w:cs="Times New Roman"/>
        </w:rPr>
        <w:t xml:space="preserve"> embryos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introduced at higher DO levels under acidification.</w:t>
      </w:r>
    </w:p>
    <w:p w14:paraId="2736AF1F" w14:textId="780DC86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DEBkiss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w:t>
      </w:r>
      <w:r w:rsidRPr="00985FFB">
        <w:rPr>
          <w:rFonts w:cs="Times New Roman"/>
        </w:rPr>
        <w:lastRenderedPageBreak/>
        <w:t xml:space="preserve">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potential for improvements with 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43CD21EE" w14:textId="2D523061" w:rsidR="001B477E" w:rsidRDefault="001B477E" w:rsidP="00FF09CE">
      <w:pPr>
        <w:pStyle w:val="TS"/>
        <w:spacing w:line="360" w:lineRule="auto"/>
        <w:ind w:firstLine="720"/>
        <w:rPr>
          <w:rFonts w:cs="Times New Roman"/>
        </w:rPr>
      </w:pPr>
      <w:commentRangeStart w:id="86"/>
      <w:commentRangeStart w:id="87"/>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r w:rsidR="009D335D">
        <w:rPr>
          <w:rFonts w:cs="Times New Roman"/>
        </w:rPr>
        <w:t>(</w:t>
      </w:r>
      <w:proofErr w:type="spellStart"/>
      <w:r w:rsidR="009D335D">
        <w:rPr>
          <w:rFonts w:cs="Times New Roman"/>
        </w:rPr>
        <w:t>Kooijman</w:t>
      </w:r>
      <w:proofErr w:type="spellEnd"/>
      <w:r w:rsidR="009D335D">
        <w:rPr>
          <w:rFonts w:cs="Times New Roman"/>
        </w:rPr>
        <w:t xml:space="preserve"> et al., 2009)</w:t>
      </w:r>
      <w:r w:rsidR="009D335D">
        <w:rPr>
          <w:rFonts w:cs="Times New Roman"/>
        </w:rPr>
        <w:t xml:space="preserve">,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 xml:space="preserve">genes controlling cell division and protein synthesis that are regulated by </w:t>
      </w:r>
      <w:commentRangeStart w:id="88"/>
      <w:r w:rsidR="00FA5B3D">
        <w:t>hypoxia</w:t>
      </w:r>
      <w:commentRangeEnd w:id="88"/>
      <w:r w:rsidR="00D104C2">
        <w:rPr>
          <w:rStyle w:val="CommentReference"/>
          <w:rFonts w:ascii="Calibri" w:eastAsia="Calibri" w:hAnsi="Calibri" w:cs="Times New Roman"/>
        </w:rPr>
        <w:commentReference w:id="88"/>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w:t>
      </w:r>
      <w:r w:rsidR="001C377C" w:rsidRPr="001C377C">
        <w:rPr>
          <w:rFonts w:cs="Times New Roman"/>
        </w:rPr>
        <w:lastRenderedPageBreak/>
        <w:t>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w:t>
      </w:r>
      <w:commentRangeStart w:id="89"/>
      <w:r w:rsidR="00882546">
        <w:rPr>
          <w:rFonts w:cs="Times New Roman"/>
        </w:rPr>
        <w:t>modeling</w:t>
      </w:r>
      <w:commentRangeEnd w:id="89"/>
      <w:r w:rsidR="00D104C2">
        <w:rPr>
          <w:rStyle w:val="CommentReference"/>
          <w:rFonts w:ascii="Calibri" w:eastAsia="Calibri" w:hAnsi="Calibri" w:cs="Times New Roman"/>
        </w:rPr>
        <w:commentReference w:id="89"/>
      </w:r>
      <w:ins w:id="90" w:author="Roger Nisbet" w:date="2024-03-07T14:02:00Z">
        <w:r w:rsidR="00882546">
          <w:rPr>
            <w:rFonts w:cs="Times New Roman"/>
          </w:rPr>
          <w:t xml:space="preserve">.  </w:t>
        </w:r>
      </w:ins>
      <w:commentRangeEnd w:id="86"/>
      <w:ins w:id="91" w:author="Roger Nisbet" w:date="2024-03-07T14:14:00Z">
        <w:r w:rsidR="009D6ACA">
          <w:rPr>
            <w:rStyle w:val="CommentReference"/>
            <w:rFonts w:ascii="Calibri" w:eastAsia="Calibri" w:hAnsi="Calibri" w:cs="Times New Roman"/>
          </w:rPr>
          <w:commentReference w:id="86"/>
        </w:r>
      </w:ins>
      <w:commentRangeEnd w:id="87"/>
      <w:r w:rsidR="009D335D">
        <w:rPr>
          <w:rStyle w:val="CommentReference"/>
          <w:rFonts w:ascii="Calibri" w:eastAsia="Calibri" w:hAnsi="Calibri" w:cs="Times New Roman"/>
        </w:rPr>
        <w:commentReference w:id="87"/>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commentRangeStart w:id="92"/>
      <w:commentRangeStart w:id="93"/>
      <w:r>
        <w:rPr>
          <w:rFonts w:cs="Times New Roman"/>
          <w:b/>
          <w:bCs/>
        </w:rPr>
        <w:t>Conclusions</w:t>
      </w:r>
      <w:commentRangeEnd w:id="92"/>
      <w:r w:rsidR="00EC30E7">
        <w:rPr>
          <w:rStyle w:val="CommentReference"/>
          <w:rFonts w:ascii="Calibri" w:eastAsia="Calibri" w:hAnsi="Calibri" w:cs="Times New Roman"/>
        </w:rPr>
        <w:commentReference w:id="92"/>
      </w:r>
      <w:commentRangeEnd w:id="93"/>
      <w:r w:rsidR="009D335D">
        <w:rPr>
          <w:rStyle w:val="CommentReference"/>
          <w:rFonts w:ascii="Calibri" w:eastAsia="Calibri" w:hAnsi="Calibri" w:cs="Times New Roman"/>
        </w:rPr>
        <w:commentReference w:id="93"/>
      </w:r>
    </w:p>
    <w:p w14:paraId="10B93E3F" w14:textId="1F5A49BB" w:rsidR="000D5D80" w:rsidRDefault="002D0A78" w:rsidP="000D5D80">
      <w:pPr>
        <w:pStyle w:val="TS"/>
        <w:spacing w:line="360" w:lineRule="auto"/>
        <w:ind w:firstLine="720"/>
        <w:rPr>
          <w:rFonts w:cs="Times New Roman"/>
        </w:rPr>
      </w:pPr>
      <w:r w:rsidRPr="00985FFB">
        <w:rPr>
          <w:rFonts w:cs="Times New Roman"/>
        </w:rPr>
        <w:t>With this simple and widely applicable DEBkiss model we were able to attribute much of the hypoxia-related variability in total length, egg buffer mass, and survival over time to changes in DEB processes. The evidence for the mechanisms is inferred from a combination of experimentally observed responses and unified principles that apply to virtually all animal species (Jager et al., 2013</w:t>
      </w:r>
      <w:r w:rsidR="00CE6DD2">
        <w:rPr>
          <w:rFonts w:cs="Times New Roman"/>
        </w:rPr>
        <w:t>; Kooijman, 2010</w:t>
      </w:r>
      <w:r w:rsidR="00BB1D9B">
        <w:rPr>
          <w:rFonts w:cs="Times New Roman"/>
        </w:rPr>
        <w:t>a</w:t>
      </w:r>
      <w:r w:rsidRPr="00985FFB">
        <w:rPr>
          <w:rFonts w:cs="Times New Roman"/>
        </w:rPr>
        <w:t xml:space="preserve">). Similar approaches have applied correction factors to DEB parameters to model other species’ responses to hypoxia (Lavaud et al., 2019; Aguirre-Velarde et al., 2019) and other stressors such as seawater acidification (Jager et al., 2016; Pousse et al., 2022) and pollutants (Muller et al., 2010; Desforges et al., 2017). The success of this approach with a wide variety of stressors makes it an ideal supplement to </w:t>
      </w:r>
      <w:proofErr w:type="spellStart"/>
      <w:r w:rsidRPr="00985FFB">
        <w:rPr>
          <w:rFonts w:cs="Times New Roman"/>
        </w:rPr>
        <w:t>multistressor</w:t>
      </w:r>
      <w:proofErr w:type="spellEnd"/>
      <w:r w:rsidRPr="00985FFB">
        <w:rPr>
          <w:rFonts w:cs="Times New Roman"/>
        </w:rPr>
        <w:t xml:space="preserve"> experiments, which are limited by logistical constraints. Modeling stressor effects with DEBkiss parameters can yield additional information about energetic mechanisms of responses and, with careful attention to the assumptions being made, may be useful in extrapolating stressor effects to additional </w:t>
      </w:r>
      <w:r w:rsidR="00442C5F">
        <w:rPr>
          <w:rFonts w:cs="Times New Roman"/>
        </w:rPr>
        <w:t xml:space="preserve">magnitudes </w:t>
      </w:r>
      <w:r w:rsidRPr="00985FFB">
        <w:rPr>
          <w:rFonts w:cs="Times New Roman"/>
        </w:rPr>
        <w:t>or combinations of stressors that would have been impractical to test experimentally</w:t>
      </w:r>
      <w:r w:rsidR="004712A5">
        <w:rPr>
          <w:rFonts w:cs="Times New Roman"/>
        </w:rPr>
        <w:t>,</w:t>
      </w:r>
      <w:r w:rsidRPr="00985FFB">
        <w:rPr>
          <w:rFonts w:cs="Times New Roman"/>
        </w:rPr>
        <w:t xml:space="preserve"> or to species with certain shared physiology or life history traits (Goussen et al., 2020; Boult and Evans, 2021). The patterns modeled in this study should not be interpreted as a direct prediction of what will happen to wild </w:t>
      </w:r>
      <w:r w:rsidRPr="00985FFB">
        <w:rPr>
          <w:rFonts w:cs="Times New Roman"/>
          <w:i/>
          <w:iCs/>
        </w:rPr>
        <w:t>M. menidia</w:t>
      </w:r>
      <w:r w:rsidRPr="00985FFB">
        <w:rPr>
          <w:rFonts w:cs="Times New Roman"/>
        </w:rPr>
        <w:t xml:space="preserve"> populations as coastal hypoxia intensifies. Lifelong constant oxygen levels do not occur and are not expected to occur in the future</w:t>
      </w:r>
      <w:r w:rsidR="00402A37">
        <w:rPr>
          <w:rFonts w:cs="Times New Roman"/>
        </w:rPr>
        <w:t>; rather,</w:t>
      </w:r>
      <w:r w:rsidRPr="00985FFB">
        <w:rPr>
          <w:rFonts w:cs="Times New Roman"/>
        </w:rPr>
        <w:t xml:space="preserve"> fluctuating oxygen levels will provide opportunities for recovery and may confer tolerance of temporary stress (Cross et al., 2019; Baumann, 2019). Instead, this approach demonstrates the value of identifying DEB parameters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 highlight the conversion of assimilates to structure as a primary, but not sole, mechanism by which hypoxia reduces size, delays hatching, and increases mortality in an ecologically important forage </w:t>
      </w:r>
      <w:commentRangeStart w:id="94"/>
      <w:r w:rsidRPr="00985FFB">
        <w:rPr>
          <w:rFonts w:cs="Times New Roman"/>
        </w:rPr>
        <w:t>fish</w:t>
      </w:r>
      <w:commentRangeEnd w:id="94"/>
      <w:r w:rsidR="006A5765">
        <w:rPr>
          <w:rStyle w:val="CommentReference"/>
          <w:rFonts w:ascii="Calibri" w:eastAsia="Calibri" w:hAnsi="Calibri" w:cs="Times New Roman"/>
        </w:rPr>
        <w:commentReference w:id="94"/>
      </w:r>
      <w:r w:rsidRPr="00985FFB">
        <w:rPr>
          <w:rFonts w:cs="Times New Roman"/>
        </w:rPr>
        <w:t xml:space="preserve">. </w:t>
      </w:r>
      <w:r w:rsidR="004712A5">
        <w:rPr>
          <w:rFonts w:cs="Times New Roman"/>
        </w:rPr>
        <w:t xml:space="preserve">This useful modeling approach can be further refined in future work through transcriptomic research to identify physiological modes of </w:t>
      </w:r>
      <w:proofErr w:type="gramStart"/>
      <w:r w:rsidR="004712A5">
        <w:rPr>
          <w:rFonts w:cs="Times New Roman"/>
        </w:rPr>
        <w:t>action</w:t>
      </w:r>
      <w:proofErr w:type="gramEnd"/>
    </w:p>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669537D5"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w:t>
      </w:r>
      <w:proofErr w:type="gramStart"/>
      <w:r w:rsidR="00217CE2">
        <w:rPr>
          <w:rFonts w:cs="Times New Roman"/>
        </w:rPr>
        <w:t>Maas</w:t>
      </w:r>
      <w:proofErr w:type="gramEnd"/>
      <w:r w:rsidR="00217CE2">
        <w:rPr>
          <w:rFonts w:cs="Times New Roman"/>
        </w:rPr>
        <w:t xml:space="preserve"> </w:t>
      </w:r>
      <w:r w:rsidR="00D96267">
        <w:rPr>
          <w:rFonts w:cs="Times New Roman"/>
        </w:rPr>
        <w:t xml:space="preserve">and </w:t>
      </w:r>
      <w:commentRangeStart w:id="95"/>
      <w:commentRangeStart w:id="96"/>
      <w:r w:rsidR="00D96267">
        <w:rPr>
          <w:rFonts w:cs="Times New Roman"/>
        </w:rPr>
        <w:t xml:space="preserve">Louise Stevenson </w:t>
      </w:r>
      <w:commentRangeEnd w:id="95"/>
      <w:r w:rsidR="00D96267">
        <w:rPr>
          <w:rStyle w:val="CommentReference"/>
          <w:rFonts w:ascii="Calibri" w:eastAsia="Calibri" w:hAnsi="Calibri" w:cs="Times New Roman"/>
        </w:rPr>
        <w:commentReference w:id="95"/>
      </w:r>
      <w:commentRangeEnd w:id="96"/>
      <w:r w:rsidR="009D335D">
        <w:rPr>
          <w:rStyle w:val="CommentReference"/>
          <w:rFonts w:ascii="Calibri" w:eastAsia="Calibri" w:hAnsi="Calibri" w:cs="Times New Roman"/>
        </w:rPr>
        <w:commentReference w:id="96"/>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w:t>
      </w:r>
      <w:proofErr w:type="gramStart"/>
      <w:r w:rsidR="00186240">
        <w:rPr>
          <w:rFonts w:cs="Times New Roman"/>
        </w:rPr>
        <w:t>reviewing</w:t>
      </w:r>
      <w:proofErr w:type="gramEnd"/>
      <w:r w:rsidR="00186240">
        <w:rPr>
          <w:rFonts w:cs="Times New Roman"/>
        </w:rPr>
        <w:t xml:space="preserve">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51F5109A"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 the NOAA Ocean Acidification Program</w:t>
      </w:r>
      <w:r w:rsidR="001F7305">
        <w:rPr>
          <w:rFonts w:cs="Times New Roman"/>
        </w:rPr>
        <w:t xml:space="preserve">; NOAA Sea Grant; and </w:t>
      </w:r>
      <w:r>
        <w:rPr>
          <w:rFonts w:cs="Times New Roman"/>
        </w:rPr>
        <w:t xml:space="preserve">the New York State Department of Environmental Conservation </w:t>
      </w:r>
      <w:r w:rsidR="001F7305">
        <w:rPr>
          <w:rFonts w:cs="Times New Roman"/>
        </w:rPr>
        <w:t>[grant number].</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2CBF2E09" w:rsidR="001F7305" w:rsidRPr="001F7305" w:rsidRDefault="001F7305" w:rsidP="000D5D80">
      <w:pPr>
        <w:pStyle w:val="TS"/>
        <w:spacing w:line="360" w:lineRule="auto"/>
        <w:rPr>
          <w:rFonts w:cs="Times New Roman"/>
        </w:rPr>
      </w:pPr>
      <w:r>
        <w:rPr>
          <w:rFonts w:cs="Times New Roman"/>
        </w:rPr>
        <w:t xml:space="preserve">I will add a list of DOIs for the data sources and my code.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122C7DE7" w14:textId="36F6D12B" w:rsidR="002D0A78" w:rsidRPr="00985FFB" w:rsidRDefault="00FD0939" w:rsidP="002D0A78">
      <w:pPr>
        <w:pStyle w:val="TS"/>
        <w:ind w:left="720" w:hanging="720"/>
      </w:pPr>
      <w:r>
        <w:t>A</w:t>
      </w:r>
      <w:r w:rsidR="002D0A78" w:rsidRPr="00985FFB">
        <w:t xml:space="preserve">guirre-Velarde, A., </w:t>
      </w:r>
      <w:proofErr w:type="spellStart"/>
      <w:r w:rsidR="002D0A78" w:rsidRPr="00985FFB">
        <w:t>Pecquerie</w:t>
      </w:r>
      <w:proofErr w:type="spellEnd"/>
      <w:r w:rsidR="002D0A78" w:rsidRPr="00985FFB">
        <w:t xml:space="preserve">, L., Frederic, J., Gerard, T., and Flye-Sainte-Marie, J. 2019. Predicting the energy budget of the scallop </w:t>
      </w:r>
      <w:proofErr w:type="spellStart"/>
      <w:r w:rsidR="002D0A78" w:rsidRPr="00985FFB">
        <w:rPr>
          <w:i/>
          <w:iCs/>
        </w:rPr>
        <w:t>Argopecten</w:t>
      </w:r>
      <w:proofErr w:type="spellEnd"/>
      <w:r w:rsidR="002D0A78" w:rsidRPr="00985FFB">
        <w:rPr>
          <w:i/>
          <w:iCs/>
        </w:rPr>
        <w:t xml:space="preserve"> </w:t>
      </w:r>
      <w:proofErr w:type="spellStart"/>
      <w:r w:rsidR="002D0A78" w:rsidRPr="00985FFB">
        <w:rPr>
          <w:i/>
          <w:iCs/>
        </w:rPr>
        <w:t>purpuratus</w:t>
      </w:r>
      <w:proofErr w:type="spellEnd"/>
      <w:r w:rsidR="002D0A78" w:rsidRPr="00985FFB">
        <w:t xml:space="preserve"> in an oxygen-limiting environment. </w:t>
      </w:r>
      <w:r w:rsidR="002D0A78" w:rsidRPr="00985FFB">
        <w:rPr>
          <w:i/>
          <w:iCs/>
        </w:rPr>
        <w:t>J. Sea Res.</w:t>
      </w:r>
      <w:r w:rsidR="002D0A78" w:rsidRPr="00985FFB">
        <w:t xml:space="preserve">, 143: 254-261. </w:t>
      </w:r>
    </w:p>
    <w:p w14:paraId="21546903" w14:textId="77777777" w:rsidR="002D0A78" w:rsidRPr="00985FFB" w:rsidRDefault="002D0A78" w:rsidP="002D0A78">
      <w:pPr>
        <w:pStyle w:val="TS"/>
        <w:ind w:left="720" w:hanging="720"/>
      </w:pPr>
    </w:p>
    <w:p w14:paraId="4FE6CC27" w14:textId="185C206B" w:rsidR="002D0A78" w:rsidRPr="00985FFB" w:rsidRDefault="002D0A78" w:rsidP="002D0A78">
      <w:pPr>
        <w:pStyle w:val="TS"/>
        <w:ind w:left="720" w:hanging="720"/>
      </w:pPr>
      <w:r w:rsidRPr="00985FFB">
        <w:t xml:space="preserve">Ali, M., </w:t>
      </w:r>
      <w:proofErr w:type="spellStart"/>
      <w:r w:rsidRPr="00985FFB">
        <w:t>Nicieza</w:t>
      </w:r>
      <w:proofErr w:type="spellEnd"/>
      <w:r w:rsidRPr="00985FFB">
        <w:t xml:space="preserve">, A., and Wootton, R. J. 2003. Compensatory growth in fishes: a response to growth depression. </w:t>
      </w:r>
      <w:r w:rsidRPr="00985FFB">
        <w:rPr>
          <w:i/>
          <w:iCs/>
        </w:rPr>
        <w:t>Fish and Fisheries</w:t>
      </w:r>
      <w:r w:rsidRPr="00985FFB">
        <w:t xml:space="preserve">, 4: 147-190. </w:t>
      </w:r>
    </w:p>
    <w:p w14:paraId="3921AB47" w14:textId="77777777" w:rsidR="002D0A78" w:rsidRPr="00985FFB" w:rsidRDefault="002D0A78" w:rsidP="002D0A78">
      <w:pPr>
        <w:pStyle w:val="TS"/>
        <w:ind w:left="720" w:hanging="720"/>
      </w:pPr>
    </w:p>
    <w:p w14:paraId="6432C7B6" w14:textId="6E33874E" w:rsidR="002D0A78" w:rsidRDefault="002D0A78" w:rsidP="002D0A78">
      <w:pPr>
        <w:pStyle w:val="TS"/>
        <w:ind w:left="720" w:hanging="720"/>
      </w:pPr>
      <w:proofErr w:type="spellStart"/>
      <w:r w:rsidRPr="00985FFB">
        <w:t>AmP</w:t>
      </w:r>
      <w:proofErr w:type="spellEnd"/>
      <w:r w:rsidRPr="00985FFB">
        <w:t xml:space="preserve">. 2021. Online database of DEB parameters, implied properties and referenced underlying data. www.bio.vu.nl/thb/deb/deblab/add_my_pet/ (data accessed: March 3, 2023). </w:t>
      </w:r>
    </w:p>
    <w:p w14:paraId="36ACCA76" w14:textId="77777777" w:rsidR="00C25A72" w:rsidRDefault="00C25A72" w:rsidP="002D0A78">
      <w:pPr>
        <w:pStyle w:val="TS"/>
        <w:ind w:left="720" w:hanging="720"/>
      </w:pPr>
    </w:p>
    <w:p w14:paraId="4D64BD3D" w14:textId="1B64DD20" w:rsidR="00C25A72" w:rsidRPr="00985FFB" w:rsidRDefault="00C25A72" w:rsidP="002D0A78">
      <w:pPr>
        <w:pStyle w:val="TS"/>
        <w:ind w:left="720" w:hanging="720"/>
      </w:pPr>
      <w:proofErr w:type="spellStart"/>
      <w:r>
        <w:t>AmPtool</w:t>
      </w:r>
      <w:proofErr w:type="spellEnd"/>
      <w:r>
        <w:t xml:space="preserve">, 2022. Software package, </w:t>
      </w:r>
      <w:hyperlink r:id="rId12" w:history="1">
        <w:r w:rsidRPr="002C279C">
          <w:rPr>
            <w:rStyle w:val="Hyperlink"/>
          </w:rPr>
          <w:t>https://github.com/add-my-pet/AmPtool/</w:t>
        </w:r>
      </w:hyperlink>
      <w:r>
        <w:t xml:space="preserve"> </w:t>
      </w:r>
    </w:p>
    <w:p w14:paraId="3729AFB8" w14:textId="77777777" w:rsidR="002D0A78" w:rsidRPr="00985FFB" w:rsidRDefault="002D0A78" w:rsidP="002D0A78">
      <w:pPr>
        <w:pStyle w:val="TS"/>
        <w:ind w:left="720" w:hanging="720"/>
      </w:pPr>
    </w:p>
    <w:p w14:paraId="51FB422A" w14:textId="3C5C4057" w:rsidR="004D153C" w:rsidRDefault="004D153C" w:rsidP="002D0A78">
      <w:pPr>
        <w:pStyle w:val="TS"/>
        <w:ind w:left="720" w:hanging="720"/>
      </w:pPr>
      <w:r>
        <w:t xml:space="preserve">Baumann, H., </w:t>
      </w:r>
      <w:r w:rsidRPr="00863F20">
        <w:t>Wallace, R. B., Tagliaferri, T., and Gobler, C. J. 2015. Large Natural pH, CO</w:t>
      </w:r>
      <w:r w:rsidRPr="00863F20">
        <w:rPr>
          <w:vertAlign w:val="subscript"/>
        </w:rPr>
        <w:t>2</w:t>
      </w:r>
      <w:r w:rsidRPr="00863F20">
        <w:t xml:space="preserve"> and O</w:t>
      </w:r>
      <w:r w:rsidRPr="00863F20">
        <w:rPr>
          <w:vertAlign w:val="subscript"/>
        </w:rPr>
        <w:t>2</w:t>
      </w:r>
      <w:r w:rsidRPr="00863F20">
        <w:t xml:space="preserve"> Fluctuations in a Temperate Tidal Salt Marsh on Diel, Seasonal, and Interannual Time Scales. </w:t>
      </w:r>
      <w:r w:rsidRPr="00863F20">
        <w:rPr>
          <w:i/>
          <w:iCs/>
        </w:rPr>
        <w:t>Estuaries Coasts</w:t>
      </w:r>
      <w:r w:rsidRPr="00863F20">
        <w:t xml:space="preserve">, 38: 220-231. </w:t>
      </w:r>
      <w:proofErr w:type="spellStart"/>
      <w:r w:rsidRPr="00863F20">
        <w:t>doi</w:t>
      </w:r>
      <w:proofErr w:type="spellEnd"/>
      <w:r w:rsidRPr="00863F20">
        <w:t>: 10.1007/s12237-014-9800-y</w:t>
      </w:r>
    </w:p>
    <w:p w14:paraId="5A29989E" w14:textId="77777777" w:rsidR="004D153C" w:rsidRDefault="004D153C" w:rsidP="002D0A78">
      <w:pPr>
        <w:pStyle w:val="TS"/>
        <w:ind w:left="720" w:hanging="720"/>
      </w:pPr>
    </w:p>
    <w:p w14:paraId="0B247F44" w14:textId="1B5D022F" w:rsidR="002D0A78" w:rsidRPr="00985FFB" w:rsidRDefault="002D0A78" w:rsidP="002D0A78">
      <w:pPr>
        <w:pStyle w:val="TS"/>
        <w:ind w:left="720" w:hanging="720"/>
      </w:pPr>
      <w:r w:rsidRPr="00985FFB">
        <w:t xml:space="preserve">Baumann, H. 2019. Experimental assessments of marine species sensitivities to ocean acidification and co-stressors: how far have we come? </w:t>
      </w:r>
      <w:r w:rsidRPr="00985FFB">
        <w:rPr>
          <w:i/>
          <w:iCs/>
        </w:rPr>
        <w:t>Can. J. Zool.</w:t>
      </w:r>
      <w:r w:rsidRPr="00985FFB">
        <w:t xml:space="preserve">, 97: 399-408. </w:t>
      </w:r>
    </w:p>
    <w:p w14:paraId="1F08370B" w14:textId="77777777" w:rsidR="002D0A78" w:rsidRPr="00985FFB" w:rsidRDefault="002D0A78" w:rsidP="002D0A78">
      <w:pPr>
        <w:pStyle w:val="TS"/>
        <w:ind w:left="720" w:hanging="720"/>
      </w:pPr>
    </w:p>
    <w:p w14:paraId="123307A2" w14:textId="5546FA96" w:rsidR="002D0A78" w:rsidRPr="00985FFB" w:rsidRDefault="002D0A78" w:rsidP="002D0A78">
      <w:pPr>
        <w:pStyle w:val="TS"/>
        <w:ind w:left="720" w:hanging="720"/>
      </w:pPr>
      <w:r w:rsidRPr="00985FFB">
        <w:t xml:space="preserve">Baumann, H. and Smith, E. M. 2018. Quantifying Metabolically Driven pH and Oxygen Fluctuations in US Nearshore Habitats at Diel to Interannual Time Scales. </w:t>
      </w:r>
      <w:r w:rsidRPr="00985FFB">
        <w:rPr>
          <w:i/>
          <w:iCs/>
        </w:rPr>
        <w:t>Estuaries and Coasts</w:t>
      </w:r>
      <w:r w:rsidRPr="00985FFB">
        <w:t xml:space="preserve">, 41: 1102-1117. </w:t>
      </w:r>
    </w:p>
    <w:p w14:paraId="0948A43C" w14:textId="77777777" w:rsidR="002D0A78" w:rsidRPr="00985FFB" w:rsidRDefault="002D0A78" w:rsidP="002D0A78">
      <w:pPr>
        <w:pStyle w:val="TS"/>
        <w:ind w:left="720" w:hanging="720"/>
      </w:pPr>
    </w:p>
    <w:p w14:paraId="4AB8809B" w14:textId="19345FB7" w:rsidR="002D0A78" w:rsidRPr="00985FFB" w:rsidRDefault="002D0A78" w:rsidP="002D0A78">
      <w:pPr>
        <w:pStyle w:val="TS"/>
        <w:ind w:left="720" w:hanging="720"/>
      </w:pPr>
      <w:r w:rsidRPr="00985FFB">
        <w:t xml:space="preserve">Bengtson, D. A. 1984. Resource partitioning by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and </w:t>
      </w:r>
      <w:proofErr w:type="spellStart"/>
      <w:r w:rsidRPr="00985FFB">
        <w:rPr>
          <w:i/>
          <w:iCs/>
        </w:rPr>
        <w:t>Menidia</w:t>
      </w:r>
      <w:proofErr w:type="spellEnd"/>
      <w:r w:rsidRPr="00985FFB">
        <w:rPr>
          <w:i/>
          <w:iCs/>
        </w:rPr>
        <w:t xml:space="preserve"> </w:t>
      </w:r>
      <w:proofErr w:type="spellStart"/>
      <w:r w:rsidRPr="00985FFB">
        <w:rPr>
          <w:i/>
          <w:iCs/>
        </w:rPr>
        <w:t>beryllina</w:t>
      </w:r>
      <w:proofErr w:type="spellEnd"/>
      <w:r w:rsidRPr="00985FFB">
        <w:t xml:space="preserve"> (Osteichthyes: Atherinidae). </w:t>
      </w:r>
      <w:r w:rsidRPr="00985FFB">
        <w:rPr>
          <w:i/>
          <w:iCs/>
        </w:rPr>
        <w:t>Mar. Ecol. Prog. Ser.</w:t>
      </w:r>
      <w:r w:rsidRPr="00985FFB">
        <w:t xml:space="preserve">, 18: 21-30. </w:t>
      </w:r>
    </w:p>
    <w:p w14:paraId="70A36860" w14:textId="77777777" w:rsidR="002D0A78" w:rsidRPr="00985FFB" w:rsidRDefault="002D0A78" w:rsidP="002D0A78">
      <w:pPr>
        <w:pStyle w:val="TS"/>
        <w:ind w:left="720" w:hanging="720"/>
      </w:pPr>
    </w:p>
    <w:p w14:paraId="232AA156" w14:textId="42D1407A" w:rsidR="002D0A78" w:rsidRPr="00985FFB" w:rsidRDefault="002D0A78" w:rsidP="002D0A78">
      <w:pPr>
        <w:pStyle w:val="TS"/>
        <w:ind w:left="720" w:hanging="720"/>
      </w:pPr>
      <w:r w:rsidRPr="00985FFB">
        <w:t xml:space="preserve">Bianchini, K. and Wright, P. A. 2013. Hypoxia delays hematopoiesis: retention of embryonic hemoglobin and erythrocytes in larval rainbow trout, </w:t>
      </w:r>
      <w:r w:rsidRPr="00985FFB">
        <w:rPr>
          <w:i/>
          <w:iCs/>
        </w:rPr>
        <w:t>Oncorhynchus mykiss</w:t>
      </w:r>
      <w:r w:rsidRPr="00985FFB">
        <w:t xml:space="preserve">, during chronic hypoxia exposure. </w:t>
      </w:r>
      <w:r w:rsidRPr="00985FFB">
        <w:rPr>
          <w:i/>
          <w:iCs/>
        </w:rPr>
        <w:t>J. Exp. Biol.</w:t>
      </w:r>
      <w:r w:rsidRPr="00985FFB">
        <w:t xml:space="preserve">, 216(23): 4415-4425. </w:t>
      </w:r>
    </w:p>
    <w:p w14:paraId="30003911" w14:textId="77777777" w:rsidR="002D0A78" w:rsidRPr="00985FFB" w:rsidRDefault="002D0A78" w:rsidP="002D0A78">
      <w:pPr>
        <w:pStyle w:val="TS"/>
        <w:ind w:left="720" w:hanging="720"/>
      </w:pPr>
    </w:p>
    <w:p w14:paraId="357C30B7" w14:textId="47E825D5" w:rsidR="002D0A78" w:rsidRDefault="002D0A78" w:rsidP="002D0A78">
      <w:pPr>
        <w:pStyle w:val="TS"/>
        <w:ind w:left="720" w:hanging="720"/>
      </w:pPr>
      <w:r w:rsidRPr="00985FFB">
        <w:t xml:space="preserve">Boult, V. L. and Evans, L. C. 2021. Mechanisms matter: Predicting the ecological impacts of global change. </w:t>
      </w:r>
      <w:r w:rsidRPr="00985FFB">
        <w:rPr>
          <w:i/>
          <w:iCs/>
        </w:rPr>
        <w:t>Glob. Change Biol.</w:t>
      </w:r>
      <w:r w:rsidRPr="00985FFB">
        <w:t xml:space="preserve">, 27(9): 1689-1691. </w:t>
      </w:r>
    </w:p>
    <w:p w14:paraId="40174F2C" w14:textId="77777777" w:rsidR="00D41138" w:rsidRDefault="00D41138" w:rsidP="002D0A78">
      <w:pPr>
        <w:pStyle w:val="TS"/>
        <w:ind w:left="720" w:hanging="720"/>
      </w:pPr>
    </w:p>
    <w:p w14:paraId="166E21ED" w14:textId="09A51B05" w:rsidR="00D41138" w:rsidRPr="00D41138" w:rsidRDefault="00D41138" w:rsidP="002D0A78">
      <w:pPr>
        <w:pStyle w:val="TS"/>
        <w:ind w:left="720" w:hanging="720"/>
      </w:pPr>
      <w:r>
        <w:t xml:space="preserve">Bouma, T. J., De Visser, R., Janssen, J. H. J. A., De Kock, M. J., Van Leeuwen, P. H., and Lambers, H. 1994. Respiratory energy requirements and rate of protein turnover in vivo determined by the use of an inhibitor of protein synthesis and a probe to assess its effect. </w:t>
      </w:r>
      <w:r>
        <w:rPr>
          <w:i/>
          <w:iCs/>
        </w:rPr>
        <w:t>Physiol. Plant</w:t>
      </w:r>
      <w:r>
        <w:t xml:space="preserve">., 92: 585-594. </w:t>
      </w:r>
    </w:p>
    <w:p w14:paraId="18422EB1" w14:textId="77777777" w:rsidR="002D0A78" w:rsidRPr="00985FFB" w:rsidRDefault="002D0A78" w:rsidP="002D0A78">
      <w:pPr>
        <w:pStyle w:val="TS"/>
        <w:ind w:left="720" w:hanging="720"/>
      </w:pPr>
    </w:p>
    <w:p w14:paraId="7865B977" w14:textId="139A0F1B" w:rsidR="002D0A78" w:rsidRPr="00985FFB" w:rsidRDefault="002D0A78" w:rsidP="002D0A78">
      <w:pPr>
        <w:pStyle w:val="TS"/>
        <w:ind w:left="720" w:hanging="720"/>
      </w:pPr>
      <w:r w:rsidRPr="00985FFB">
        <w:t>Brandt, S. B., Gerken, M., Hartman, K. J., and Demers, E. 2009. Effects of hypoxia on food consumption and growth of juvenile striped bass (</w:t>
      </w:r>
      <w:r w:rsidRPr="00985FFB">
        <w:rPr>
          <w:i/>
          <w:iCs/>
        </w:rPr>
        <w:t>Morone saxatilis</w:t>
      </w:r>
      <w:r w:rsidRPr="00985FFB">
        <w:t xml:space="preserve">). </w:t>
      </w:r>
      <w:r w:rsidRPr="00985FFB">
        <w:rPr>
          <w:i/>
          <w:iCs/>
        </w:rPr>
        <w:t>J. Exp. Mar. Biol. Ecol.</w:t>
      </w:r>
      <w:r w:rsidRPr="00985FFB">
        <w:t xml:space="preserve">, 381: S143-S149. </w:t>
      </w:r>
      <w:proofErr w:type="spellStart"/>
      <w:r w:rsidRPr="00985FFB">
        <w:t>doi</w:t>
      </w:r>
      <w:proofErr w:type="spellEnd"/>
      <w:r w:rsidRPr="00985FFB">
        <w:t xml:space="preserve">: 10.1016/j.jembe.2009.07.028 </w:t>
      </w:r>
    </w:p>
    <w:p w14:paraId="05311271" w14:textId="77777777" w:rsidR="002D0A78" w:rsidRPr="00985FFB" w:rsidRDefault="002D0A78" w:rsidP="002D0A78">
      <w:pPr>
        <w:pStyle w:val="TS"/>
        <w:ind w:left="720" w:hanging="720"/>
      </w:pPr>
    </w:p>
    <w:p w14:paraId="7188F407" w14:textId="3E05F266" w:rsidR="002D0A78" w:rsidRPr="00985FFB" w:rsidRDefault="002D0A78" w:rsidP="002D0A78">
      <w:pPr>
        <w:pStyle w:val="TS"/>
        <w:ind w:left="720" w:hanging="720"/>
      </w:pPr>
      <w:proofErr w:type="spellStart"/>
      <w:r w:rsidRPr="00985FFB">
        <w:t>Breitburg</w:t>
      </w:r>
      <w:proofErr w:type="spellEnd"/>
      <w:r w:rsidRPr="00985FFB">
        <w:t xml:space="preserve">, D., Levin, L. A., Oschlies, A., et al. 2018. Declining oxygen in the global ocean and coastal waters. </w:t>
      </w:r>
      <w:r w:rsidRPr="00985FFB">
        <w:rPr>
          <w:i/>
          <w:iCs/>
        </w:rPr>
        <w:t>Science</w:t>
      </w:r>
      <w:r w:rsidRPr="00985FFB">
        <w:t xml:space="preserve">, 359(6371): eaam7240. </w:t>
      </w:r>
    </w:p>
    <w:p w14:paraId="18125996" w14:textId="77777777" w:rsidR="002D0A78" w:rsidRPr="00985FFB" w:rsidRDefault="002D0A78" w:rsidP="002D0A78">
      <w:pPr>
        <w:pStyle w:val="TS"/>
        <w:ind w:left="720" w:hanging="720"/>
      </w:pPr>
    </w:p>
    <w:p w14:paraId="2E069CAA" w14:textId="469D354B" w:rsidR="002D0A78" w:rsidRPr="00985FFB" w:rsidRDefault="002D0A78" w:rsidP="002D0A78">
      <w:pPr>
        <w:pStyle w:val="TS"/>
        <w:ind w:left="720" w:hanging="720"/>
      </w:pPr>
      <w:r w:rsidRPr="00985FFB">
        <w:t xml:space="preserve">Chabot, D. and </w:t>
      </w:r>
      <w:proofErr w:type="spellStart"/>
      <w:r w:rsidRPr="00985FFB">
        <w:t>Claireaux</w:t>
      </w:r>
      <w:proofErr w:type="spellEnd"/>
      <w:r w:rsidRPr="00985FFB">
        <w:t xml:space="preserve">, G. 2008. Environmental hypoxia as a metabolic constraint on fish: The case of Atlantic cod, </w:t>
      </w:r>
      <w:r w:rsidRPr="00985FFB">
        <w:rPr>
          <w:i/>
          <w:iCs/>
        </w:rPr>
        <w:t xml:space="preserve">Gadus </w:t>
      </w:r>
      <w:proofErr w:type="spellStart"/>
      <w:r w:rsidRPr="00985FFB">
        <w:rPr>
          <w:i/>
          <w:iCs/>
        </w:rPr>
        <w:t>morhua</w:t>
      </w:r>
      <w:proofErr w:type="spellEnd"/>
      <w:r w:rsidRPr="00985FFB">
        <w:t xml:space="preserve">. </w:t>
      </w:r>
      <w:r w:rsidRPr="00985FFB">
        <w:rPr>
          <w:i/>
          <w:iCs/>
        </w:rPr>
        <w:t xml:space="preserve">Mar. </w:t>
      </w:r>
      <w:proofErr w:type="spellStart"/>
      <w:r w:rsidRPr="00985FFB">
        <w:rPr>
          <w:i/>
          <w:iCs/>
        </w:rPr>
        <w:t>Pollut</w:t>
      </w:r>
      <w:proofErr w:type="spellEnd"/>
      <w:r w:rsidRPr="00985FFB">
        <w:rPr>
          <w:i/>
          <w:iCs/>
        </w:rPr>
        <w:t>. Bull.</w:t>
      </w:r>
      <w:r w:rsidRPr="00985FFB">
        <w:t xml:space="preserve">, 57: 6-12. </w:t>
      </w:r>
    </w:p>
    <w:p w14:paraId="0B2E39F7" w14:textId="77777777" w:rsidR="002D0A78" w:rsidRPr="00985FFB" w:rsidRDefault="002D0A78" w:rsidP="002D0A78">
      <w:pPr>
        <w:pStyle w:val="TS"/>
        <w:ind w:left="720" w:hanging="720"/>
      </w:pPr>
    </w:p>
    <w:p w14:paraId="4EB503CB" w14:textId="13039315" w:rsidR="002D0A78" w:rsidRDefault="002D0A78" w:rsidP="002D0A78">
      <w:pPr>
        <w:pStyle w:val="TS"/>
        <w:ind w:left="720" w:hanging="720"/>
      </w:pPr>
      <w:r w:rsidRPr="00985FFB">
        <w:t xml:space="preserve">Chabot, D. and Dutil, J.-D. 1999. Reduced growth of Atlantic cod in non-lethal hypoxic conditions. </w:t>
      </w:r>
      <w:r w:rsidRPr="00985FFB">
        <w:rPr>
          <w:i/>
          <w:iCs/>
        </w:rPr>
        <w:t>J. Fish. Biol.</w:t>
      </w:r>
      <w:r w:rsidRPr="00985FFB">
        <w:t xml:space="preserve">, 55: 472-491. </w:t>
      </w:r>
    </w:p>
    <w:p w14:paraId="6E7C1EA1" w14:textId="77777777" w:rsidR="00435B47" w:rsidRDefault="00435B47" w:rsidP="002D0A78">
      <w:pPr>
        <w:pStyle w:val="TS"/>
        <w:ind w:left="720" w:hanging="720"/>
      </w:pPr>
    </w:p>
    <w:p w14:paraId="2B6583C3" w14:textId="517CFE4C" w:rsidR="00435B47" w:rsidRPr="00435B47" w:rsidRDefault="00435B47" w:rsidP="002D0A78">
      <w:pPr>
        <w:pStyle w:val="TS"/>
        <w:ind w:left="720" w:hanging="720"/>
      </w:pPr>
      <w:r>
        <w:t>Chambers, R. C. and Leggett, W. C. 1987. Size and age at metamorphosis in marine fishes – an analysis of laboratory-reared winter flounder (</w:t>
      </w:r>
      <w:proofErr w:type="spellStart"/>
      <w:r>
        <w:rPr>
          <w:i/>
          <w:iCs/>
        </w:rPr>
        <w:t>Pseudopleuronectes</w:t>
      </w:r>
      <w:proofErr w:type="spellEnd"/>
      <w:r>
        <w:rPr>
          <w:i/>
          <w:iCs/>
        </w:rPr>
        <w:t xml:space="preserve"> americanus</w:t>
      </w:r>
      <w:r>
        <w:t xml:space="preserve">) with a review of variation in other species. </w:t>
      </w:r>
      <w:r>
        <w:rPr>
          <w:i/>
          <w:iCs/>
        </w:rPr>
        <w:t xml:space="preserve">Can. J. Fish. </w:t>
      </w:r>
      <w:proofErr w:type="spellStart"/>
      <w:r>
        <w:rPr>
          <w:i/>
          <w:iCs/>
        </w:rPr>
        <w:t>Aquat</w:t>
      </w:r>
      <w:proofErr w:type="spellEnd"/>
      <w:r>
        <w:rPr>
          <w:i/>
          <w:iCs/>
        </w:rPr>
        <w:t>. Sci.</w:t>
      </w:r>
      <w:r>
        <w:t xml:space="preserve">, 44(11): 1936-1947. </w:t>
      </w:r>
    </w:p>
    <w:p w14:paraId="4B0FE60A" w14:textId="77777777" w:rsidR="002D0A78" w:rsidRPr="00985FFB" w:rsidRDefault="002D0A78" w:rsidP="002D0A78">
      <w:pPr>
        <w:pStyle w:val="TS"/>
        <w:ind w:left="720" w:hanging="720"/>
      </w:pPr>
    </w:p>
    <w:p w14:paraId="115F5B04" w14:textId="07726817" w:rsidR="002D0A78" w:rsidRPr="00985FFB" w:rsidRDefault="002D0A78" w:rsidP="002D0A78">
      <w:pPr>
        <w:pStyle w:val="TS"/>
        <w:ind w:left="720" w:hanging="720"/>
      </w:pPr>
      <w:r w:rsidRPr="00985FFB">
        <w:t xml:space="preserve">Chambers, R. C. and Trippel, E. A. 1997. </w:t>
      </w:r>
      <w:r w:rsidRPr="00985FFB">
        <w:rPr>
          <w:i/>
          <w:iCs/>
        </w:rPr>
        <w:t>Early Life History and Recruitment in Fish Populations.</w:t>
      </w:r>
      <w:r w:rsidRPr="00985FFB">
        <w:t xml:space="preserve"> Fish and Fisheries Series, No. 21. New York: Chapman &amp; Hall. </w:t>
      </w:r>
    </w:p>
    <w:p w14:paraId="563C857B" w14:textId="77777777" w:rsidR="002D0A78" w:rsidRPr="00985FFB" w:rsidRDefault="002D0A78" w:rsidP="002D0A78">
      <w:pPr>
        <w:pStyle w:val="TS"/>
        <w:ind w:left="720" w:hanging="720"/>
      </w:pPr>
    </w:p>
    <w:p w14:paraId="12335AE2" w14:textId="3BF8E380" w:rsidR="002D0A78" w:rsidRPr="00985FFB" w:rsidRDefault="002D0A78" w:rsidP="002D0A78">
      <w:pPr>
        <w:pStyle w:val="TS"/>
        <w:ind w:left="720" w:hanging="720"/>
      </w:pPr>
      <w:r w:rsidRPr="00985FFB">
        <w:t xml:space="preserve">Chapman, L. J. and McKenzie, D. J. 2009. Behavioral responses and ecological consequences. In: </w:t>
      </w:r>
      <w:r w:rsidRPr="00985FFB">
        <w:rPr>
          <w:i/>
          <w:iCs/>
        </w:rPr>
        <w:t>Fish Physiology, Vol. 27: Hypoxia</w:t>
      </w:r>
      <w:r w:rsidRPr="00985FFB">
        <w:t xml:space="preserve">. (Ed. Jeffrey G. Richards, Anthony P. Farrell, and Colin J. Brauner), pp. 25-77. San Diego: Academic Press. </w:t>
      </w:r>
    </w:p>
    <w:p w14:paraId="3CCEAE38" w14:textId="77777777" w:rsidR="002D0A78" w:rsidRPr="00985FFB" w:rsidRDefault="002D0A78" w:rsidP="002D0A78">
      <w:pPr>
        <w:pStyle w:val="TS"/>
        <w:ind w:left="720" w:hanging="720"/>
      </w:pPr>
    </w:p>
    <w:p w14:paraId="57324CF1" w14:textId="6AD9B3AC" w:rsidR="002D0A78" w:rsidRPr="00985FFB" w:rsidRDefault="002D0A78" w:rsidP="002D0A78">
      <w:pPr>
        <w:pStyle w:val="TS"/>
        <w:ind w:left="720" w:hanging="720"/>
      </w:pPr>
      <w:proofErr w:type="spellStart"/>
      <w:r w:rsidRPr="00985FFB">
        <w:t>Ciuhandu</w:t>
      </w:r>
      <w:proofErr w:type="spellEnd"/>
      <w:r w:rsidRPr="00985FFB">
        <w:t xml:space="preserve">, C. S., Stevens, E. D., and Wright, P. A. 2005. The effect of oxygen on the growth of </w:t>
      </w:r>
      <w:r w:rsidRPr="00985FFB">
        <w:rPr>
          <w:i/>
          <w:iCs/>
        </w:rPr>
        <w:t>Oncorhynchus mykiss</w:t>
      </w:r>
      <w:r w:rsidRPr="00985FFB">
        <w:t xml:space="preserve"> embryos with and without a chorion. </w:t>
      </w:r>
      <w:r w:rsidRPr="00985FFB">
        <w:rPr>
          <w:i/>
          <w:iCs/>
        </w:rPr>
        <w:t>J. Fish. Biol.</w:t>
      </w:r>
      <w:r w:rsidRPr="00985FFB">
        <w:t xml:space="preserve">, 67: 1544-1551. </w:t>
      </w:r>
    </w:p>
    <w:p w14:paraId="3CDC21DB" w14:textId="77777777" w:rsidR="002D0A78" w:rsidRPr="00985FFB" w:rsidRDefault="002D0A78" w:rsidP="002D0A78">
      <w:pPr>
        <w:pStyle w:val="TS"/>
        <w:ind w:left="720" w:hanging="720"/>
      </w:pPr>
    </w:p>
    <w:p w14:paraId="3FBEA646" w14:textId="5FFE6100" w:rsidR="002D0A78" w:rsidRPr="00985FFB" w:rsidRDefault="002D0A78" w:rsidP="002D0A78">
      <w:pPr>
        <w:pStyle w:val="TS"/>
        <w:ind w:left="720" w:hanging="720"/>
      </w:pPr>
      <w:proofErr w:type="spellStart"/>
      <w:r w:rsidRPr="00985FFB">
        <w:t>Claireaux</w:t>
      </w:r>
      <w:proofErr w:type="spellEnd"/>
      <w:r w:rsidRPr="00985FFB">
        <w:t xml:space="preserve">, G. and Chabot, D. 2016. Responses by fishes to environmental hypoxia: integration through Fry’s concept of aerobic metabolic scope. </w:t>
      </w:r>
      <w:r w:rsidRPr="00985FFB">
        <w:rPr>
          <w:i/>
          <w:iCs/>
        </w:rPr>
        <w:t>J. Fish Biol.</w:t>
      </w:r>
      <w:r w:rsidRPr="00985FFB">
        <w:t xml:space="preserve">, 88: 232-251. </w:t>
      </w:r>
    </w:p>
    <w:p w14:paraId="2B57049D" w14:textId="77777777" w:rsidR="002D0A78" w:rsidRPr="00985FFB" w:rsidRDefault="002D0A78" w:rsidP="002D0A78">
      <w:pPr>
        <w:pStyle w:val="TS"/>
        <w:ind w:left="720" w:hanging="720"/>
      </w:pPr>
    </w:p>
    <w:p w14:paraId="0FFD946A" w14:textId="640B94C4" w:rsidR="002D0A78" w:rsidRPr="00985FFB" w:rsidRDefault="002D0A78" w:rsidP="002D0A78">
      <w:pPr>
        <w:pStyle w:val="TS"/>
        <w:ind w:left="720" w:hanging="720"/>
      </w:pPr>
      <w:r w:rsidRPr="00985FFB">
        <w:t>Concannon, C. A., Cross, E. L., Jones, L. F., Murray, C. S., Matassa, C. M., McBride, R. S., and Baumann, H. 2021. Temperature-dependent effects on fecundity in a serial broadcast spawning fish after whole-life high CO</w:t>
      </w:r>
      <w:r w:rsidRPr="00985FFB">
        <w:rPr>
          <w:vertAlign w:val="subscript"/>
        </w:rPr>
        <w:t>2</w:t>
      </w:r>
      <w:r w:rsidRPr="00985FFB">
        <w:t xml:space="preserve"> exposure. </w:t>
      </w:r>
      <w:r w:rsidRPr="00985FFB">
        <w:rPr>
          <w:i/>
          <w:iCs/>
        </w:rPr>
        <w:t>ICES J. Mar. Sci.</w:t>
      </w:r>
      <w:r w:rsidRPr="00985FFB">
        <w:t xml:space="preserve">, 78(10): 3724-3734. </w:t>
      </w:r>
    </w:p>
    <w:p w14:paraId="19EF2078" w14:textId="77777777" w:rsidR="002D0A78" w:rsidRPr="00985FFB" w:rsidRDefault="002D0A78" w:rsidP="002D0A78">
      <w:pPr>
        <w:pStyle w:val="TS"/>
        <w:ind w:left="720" w:hanging="720"/>
      </w:pPr>
    </w:p>
    <w:p w14:paraId="0E3356D7" w14:textId="4458B39B" w:rsidR="002D0A78" w:rsidRPr="00985FFB" w:rsidRDefault="002D0A78" w:rsidP="002D0A78">
      <w:pPr>
        <w:pStyle w:val="TS"/>
        <w:ind w:left="720" w:hanging="720"/>
      </w:pPr>
      <w:r w:rsidRPr="00985FFB">
        <w:t xml:space="preserve">Cross, E. L., Murray, C. S., and Baumann, H. 2019. Diel and tidal </w:t>
      </w:r>
      <w:r w:rsidRPr="00985FFB">
        <w:rPr>
          <w:i/>
          <w:iCs/>
        </w:rPr>
        <w:t>p</w:t>
      </w:r>
      <w:r w:rsidRPr="00985FFB">
        <w:t>CO</w:t>
      </w:r>
      <w:r w:rsidRPr="00985FFB">
        <w:rPr>
          <w:vertAlign w:val="subscript"/>
        </w:rPr>
        <w:t>2</w:t>
      </w:r>
      <w:r w:rsidRPr="00985FFB">
        <w:t xml:space="preserve"> x O</w:t>
      </w:r>
      <w:r w:rsidRPr="00985FFB">
        <w:rPr>
          <w:vertAlign w:val="subscript"/>
        </w:rPr>
        <w:t>2</w:t>
      </w:r>
      <w:r w:rsidRPr="00985FFB">
        <w:t xml:space="preserve"> fluctuations provide physiological refuge to early life stages of a coastal forage fish. </w:t>
      </w:r>
      <w:r w:rsidRPr="00985FFB">
        <w:rPr>
          <w:i/>
          <w:iCs/>
        </w:rPr>
        <w:t>Sci. Rep.</w:t>
      </w:r>
      <w:r w:rsidRPr="00985FFB">
        <w:t xml:space="preserve">, 9: 18146. </w:t>
      </w:r>
    </w:p>
    <w:p w14:paraId="4E7D49F2" w14:textId="77777777" w:rsidR="002D0A78" w:rsidRPr="00985FFB" w:rsidRDefault="002D0A78" w:rsidP="002D0A78">
      <w:pPr>
        <w:pStyle w:val="TS"/>
        <w:ind w:left="720" w:hanging="720"/>
      </w:pPr>
    </w:p>
    <w:p w14:paraId="62972FA6" w14:textId="05BD694C" w:rsidR="002D0A78" w:rsidRPr="00985FFB" w:rsidRDefault="002D0A78" w:rsidP="002D0A78">
      <w:pPr>
        <w:pStyle w:val="TS"/>
        <w:ind w:left="720" w:hanging="720"/>
      </w:pPr>
      <w:r w:rsidRPr="00985FFB">
        <w:t xml:space="preserve">Del Rio, A. M., Davis, B. E., Fangue, N. A., and </w:t>
      </w:r>
      <w:proofErr w:type="spellStart"/>
      <w:r w:rsidRPr="00985FFB">
        <w:t>Todgham</w:t>
      </w:r>
      <w:proofErr w:type="spellEnd"/>
      <w:r w:rsidRPr="00985FFB">
        <w:t xml:space="preserve">, A. E. 2019. Combined effects of warming and hypoxia on early life stage Chinook salmon physiology and development. </w:t>
      </w:r>
      <w:proofErr w:type="spellStart"/>
      <w:r w:rsidRPr="00985FFB">
        <w:rPr>
          <w:i/>
          <w:iCs/>
        </w:rPr>
        <w:t>Conserv</w:t>
      </w:r>
      <w:proofErr w:type="spellEnd"/>
      <w:r w:rsidRPr="00985FFB">
        <w:rPr>
          <w:i/>
          <w:iCs/>
        </w:rPr>
        <w:t>. Physiol.</w:t>
      </w:r>
      <w:r w:rsidRPr="00985FFB">
        <w:t xml:space="preserve">, 7(1): coy078. </w:t>
      </w:r>
      <w:proofErr w:type="spellStart"/>
      <w:r w:rsidRPr="00985FFB">
        <w:t>doi</w:t>
      </w:r>
      <w:proofErr w:type="spellEnd"/>
      <w:r w:rsidRPr="00985FFB">
        <w:t>: 10.1093/</w:t>
      </w:r>
      <w:proofErr w:type="spellStart"/>
      <w:r w:rsidRPr="00985FFB">
        <w:t>conphys</w:t>
      </w:r>
      <w:proofErr w:type="spellEnd"/>
      <w:r w:rsidRPr="00985FFB">
        <w:t xml:space="preserve">/coy078 </w:t>
      </w:r>
    </w:p>
    <w:p w14:paraId="5ED17DEB" w14:textId="77777777" w:rsidR="002D0A78" w:rsidRPr="00985FFB" w:rsidRDefault="002D0A78" w:rsidP="002D0A78">
      <w:pPr>
        <w:pStyle w:val="TS"/>
        <w:ind w:left="720" w:hanging="720"/>
      </w:pPr>
    </w:p>
    <w:p w14:paraId="5D0BE053" w14:textId="378AB1BD" w:rsidR="002D0A78" w:rsidRPr="00985FFB" w:rsidRDefault="002D0A78" w:rsidP="002D0A78">
      <w:pPr>
        <w:pStyle w:val="TS"/>
        <w:ind w:left="720" w:hanging="720"/>
      </w:pPr>
      <w:r w:rsidRPr="00985FFB">
        <w:t xml:space="preserve">Desforges, J.-P. W., Sonne, C., and Dietz, R. 2017. Using energy budgets to combine ecology and toxicology in a mammalian sentinel species. </w:t>
      </w:r>
      <w:r w:rsidRPr="00985FFB">
        <w:rPr>
          <w:i/>
          <w:iCs/>
        </w:rPr>
        <w:t>Sci. Rep.</w:t>
      </w:r>
      <w:r w:rsidRPr="00985FFB">
        <w:t xml:space="preserve">, 7: 46267. </w:t>
      </w:r>
      <w:proofErr w:type="spellStart"/>
      <w:r w:rsidRPr="00985FFB">
        <w:t>doi</w:t>
      </w:r>
      <w:proofErr w:type="spellEnd"/>
      <w:r w:rsidRPr="00985FFB">
        <w:t xml:space="preserve">: 10.1038/srep46267 </w:t>
      </w:r>
    </w:p>
    <w:p w14:paraId="7FBAD9EB" w14:textId="77777777" w:rsidR="002D0A78" w:rsidRPr="00985FFB" w:rsidRDefault="002D0A78" w:rsidP="002D0A78">
      <w:pPr>
        <w:pStyle w:val="TS"/>
        <w:ind w:left="720" w:hanging="720"/>
      </w:pPr>
    </w:p>
    <w:p w14:paraId="2BA9B502" w14:textId="25D88D8B" w:rsidR="002D0A78" w:rsidRPr="00985FFB" w:rsidRDefault="002D0A78" w:rsidP="002D0A78">
      <w:pPr>
        <w:pStyle w:val="TS"/>
        <w:ind w:left="720" w:hanging="720"/>
      </w:pPr>
      <w:r w:rsidRPr="00985FFB">
        <w:t xml:space="preserve">Di Santo, V., </w:t>
      </w:r>
      <w:proofErr w:type="spellStart"/>
      <w:r w:rsidRPr="00985FFB">
        <w:t>Kenaley</w:t>
      </w:r>
      <w:proofErr w:type="spellEnd"/>
      <w:r w:rsidRPr="00985FFB">
        <w:t xml:space="preserve">, C. P., and Lauder, G. V. 2017. High postural costs and anaerobic metabolism during swimming support the hypothesis of a U-shaped metabolism–speed curve in fishes. </w:t>
      </w:r>
      <w:r w:rsidRPr="00985FFB">
        <w:rPr>
          <w:i/>
          <w:iCs/>
        </w:rPr>
        <w:t>Proc. Nat. Acad. Sci.</w:t>
      </w:r>
      <w:r w:rsidRPr="00985FFB">
        <w:t xml:space="preserve">, 114(49): 13048-13053. </w:t>
      </w:r>
    </w:p>
    <w:p w14:paraId="484CA30B" w14:textId="77777777" w:rsidR="002D0A78" w:rsidRPr="00985FFB" w:rsidRDefault="002D0A78" w:rsidP="002D0A78">
      <w:pPr>
        <w:pStyle w:val="TS"/>
        <w:ind w:left="720" w:hanging="720"/>
      </w:pPr>
    </w:p>
    <w:p w14:paraId="2891D3F0" w14:textId="3E471710" w:rsidR="002D0A78" w:rsidRPr="00985FFB" w:rsidRDefault="002D0A78" w:rsidP="002D0A78">
      <w:pPr>
        <w:pStyle w:val="TS"/>
        <w:ind w:left="720" w:hanging="720"/>
      </w:pPr>
      <w:r w:rsidRPr="00985FFB">
        <w:t xml:space="preserve">Diaz, R. J. and Rosenberg, R. 2008. Spreading Dead Zones and Consequences for Marine Ecosystems. </w:t>
      </w:r>
      <w:r w:rsidRPr="00985FFB">
        <w:rPr>
          <w:i/>
          <w:iCs/>
        </w:rPr>
        <w:t>Science</w:t>
      </w:r>
      <w:r w:rsidRPr="00985FFB">
        <w:t xml:space="preserve">, 321: 926-929. </w:t>
      </w:r>
    </w:p>
    <w:p w14:paraId="0C8E98C1" w14:textId="77777777" w:rsidR="002D0A78" w:rsidRPr="00985FFB" w:rsidRDefault="002D0A78" w:rsidP="002D0A78">
      <w:pPr>
        <w:pStyle w:val="TS"/>
        <w:ind w:left="720" w:hanging="720"/>
      </w:pPr>
    </w:p>
    <w:p w14:paraId="7D7C593A" w14:textId="3F17BBDB" w:rsidR="002D0A78" w:rsidRPr="00985FFB" w:rsidRDefault="002D0A78" w:rsidP="002D0A78">
      <w:pPr>
        <w:pStyle w:val="TS"/>
        <w:ind w:left="720" w:hanging="720"/>
      </w:pPr>
      <w:r w:rsidRPr="00985FFB">
        <w:t xml:space="preserve">Earhart, M. L., Blanchard, T. S., Harman, A. A., and Schulte, P. M. 2022. Hypoxia and High Temperature as Interacting Stressors: Will Plasticity Promote Resilience of Fishes in a Changing World? </w:t>
      </w:r>
      <w:r w:rsidRPr="00985FFB">
        <w:rPr>
          <w:i/>
          <w:iCs/>
        </w:rPr>
        <w:t>Biol. Bull.</w:t>
      </w:r>
      <w:r w:rsidRPr="00985FFB">
        <w:t xml:space="preserve">, 243: 149-170. </w:t>
      </w:r>
    </w:p>
    <w:p w14:paraId="78EF7576" w14:textId="77777777" w:rsidR="002D0A78" w:rsidRPr="00985FFB" w:rsidRDefault="002D0A78" w:rsidP="002D0A78">
      <w:pPr>
        <w:pStyle w:val="TS"/>
        <w:ind w:left="720" w:hanging="720"/>
      </w:pPr>
    </w:p>
    <w:p w14:paraId="26780B5F" w14:textId="2E6878CF" w:rsidR="002D0A78" w:rsidRPr="00985FFB" w:rsidRDefault="002D0A78" w:rsidP="002D0A78">
      <w:pPr>
        <w:pStyle w:val="TS"/>
        <w:ind w:left="720" w:hanging="720"/>
      </w:pPr>
      <w:r w:rsidRPr="00985FFB">
        <w:t xml:space="preserve">Evans, M. R., Grimm, V., </w:t>
      </w:r>
      <w:proofErr w:type="spellStart"/>
      <w:r w:rsidRPr="00985FFB">
        <w:t>Johst</w:t>
      </w:r>
      <w:proofErr w:type="spellEnd"/>
      <w:r w:rsidRPr="00985FFB">
        <w:t xml:space="preserve">, K., et al. 2013. Do simple models lead to generality in ecology? </w:t>
      </w:r>
      <w:r w:rsidRPr="00985FFB">
        <w:rPr>
          <w:i/>
          <w:iCs/>
        </w:rPr>
        <w:t>Trends in Ecology &amp; Evolution</w:t>
      </w:r>
      <w:r w:rsidRPr="00985FFB">
        <w:t xml:space="preserve">, 28(10): 578-583. </w:t>
      </w:r>
    </w:p>
    <w:p w14:paraId="0B6AB61A" w14:textId="77777777" w:rsidR="002D0A78" w:rsidRPr="00985FFB" w:rsidRDefault="002D0A78" w:rsidP="002D0A78">
      <w:pPr>
        <w:pStyle w:val="TS"/>
        <w:ind w:left="720" w:hanging="720"/>
      </w:pPr>
    </w:p>
    <w:p w14:paraId="6658F461" w14:textId="157A2F06" w:rsidR="002D0A78" w:rsidRDefault="002D0A78" w:rsidP="002D0A78">
      <w:pPr>
        <w:pStyle w:val="TS"/>
        <w:ind w:left="720" w:hanging="720"/>
      </w:pPr>
      <w:r w:rsidRPr="00985FFB">
        <w:t xml:space="preserve">Farrell, A. P. and Brauner, C. J. 2009. Fish Physiology, Vol. 27: Hypoxia. Academic Press, London. </w:t>
      </w:r>
    </w:p>
    <w:p w14:paraId="6347443A" w14:textId="77777777" w:rsidR="002D22BE" w:rsidRDefault="002D22BE" w:rsidP="002D0A78">
      <w:pPr>
        <w:pStyle w:val="TS"/>
        <w:ind w:left="720" w:hanging="720"/>
      </w:pPr>
    </w:p>
    <w:p w14:paraId="4321E268" w14:textId="7B2F8B61" w:rsidR="002D22BE" w:rsidRPr="002D22BE" w:rsidRDefault="002D22BE" w:rsidP="002D0A78">
      <w:pPr>
        <w:pStyle w:val="TS"/>
        <w:ind w:left="720" w:hanging="720"/>
      </w:pPr>
      <w:r>
        <w:t>Finn, R. N., Fyhn, H. J., and Evjen, M. S. 1995. Physiological energetics of developing embryos and yolk-sac larvae of Atlantic cod (</w:t>
      </w:r>
      <w:r>
        <w:rPr>
          <w:i/>
          <w:iCs/>
        </w:rPr>
        <w:t xml:space="preserve">Gadus </w:t>
      </w:r>
      <w:proofErr w:type="spellStart"/>
      <w:r>
        <w:rPr>
          <w:i/>
          <w:iCs/>
        </w:rPr>
        <w:t>morhua</w:t>
      </w:r>
      <w:proofErr w:type="spellEnd"/>
      <w:r>
        <w:t xml:space="preserve">). I. Respiration and nitrogen metabolism. </w:t>
      </w:r>
      <w:r>
        <w:rPr>
          <w:i/>
          <w:iCs/>
        </w:rPr>
        <w:t>Mar. Biol.</w:t>
      </w:r>
      <w:r>
        <w:t xml:space="preserve">, 124: 355-369. </w:t>
      </w:r>
    </w:p>
    <w:p w14:paraId="6E0E4300" w14:textId="77777777" w:rsidR="002D0A78" w:rsidRPr="00985FFB" w:rsidRDefault="002D0A78" w:rsidP="002D0A78">
      <w:pPr>
        <w:pStyle w:val="TS"/>
        <w:ind w:left="720" w:hanging="720"/>
      </w:pPr>
    </w:p>
    <w:p w14:paraId="7DA42844" w14:textId="17D8AA69" w:rsidR="002D0A78" w:rsidRPr="00985FFB" w:rsidRDefault="002D0A78" w:rsidP="002D0A78">
      <w:pPr>
        <w:pStyle w:val="TS"/>
        <w:ind w:left="720" w:hanging="720"/>
      </w:pPr>
      <w:r w:rsidRPr="00985FFB">
        <w:t xml:space="preserve">Galic, N., Sullivan, L. L., Grimm, V., and Forbes, V. E. 2018. When things don’t add up: quantifying impacts of multiple stressors from individual metabolism to ecosystem processing. </w:t>
      </w:r>
      <w:r w:rsidRPr="00985FFB">
        <w:rPr>
          <w:i/>
          <w:iCs/>
        </w:rPr>
        <w:t>Ecol. Lett.</w:t>
      </w:r>
      <w:r w:rsidRPr="00985FFB">
        <w:t xml:space="preserve">, 21(4): 568-577. </w:t>
      </w:r>
    </w:p>
    <w:p w14:paraId="4A0CDC7F" w14:textId="77777777" w:rsidR="002D0A78" w:rsidRPr="00985FFB" w:rsidRDefault="002D0A78" w:rsidP="002D0A78">
      <w:pPr>
        <w:pStyle w:val="TS"/>
        <w:ind w:left="720" w:hanging="720"/>
      </w:pPr>
    </w:p>
    <w:p w14:paraId="1DA9C2A6" w14:textId="342D546E" w:rsidR="002D0A78" w:rsidRPr="00985FFB" w:rsidRDefault="002D0A78" w:rsidP="002D0A78">
      <w:pPr>
        <w:pStyle w:val="TS"/>
        <w:ind w:left="720" w:hanging="720"/>
      </w:pPr>
      <w:r w:rsidRPr="00985FFB">
        <w:t xml:space="preserve">Goussen, B., Rendal, C., Sheffield, D., Butler, E., Price, O. R., and Ashauer, R. 2020. Bioenergetics modelling to analyze and predict the joint effects of multiple stressors: Meta-analysis and model corroboration. </w:t>
      </w:r>
      <w:r w:rsidRPr="00985FFB">
        <w:rPr>
          <w:i/>
          <w:iCs/>
        </w:rPr>
        <w:t>Sci. Total. Environ.</w:t>
      </w:r>
      <w:r w:rsidRPr="00985FFB">
        <w:t xml:space="preserve">, 749: 141509. </w:t>
      </w:r>
    </w:p>
    <w:p w14:paraId="7991CBE4" w14:textId="77777777" w:rsidR="002D0A78" w:rsidRPr="00985FFB" w:rsidRDefault="002D0A78" w:rsidP="002D0A78">
      <w:pPr>
        <w:pStyle w:val="TS"/>
        <w:ind w:left="720" w:hanging="720"/>
      </w:pPr>
    </w:p>
    <w:p w14:paraId="149D1D38" w14:textId="6A73DA7D" w:rsidR="002D0A78" w:rsidRPr="00985FFB" w:rsidRDefault="002D0A78" w:rsidP="002D0A78">
      <w:pPr>
        <w:pStyle w:val="TS"/>
        <w:ind w:left="720" w:hanging="720"/>
      </w:pPr>
      <w:r w:rsidRPr="00985FFB">
        <w:t xml:space="preserve">Grear, J. S., O’Leary, C. A., Nye, J. A., </w:t>
      </w:r>
      <w:proofErr w:type="spellStart"/>
      <w:r w:rsidRPr="00985FFB">
        <w:t>Tettelbach</w:t>
      </w:r>
      <w:proofErr w:type="spellEnd"/>
      <w:r w:rsidRPr="00985FFB">
        <w:t xml:space="preserve">, S. T., and Gobler, C. J. 2020. Effects of coastal acidification on North Atlantic bivalves: interpreting laboratory responses in the context of </w:t>
      </w:r>
      <w:r w:rsidRPr="00985FFB">
        <w:rPr>
          <w:i/>
          <w:iCs/>
        </w:rPr>
        <w:t>in situ</w:t>
      </w:r>
      <w:r w:rsidRPr="00985FFB">
        <w:t xml:space="preserve"> populations. </w:t>
      </w:r>
      <w:r w:rsidRPr="00985FFB">
        <w:rPr>
          <w:i/>
          <w:iCs/>
        </w:rPr>
        <w:t>Mar. Ecol. Prog. Ser.</w:t>
      </w:r>
      <w:r w:rsidRPr="00985FFB">
        <w:t xml:space="preserve">, 633: 89-104. </w:t>
      </w:r>
    </w:p>
    <w:p w14:paraId="0731E359" w14:textId="77777777" w:rsidR="002D0A78" w:rsidRPr="00985FFB" w:rsidRDefault="002D0A78" w:rsidP="002D0A78">
      <w:pPr>
        <w:pStyle w:val="TS"/>
        <w:ind w:left="720" w:hanging="720"/>
      </w:pPr>
    </w:p>
    <w:p w14:paraId="6A76A8AF" w14:textId="6947EBE7" w:rsidR="002D0A78" w:rsidRDefault="002D0A78" w:rsidP="002D0A78">
      <w:pPr>
        <w:pStyle w:val="TS"/>
        <w:ind w:left="720" w:hanging="720"/>
      </w:pPr>
      <w:r w:rsidRPr="00985FFB">
        <w:t xml:space="preserve">Gruber, J. 2011. Warming up, turning sour, losing breath: ocean biogeochemistry under global change. </w:t>
      </w:r>
      <w:r w:rsidRPr="00985FFB">
        <w:rPr>
          <w:i/>
          <w:iCs/>
        </w:rPr>
        <w:t>Phil. Trans. R. Soc. A</w:t>
      </w:r>
      <w:r w:rsidRPr="00985FFB">
        <w:t xml:space="preserve">, 369: 1980-1996. </w:t>
      </w:r>
    </w:p>
    <w:p w14:paraId="42B4AB70" w14:textId="77777777" w:rsidR="00426555" w:rsidRDefault="00426555" w:rsidP="002D0A78">
      <w:pPr>
        <w:pStyle w:val="TS"/>
        <w:ind w:left="720" w:hanging="720"/>
      </w:pPr>
    </w:p>
    <w:p w14:paraId="2A2DB67B" w14:textId="77A378D7" w:rsidR="00426555" w:rsidRPr="00426555" w:rsidRDefault="00426555" w:rsidP="002D0A78">
      <w:pPr>
        <w:pStyle w:val="TS"/>
        <w:ind w:left="720" w:hanging="720"/>
      </w:pPr>
      <w:r>
        <w:t xml:space="preserve">Hamda, N. T., Martin, B., Poletto, J. B., Cocherell, D. E., Fangue, N. A., Van </w:t>
      </w:r>
      <w:proofErr w:type="spellStart"/>
      <w:r>
        <w:t>Eenennaam</w:t>
      </w:r>
      <w:proofErr w:type="spellEnd"/>
      <w:r>
        <w:t>, J., Mora, E. A., and Danner, E. 2019. Applying a simplified energy-budget model to explore the effects of temperature and food availability on the life history of green sturgeon (</w:t>
      </w:r>
      <w:r>
        <w:rPr>
          <w:i/>
          <w:iCs/>
        </w:rPr>
        <w:t xml:space="preserve">Acipenser </w:t>
      </w:r>
      <w:proofErr w:type="spellStart"/>
      <w:r>
        <w:rPr>
          <w:i/>
          <w:iCs/>
        </w:rPr>
        <w:t>medirostris</w:t>
      </w:r>
      <w:proofErr w:type="spellEnd"/>
      <w:r>
        <w:t xml:space="preserve">). </w:t>
      </w:r>
      <w:r>
        <w:rPr>
          <w:i/>
          <w:iCs/>
        </w:rPr>
        <w:t>Ecol. Modell.</w:t>
      </w:r>
      <w:r>
        <w:t xml:space="preserve">, 395: 1-10. </w:t>
      </w:r>
    </w:p>
    <w:p w14:paraId="2A76E2D4" w14:textId="77777777" w:rsidR="002D0A78" w:rsidRPr="00985FFB" w:rsidRDefault="002D0A78" w:rsidP="002D0A78">
      <w:pPr>
        <w:pStyle w:val="TS"/>
        <w:ind w:left="720" w:hanging="720"/>
      </w:pPr>
    </w:p>
    <w:p w14:paraId="65323C61" w14:textId="1FEB8C6D" w:rsidR="002D0A78" w:rsidRPr="00985FFB" w:rsidRDefault="002D0A78" w:rsidP="002D0A78">
      <w:pPr>
        <w:pStyle w:val="TS"/>
        <w:ind w:left="720" w:hanging="720"/>
      </w:pPr>
      <w:r w:rsidRPr="00985FFB">
        <w:t xml:space="preserve">Hancock, J. R. and Place, S. P. 2016. Impact of ocean acidification on the hypoxia tolerance of the woolly sculpin, </w:t>
      </w:r>
      <w:proofErr w:type="spellStart"/>
      <w:r w:rsidRPr="00985FFB">
        <w:rPr>
          <w:i/>
          <w:iCs/>
        </w:rPr>
        <w:t>Clinocottus</w:t>
      </w:r>
      <w:proofErr w:type="spellEnd"/>
      <w:r w:rsidRPr="00985FFB">
        <w:rPr>
          <w:i/>
          <w:iCs/>
        </w:rPr>
        <w:t xml:space="preserve"> </w:t>
      </w:r>
      <w:proofErr w:type="spellStart"/>
      <w:r w:rsidRPr="00985FFB">
        <w:rPr>
          <w:i/>
          <w:iCs/>
        </w:rPr>
        <w:t>analis</w:t>
      </w:r>
      <w:proofErr w:type="spellEnd"/>
      <w:r w:rsidRPr="00985FFB">
        <w:rPr>
          <w:i/>
          <w:iCs/>
        </w:rPr>
        <w:t xml:space="preserve">. </w:t>
      </w:r>
      <w:proofErr w:type="spellStart"/>
      <w:r w:rsidRPr="00985FFB">
        <w:rPr>
          <w:i/>
          <w:iCs/>
        </w:rPr>
        <w:t>Conserv</w:t>
      </w:r>
      <w:proofErr w:type="spellEnd"/>
      <w:r w:rsidRPr="00985FFB">
        <w:rPr>
          <w:i/>
          <w:iCs/>
        </w:rPr>
        <w:t>. Physiol</w:t>
      </w:r>
      <w:r w:rsidRPr="00985FFB">
        <w:t>. 4, cow040. doi:10.1093/</w:t>
      </w:r>
      <w:proofErr w:type="spellStart"/>
      <w:r w:rsidRPr="00985FFB">
        <w:t>conphys</w:t>
      </w:r>
      <w:proofErr w:type="spellEnd"/>
      <w:r w:rsidRPr="00985FFB">
        <w:t>/cow040</w:t>
      </w:r>
    </w:p>
    <w:p w14:paraId="503A0712" w14:textId="77777777" w:rsidR="002D0A78" w:rsidRPr="00985FFB" w:rsidRDefault="002D0A78" w:rsidP="002D0A78">
      <w:pPr>
        <w:pStyle w:val="TS"/>
        <w:ind w:left="720" w:hanging="720"/>
      </w:pPr>
    </w:p>
    <w:p w14:paraId="53434A47" w14:textId="2DE89F75" w:rsidR="002D0A78" w:rsidRPr="00985FFB" w:rsidRDefault="002D0A78" w:rsidP="002D0A78">
      <w:pPr>
        <w:pStyle w:val="TS"/>
        <w:ind w:left="720" w:hanging="720"/>
      </w:pPr>
      <w:r w:rsidRPr="00985FFB">
        <w:t xml:space="preserve">Heath, A. G. and Pritchard, A. W. 1965. Effects of severe hypoxia on carbohydrate energy stores and metabolism in two species of fresh-water fish. </w:t>
      </w:r>
      <w:r w:rsidRPr="00985FFB">
        <w:rPr>
          <w:i/>
          <w:iCs/>
        </w:rPr>
        <w:t>Physiol. Zool.</w:t>
      </w:r>
      <w:r w:rsidRPr="00985FFB">
        <w:t xml:space="preserve">, 38(4): 325-334. </w:t>
      </w:r>
    </w:p>
    <w:p w14:paraId="4E96BB24" w14:textId="77777777" w:rsidR="002D0A78" w:rsidRPr="00985FFB" w:rsidRDefault="002D0A78" w:rsidP="002D0A78">
      <w:pPr>
        <w:pStyle w:val="TS"/>
        <w:ind w:left="720" w:hanging="720"/>
      </w:pPr>
    </w:p>
    <w:p w14:paraId="578554FE" w14:textId="5D2E26E3" w:rsidR="002D0A78" w:rsidRPr="00985FFB" w:rsidRDefault="002D0A78" w:rsidP="002D0A78">
      <w:pPr>
        <w:pStyle w:val="TS"/>
        <w:ind w:left="720" w:hanging="720"/>
      </w:pPr>
      <w:r w:rsidRPr="00985FFB">
        <w:t xml:space="preserve">Holling, C. S. 1966. The strategy of building models of complex ecological systems. In: Systems Analysis in Ecology. (K. E. F. Watt, Ed.) Academic Press. Pp. 195-214. </w:t>
      </w:r>
    </w:p>
    <w:p w14:paraId="25FF5278" w14:textId="77777777" w:rsidR="002D0A78" w:rsidRPr="00985FFB" w:rsidRDefault="002D0A78" w:rsidP="002D0A78">
      <w:pPr>
        <w:pStyle w:val="TS"/>
        <w:ind w:left="720" w:hanging="720"/>
      </w:pPr>
    </w:p>
    <w:p w14:paraId="311A6DE4" w14:textId="07962468" w:rsidR="002D0A78" w:rsidRPr="00985FFB" w:rsidRDefault="002D0A78" w:rsidP="002D0A78">
      <w:pPr>
        <w:pStyle w:val="TS"/>
        <w:ind w:left="720" w:hanging="720"/>
      </w:pPr>
      <w:r w:rsidRPr="00985FFB">
        <w:lastRenderedPageBreak/>
        <w:t xml:space="preserve">Howarth, R., Chan, F., Conley, D. J., Garnier, J., Doney, S. C., Marino, R., and Billen, G. 2011. Coupled biogeochemical cycles: eutrophication and hypoxia in temperate estuaries and coastal marine ecosystems. </w:t>
      </w:r>
      <w:r w:rsidRPr="00985FFB">
        <w:rPr>
          <w:i/>
          <w:iCs/>
        </w:rPr>
        <w:t>Front. Ecol. Environ.</w:t>
      </w:r>
      <w:r w:rsidRPr="00985FFB">
        <w:t xml:space="preserve">, 9(1): 18-26. </w:t>
      </w:r>
      <w:proofErr w:type="spellStart"/>
      <w:r w:rsidRPr="00985FFB">
        <w:t>doi</w:t>
      </w:r>
      <w:proofErr w:type="spellEnd"/>
      <w:r w:rsidRPr="00985FFB">
        <w:t xml:space="preserve">: 10.1890/100008 </w:t>
      </w:r>
    </w:p>
    <w:p w14:paraId="09D0EF71" w14:textId="77777777" w:rsidR="002D0A78" w:rsidRPr="00985FFB" w:rsidRDefault="002D0A78" w:rsidP="002D0A78">
      <w:pPr>
        <w:pStyle w:val="TS"/>
        <w:ind w:left="720" w:hanging="720"/>
      </w:pPr>
    </w:p>
    <w:p w14:paraId="5DF68098" w14:textId="6808C6EA" w:rsidR="002D0A78" w:rsidRPr="00985FFB" w:rsidRDefault="002D0A78" w:rsidP="002D0A78">
      <w:pPr>
        <w:pStyle w:val="TS"/>
        <w:ind w:left="720" w:hanging="720"/>
      </w:pPr>
      <w:r w:rsidRPr="00985FFB">
        <w:t xml:space="preserve">Jager, T. 2018. DEBkiss: A Simple Framework for Animal Energy Budgets. Version 2.0. </w:t>
      </w:r>
      <w:proofErr w:type="spellStart"/>
      <w:r w:rsidRPr="00985FFB">
        <w:t>Leanpub</w:t>
      </w:r>
      <w:proofErr w:type="spellEnd"/>
      <w:r w:rsidRPr="00985FFB">
        <w:t xml:space="preserve">: https://leanpub.com/debkiss_book. </w:t>
      </w:r>
    </w:p>
    <w:p w14:paraId="231BDA73" w14:textId="77777777" w:rsidR="002D0A78" w:rsidRPr="00985FFB" w:rsidRDefault="002D0A78" w:rsidP="002D0A78">
      <w:pPr>
        <w:pStyle w:val="TS"/>
        <w:ind w:left="720" w:hanging="720"/>
      </w:pPr>
    </w:p>
    <w:p w14:paraId="54B02CF8" w14:textId="2F7E80B1" w:rsidR="002D0A78" w:rsidRPr="00985FFB" w:rsidRDefault="002D0A78" w:rsidP="002D0A78">
      <w:pPr>
        <w:pStyle w:val="TS"/>
        <w:ind w:left="720" w:hanging="720"/>
      </w:pPr>
      <w:r w:rsidRPr="00985FFB">
        <w:t xml:space="preserve">Jager, T., Martin, B. T., and Zimmer, E. I. 2013. DEBkiss or the quest for the simplest generic model of animal life history. </w:t>
      </w:r>
      <w:r w:rsidRPr="00985FFB">
        <w:rPr>
          <w:i/>
          <w:iCs/>
        </w:rPr>
        <w:t>J. Theor. Biol.</w:t>
      </w:r>
      <w:r w:rsidRPr="00985FFB">
        <w:t xml:space="preserve">, 328: 9-18. </w:t>
      </w:r>
    </w:p>
    <w:p w14:paraId="2D26AD73" w14:textId="77777777" w:rsidR="002D0A78" w:rsidRPr="00985FFB" w:rsidRDefault="002D0A78" w:rsidP="002D0A78">
      <w:pPr>
        <w:pStyle w:val="TS"/>
        <w:ind w:left="720" w:hanging="720"/>
      </w:pPr>
    </w:p>
    <w:p w14:paraId="05BA1990" w14:textId="7E982093" w:rsidR="002D0A78" w:rsidRDefault="002D0A78" w:rsidP="002D0A78">
      <w:pPr>
        <w:pStyle w:val="TS"/>
        <w:ind w:left="720" w:hanging="720"/>
      </w:pPr>
      <w:r w:rsidRPr="00985FFB">
        <w:t xml:space="preserve">Jager, T., </w:t>
      </w:r>
      <w:proofErr w:type="spellStart"/>
      <w:r w:rsidRPr="00985FFB">
        <w:t>Ravagnan</w:t>
      </w:r>
      <w:proofErr w:type="spellEnd"/>
      <w:r w:rsidRPr="00985FFB">
        <w:t xml:space="preserve">, E., and Dupont, S. 2016. Near-future ocean acidification impacts maintenance costs in sea-urchin larvae: Identification of stress factors and tipping points using a DEB modelling approach. </w:t>
      </w:r>
      <w:r w:rsidRPr="00985FFB">
        <w:rPr>
          <w:i/>
          <w:iCs/>
        </w:rPr>
        <w:t>J. Exp. Mar. Biol. Ecol.</w:t>
      </w:r>
      <w:r w:rsidRPr="00985FFB">
        <w:t xml:space="preserve">, 474: 11-17. </w:t>
      </w:r>
    </w:p>
    <w:p w14:paraId="58966ECC" w14:textId="77777777" w:rsidR="00515784" w:rsidRDefault="00515784" w:rsidP="002D0A78">
      <w:pPr>
        <w:pStyle w:val="TS"/>
        <w:ind w:left="720" w:hanging="720"/>
      </w:pPr>
    </w:p>
    <w:p w14:paraId="3137E8A4" w14:textId="6AEB4DE5" w:rsidR="00515784" w:rsidRPr="00515784" w:rsidRDefault="00515784" w:rsidP="002D0A78">
      <w:pPr>
        <w:pStyle w:val="TS"/>
        <w:ind w:left="720" w:hanging="720"/>
      </w:pPr>
      <w:r>
        <w:t>Jager, T., Nepstad, R., Hansen, B. H., and Farkas, J. 2018. Simple energy-budget model for yolk-feeding stages of Atlantic cod (</w:t>
      </w:r>
      <w:r>
        <w:rPr>
          <w:i/>
          <w:iCs/>
        </w:rPr>
        <w:t xml:space="preserve">Gadus </w:t>
      </w:r>
      <w:proofErr w:type="spellStart"/>
      <w:r>
        <w:rPr>
          <w:i/>
          <w:iCs/>
        </w:rPr>
        <w:t>morhua</w:t>
      </w:r>
      <w:proofErr w:type="spellEnd"/>
      <w:r>
        <w:t xml:space="preserve">). </w:t>
      </w:r>
      <w:r>
        <w:rPr>
          <w:i/>
          <w:iCs/>
        </w:rPr>
        <w:t>Ecol. Mode</w:t>
      </w:r>
      <w:r w:rsidR="00CB51E0">
        <w:rPr>
          <w:i/>
          <w:iCs/>
        </w:rPr>
        <w:t>l</w:t>
      </w:r>
      <w:r>
        <w:rPr>
          <w:i/>
          <w:iCs/>
        </w:rPr>
        <w:t>l.</w:t>
      </w:r>
      <w:r>
        <w:t xml:space="preserve">, 385: 213-219. </w:t>
      </w:r>
    </w:p>
    <w:p w14:paraId="0007B7EB" w14:textId="77777777" w:rsidR="002D0A78" w:rsidRPr="00985FFB" w:rsidRDefault="002D0A78" w:rsidP="002D0A78">
      <w:pPr>
        <w:pStyle w:val="TS"/>
        <w:ind w:left="720" w:hanging="720"/>
      </w:pPr>
    </w:p>
    <w:p w14:paraId="4F735944" w14:textId="3FD8ECF8" w:rsidR="002D0A78" w:rsidRDefault="002D0A78" w:rsidP="002D0A78">
      <w:pPr>
        <w:pStyle w:val="TS"/>
        <w:ind w:left="720" w:hanging="720"/>
      </w:pPr>
      <w:r w:rsidRPr="00985FFB">
        <w:t xml:space="preserve">Jusup, M., Sousa, T., Domingos, T., Labinac, V., Marn, N., Wang, Z., and </w:t>
      </w:r>
      <w:proofErr w:type="spellStart"/>
      <w:r w:rsidRPr="00985FFB">
        <w:t>Klanj</w:t>
      </w:r>
      <w:r w:rsidRPr="00985FFB">
        <w:rPr>
          <w:rFonts w:cs="Times New Roman"/>
        </w:rPr>
        <w:t>šč</w:t>
      </w:r>
      <w:r w:rsidRPr="00985FFB">
        <w:t>ek</w:t>
      </w:r>
      <w:proofErr w:type="spellEnd"/>
      <w:r w:rsidRPr="00985FFB">
        <w:t xml:space="preserve">, T. 2017. Physics of metabolic organization. </w:t>
      </w:r>
      <w:r w:rsidRPr="00985FFB">
        <w:rPr>
          <w:i/>
          <w:iCs/>
        </w:rPr>
        <w:t>Physics of Life Reviews</w:t>
      </w:r>
      <w:r w:rsidRPr="00985FFB">
        <w:t xml:space="preserve">, 20: 1-39. </w:t>
      </w:r>
    </w:p>
    <w:p w14:paraId="61461763" w14:textId="77777777" w:rsidR="00594469" w:rsidRDefault="00594469" w:rsidP="002D0A78">
      <w:pPr>
        <w:pStyle w:val="TS"/>
        <w:ind w:left="720" w:hanging="720"/>
      </w:pPr>
    </w:p>
    <w:p w14:paraId="4EB9F1DB" w14:textId="45C5B1AE" w:rsidR="00594469" w:rsidRDefault="00594469" w:rsidP="002D0A78">
      <w:pPr>
        <w:pStyle w:val="TS"/>
        <w:ind w:left="720" w:hanging="720"/>
      </w:pPr>
      <w:proofErr w:type="spellStart"/>
      <w:r>
        <w:t>Kajimura</w:t>
      </w:r>
      <w:proofErr w:type="spellEnd"/>
      <w:r>
        <w:t xml:space="preserve">, S., Aida, K., and Duan, C. 2005. Insulin-like growth factor-binding protein-1 (IGFBP-1) mediates hypoxia-induced embryonic growth and developmental retardation. </w:t>
      </w:r>
      <w:r>
        <w:rPr>
          <w:i/>
          <w:iCs/>
        </w:rPr>
        <w:t>Proc. Nat. Acad. Sci.</w:t>
      </w:r>
      <w:r>
        <w:t xml:space="preserve">, 102(4): 1240-1245. </w:t>
      </w:r>
    </w:p>
    <w:p w14:paraId="648D5159" w14:textId="77777777" w:rsidR="00301CD8" w:rsidRDefault="00301CD8" w:rsidP="002D0A78">
      <w:pPr>
        <w:pStyle w:val="TS"/>
        <w:ind w:left="720" w:hanging="720"/>
      </w:pPr>
    </w:p>
    <w:p w14:paraId="307C4614" w14:textId="14AA967E" w:rsidR="00301CD8" w:rsidRPr="00301CD8" w:rsidRDefault="00301CD8" w:rsidP="002D0A78">
      <w:pPr>
        <w:pStyle w:val="TS"/>
        <w:ind w:left="720" w:hanging="720"/>
      </w:pPr>
      <w:proofErr w:type="spellStart"/>
      <w:r>
        <w:t>Kajimura</w:t>
      </w:r>
      <w:proofErr w:type="spellEnd"/>
      <w:r>
        <w:t xml:space="preserve">, S., Aida, K., and Duan, C. 2006. Understanding Hypoxia-Induced Gene Expression in Early Development: In Vitro and In Vivo Analysis of Hypoxia-Inducible Factor 1-Regulated Zebra Fish Insulin-Like Growth Factor Binding Protein 1 Gene Expression. </w:t>
      </w:r>
      <w:r>
        <w:rPr>
          <w:i/>
          <w:iCs/>
        </w:rPr>
        <w:t>Mol. Cell. Biol.</w:t>
      </w:r>
      <w:r>
        <w:t xml:space="preserve">, 26(3): 1142-1155. </w:t>
      </w:r>
    </w:p>
    <w:p w14:paraId="5B80703A" w14:textId="77777777" w:rsidR="002D0A78" w:rsidRPr="00985FFB" w:rsidRDefault="002D0A78" w:rsidP="002D0A78">
      <w:pPr>
        <w:pStyle w:val="TS"/>
        <w:ind w:left="720" w:hanging="720"/>
      </w:pPr>
    </w:p>
    <w:p w14:paraId="17346923" w14:textId="43277356" w:rsidR="002D0A78" w:rsidRPr="00985FFB" w:rsidRDefault="002D0A78" w:rsidP="002D0A78">
      <w:pPr>
        <w:pStyle w:val="TS"/>
        <w:ind w:left="720" w:hanging="720"/>
      </w:pPr>
      <w:r w:rsidRPr="00985FFB">
        <w:t xml:space="preserve">Kamler, E. 2008. Resource allocation in yolk-feeding fish. </w:t>
      </w:r>
      <w:r w:rsidRPr="00985FFB">
        <w:rPr>
          <w:i/>
          <w:iCs/>
        </w:rPr>
        <w:t>Rev. Fish. Biol. Fisheries</w:t>
      </w:r>
      <w:r w:rsidRPr="00985FFB">
        <w:t xml:space="preserve">, 18: 143-200. </w:t>
      </w:r>
    </w:p>
    <w:p w14:paraId="5F124DCC" w14:textId="77777777" w:rsidR="002D0A78" w:rsidRPr="00985FFB" w:rsidRDefault="002D0A78" w:rsidP="002D0A78">
      <w:pPr>
        <w:pStyle w:val="TS"/>
        <w:ind w:left="720" w:hanging="720"/>
      </w:pPr>
    </w:p>
    <w:p w14:paraId="50B2189D" w14:textId="695E3B35" w:rsidR="002D0A78" w:rsidRPr="00985FFB" w:rsidRDefault="002D0A78" w:rsidP="002D0A78">
      <w:pPr>
        <w:pStyle w:val="TS"/>
        <w:ind w:left="720" w:hanging="720"/>
      </w:pPr>
      <w:r w:rsidRPr="00985FFB">
        <w:t xml:space="preserve">Klahre, L. E. 1997. </w:t>
      </w:r>
      <w:proofErr w:type="spellStart"/>
      <w:r w:rsidRPr="00985FFB">
        <w:t>Countergradient</w:t>
      </w:r>
      <w:proofErr w:type="spellEnd"/>
      <w:r w:rsidRPr="00985FFB">
        <w:t xml:space="preserve"> Variation in Egg Production Rate of the Atlantic Silverside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[Master’s thesis]. Stony Brook University. </w:t>
      </w:r>
    </w:p>
    <w:p w14:paraId="0A46AAF7" w14:textId="77777777" w:rsidR="002D0A78" w:rsidRPr="00985FFB" w:rsidRDefault="002D0A78" w:rsidP="002D0A78">
      <w:pPr>
        <w:pStyle w:val="TS"/>
        <w:ind w:left="720" w:hanging="720"/>
      </w:pPr>
    </w:p>
    <w:p w14:paraId="5B672204" w14:textId="42F1CF37" w:rsidR="002D0A78" w:rsidRDefault="002D0A78" w:rsidP="002D0A78">
      <w:pPr>
        <w:pStyle w:val="TS"/>
        <w:ind w:left="720" w:hanging="720"/>
      </w:pPr>
      <w:r w:rsidRPr="00985FFB">
        <w:t>Kooijman, S. A. L. M. 2010</w:t>
      </w:r>
      <w:r w:rsidR="00EA664F">
        <w:t>a</w:t>
      </w:r>
      <w:r w:rsidRPr="00985FFB">
        <w:t xml:space="preserve">. Dynamic Energy Budget Theory for Metabolic </w:t>
      </w:r>
      <w:proofErr w:type="spellStart"/>
      <w:r w:rsidRPr="00985FFB">
        <w:t>Organisation</w:t>
      </w:r>
      <w:proofErr w:type="spellEnd"/>
      <w:r w:rsidRPr="00985FFB">
        <w:t xml:space="preserve">. Cambridge University Press, Cambridge. </w:t>
      </w:r>
    </w:p>
    <w:p w14:paraId="7BC2C23A" w14:textId="77777777" w:rsidR="00EA664F" w:rsidRDefault="00EA664F" w:rsidP="002D0A78">
      <w:pPr>
        <w:pStyle w:val="TS"/>
        <w:ind w:left="720" w:hanging="720"/>
      </w:pPr>
    </w:p>
    <w:p w14:paraId="6D80C3BB" w14:textId="1447BBCC" w:rsidR="00EA664F" w:rsidRPr="00985FFB" w:rsidRDefault="00EA664F" w:rsidP="002D0A78">
      <w:pPr>
        <w:pStyle w:val="TS"/>
        <w:ind w:left="720" w:hanging="720"/>
      </w:pPr>
      <w:r>
        <w:t xml:space="preserve">Kooijman, S. A. L. M. 2010b. Comments on Dynamic Energy Budget Theory for Metabolic </w:t>
      </w:r>
      <w:proofErr w:type="spellStart"/>
      <w:r>
        <w:t>Organisation</w:t>
      </w:r>
      <w:proofErr w:type="spellEnd"/>
      <w:r>
        <w:t xml:space="preserve">. Cambridge University Press, Cambridge. </w:t>
      </w:r>
    </w:p>
    <w:p w14:paraId="71D2A656" w14:textId="77777777" w:rsidR="002D0A78" w:rsidRPr="00985FFB" w:rsidRDefault="002D0A78" w:rsidP="002D0A78">
      <w:pPr>
        <w:pStyle w:val="TS"/>
        <w:ind w:left="720" w:hanging="720"/>
      </w:pPr>
    </w:p>
    <w:p w14:paraId="1E90CB45" w14:textId="54198365" w:rsidR="002D0A78" w:rsidRPr="00985FFB" w:rsidRDefault="002D0A78" w:rsidP="002D0A78">
      <w:pPr>
        <w:pStyle w:val="TS"/>
        <w:ind w:left="720" w:hanging="720"/>
      </w:pPr>
      <w:r w:rsidRPr="00985FFB">
        <w:t xml:space="preserve">Kooijman, S. A. L. M. 2018. Models in stress research. </w:t>
      </w:r>
      <w:r w:rsidRPr="00985FFB">
        <w:rPr>
          <w:i/>
          <w:iCs/>
        </w:rPr>
        <w:t>Ecol. Complex.</w:t>
      </w:r>
      <w:r w:rsidRPr="00985FFB">
        <w:t xml:space="preserve">, 34: 161-177. </w:t>
      </w:r>
    </w:p>
    <w:p w14:paraId="04979D4A" w14:textId="77777777" w:rsidR="002D0A78" w:rsidRPr="00985FFB" w:rsidRDefault="002D0A78" w:rsidP="002D0A78">
      <w:pPr>
        <w:pStyle w:val="TS"/>
        <w:ind w:left="720" w:hanging="720"/>
      </w:pPr>
    </w:p>
    <w:p w14:paraId="41321F94" w14:textId="77777777" w:rsidR="00C05B44" w:rsidRDefault="002D0A78" w:rsidP="00C05B44">
      <w:pPr>
        <w:pStyle w:val="TS"/>
        <w:ind w:left="720" w:hanging="720"/>
      </w:pPr>
      <w:r w:rsidRPr="00985FFB">
        <w:t xml:space="preserve">Kooijman, S. A. L. M., and Metz, J. A. J. 1984. On the dynamics of chemically stressed populations: The deduction of population consequences from effects on individuals. </w:t>
      </w:r>
      <w:r w:rsidRPr="00985FFB">
        <w:rPr>
          <w:i/>
          <w:iCs/>
        </w:rPr>
        <w:t>Ecotoxicology and Environmental Safety</w:t>
      </w:r>
      <w:r w:rsidRPr="00985FFB">
        <w:t xml:space="preserve">, 8(3): 254-274. </w:t>
      </w:r>
    </w:p>
    <w:p w14:paraId="73FA2E07" w14:textId="77777777" w:rsidR="00C05B44" w:rsidRDefault="00C05B44" w:rsidP="00C05B44">
      <w:pPr>
        <w:pStyle w:val="TS"/>
        <w:ind w:left="720" w:hanging="720"/>
      </w:pPr>
    </w:p>
    <w:p w14:paraId="2DD4127B" w14:textId="6A2DA404" w:rsidR="00C05B44" w:rsidRDefault="00C05B44" w:rsidP="00C05B44">
      <w:pPr>
        <w:pStyle w:val="TS"/>
        <w:ind w:left="720" w:hanging="720"/>
      </w:pPr>
      <w:proofErr w:type="spellStart"/>
      <w:r>
        <w:t>Kooijman</w:t>
      </w:r>
      <w:proofErr w:type="spellEnd"/>
      <w:r>
        <w:t xml:space="preserve">, S. A. L. M., Baas, J., Bontje, D., </w:t>
      </w:r>
      <w:proofErr w:type="spellStart"/>
      <w:r>
        <w:t>Broerse</w:t>
      </w:r>
      <w:proofErr w:type="spellEnd"/>
      <w:r>
        <w:t xml:space="preserve">, M., van </w:t>
      </w:r>
      <w:proofErr w:type="spellStart"/>
      <w:r>
        <w:t>Gestel</w:t>
      </w:r>
      <w:proofErr w:type="spellEnd"/>
      <w:r>
        <w:t xml:space="preserve">, C. A. M., and Jager, T. 2009. Ecotoxicological Applications of Dynamic Energy Budget Theory. In: </w:t>
      </w:r>
      <w:r>
        <w:rPr>
          <w:i/>
          <w:iCs/>
        </w:rPr>
        <w:t>Emerging Topics in Ecotoxicology, Vol. 2: Ecotoxicology Modeling</w:t>
      </w:r>
      <w:r>
        <w:t xml:space="preserve"> (Ed. Devillers, J.), pp. 237-259. Boston, MA: Springer. </w:t>
      </w:r>
    </w:p>
    <w:p w14:paraId="0356EA79" w14:textId="77777777" w:rsidR="00C05B44" w:rsidRDefault="00C05B44" w:rsidP="002D0A78">
      <w:pPr>
        <w:pStyle w:val="TS"/>
        <w:ind w:left="720" w:hanging="720"/>
      </w:pPr>
    </w:p>
    <w:p w14:paraId="3D9DF0B7" w14:textId="795314EE" w:rsidR="002D0A78" w:rsidRPr="00985FFB" w:rsidRDefault="002D0A78" w:rsidP="002D0A78">
      <w:pPr>
        <w:pStyle w:val="TS"/>
        <w:ind w:left="720" w:hanging="720"/>
      </w:pPr>
      <w:proofErr w:type="spellStart"/>
      <w:r w:rsidRPr="00985FFB">
        <w:t>Kooijman</w:t>
      </w:r>
      <w:proofErr w:type="spellEnd"/>
      <w:r w:rsidRPr="00985FFB">
        <w:t xml:space="preserve">, S. A. L. M., Lika, K., Augustine, S., Marn, N., and Kooi, B. W. 2020. The energetic basis of population growth in animal kingdom. </w:t>
      </w:r>
      <w:r w:rsidRPr="00985FFB">
        <w:rPr>
          <w:i/>
          <w:iCs/>
        </w:rPr>
        <w:t>Ecol. Model</w:t>
      </w:r>
      <w:r w:rsidR="00426555">
        <w:rPr>
          <w:i/>
          <w:iCs/>
        </w:rPr>
        <w:t>l</w:t>
      </w:r>
      <w:r w:rsidRPr="00985FFB">
        <w:rPr>
          <w:i/>
          <w:iCs/>
        </w:rPr>
        <w:t>.</w:t>
      </w:r>
      <w:r w:rsidRPr="00985FFB">
        <w:t xml:space="preserve">, 428: 109055. </w:t>
      </w:r>
    </w:p>
    <w:p w14:paraId="1AE32EAB" w14:textId="77777777" w:rsidR="002D0A78" w:rsidRPr="00985FFB" w:rsidRDefault="002D0A78" w:rsidP="002D0A78">
      <w:pPr>
        <w:pStyle w:val="TS"/>
        <w:ind w:left="720" w:hanging="720"/>
      </w:pPr>
    </w:p>
    <w:p w14:paraId="6F286096" w14:textId="2FA653A2" w:rsidR="002D0A78" w:rsidRPr="00985FFB" w:rsidRDefault="002D0A78" w:rsidP="002D0A78">
      <w:pPr>
        <w:pStyle w:val="TS"/>
        <w:ind w:left="720" w:hanging="720"/>
      </w:pPr>
      <w:r w:rsidRPr="00985FFB">
        <w:t xml:space="preserve">Kramer, D. L. 1987. Dissolved oxygen and fish behavior. </w:t>
      </w:r>
      <w:r w:rsidRPr="00985FFB">
        <w:rPr>
          <w:i/>
          <w:iCs/>
        </w:rPr>
        <w:t>Environmental Biology of Fishes</w:t>
      </w:r>
      <w:r w:rsidRPr="00985FFB">
        <w:t xml:space="preserve">, 18: 81-92. </w:t>
      </w:r>
    </w:p>
    <w:p w14:paraId="50665C5D" w14:textId="77777777" w:rsidR="002D0A78" w:rsidRPr="00985FFB" w:rsidRDefault="002D0A78" w:rsidP="002D0A78">
      <w:pPr>
        <w:pStyle w:val="TS"/>
        <w:ind w:left="720" w:hanging="720"/>
      </w:pPr>
    </w:p>
    <w:p w14:paraId="7B0E5EF6" w14:textId="18820E2C" w:rsidR="002D0A78" w:rsidRDefault="002D0A78" w:rsidP="002D0A78">
      <w:pPr>
        <w:pStyle w:val="TS"/>
        <w:ind w:left="720" w:hanging="720"/>
      </w:pPr>
      <w:r w:rsidRPr="00985FFB">
        <w:t xml:space="preserve">Landry, C. A., Steele, S. L., Manning, S., and Cheek, A. O. 2007. Long term hypoxia suppresses reproductive capacity in the estuarine fish, </w:t>
      </w:r>
      <w:proofErr w:type="spellStart"/>
      <w:r w:rsidRPr="00985FFB">
        <w:rPr>
          <w:i/>
          <w:iCs/>
        </w:rPr>
        <w:t>Fundulus</w:t>
      </w:r>
      <w:proofErr w:type="spellEnd"/>
      <w:r w:rsidRPr="00985FFB">
        <w:rPr>
          <w:i/>
          <w:iCs/>
        </w:rPr>
        <w:t xml:space="preserve"> grandis</w:t>
      </w:r>
      <w:r w:rsidRPr="00985FFB">
        <w:t xml:space="preserve">. </w:t>
      </w:r>
      <w:r w:rsidRPr="00985FFB">
        <w:rPr>
          <w:i/>
          <w:iCs/>
        </w:rPr>
        <w:t xml:space="preserve">Comp. </w:t>
      </w:r>
      <w:proofErr w:type="spellStart"/>
      <w:r w:rsidRPr="00985FFB">
        <w:rPr>
          <w:i/>
          <w:iCs/>
        </w:rPr>
        <w:t>Biochem</w:t>
      </w:r>
      <w:proofErr w:type="spellEnd"/>
      <w:r w:rsidRPr="00985FFB">
        <w:rPr>
          <w:i/>
          <w:iCs/>
        </w:rPr>
        <w:t xml:space="preserve">. Physiol. Part A: Mol. </w:t>
      </w:r>
      <w:proofErr w:type="spellStart"/>
      <w:r w:rsidRPr="00985FFB">
        <w:rPr>
          <w:i/>
          <w:iCs/>
        </w:rPr>
        <w:t>Integr</w:t>
      </w:r>
      <w:proofErr w:type="spellEnd"/>
      <w:r w:rsidRPr="00985FFB">
        <w:rPr>
          <w:i/>
          <w:iCs/>
        </w:rPr>
        <w:t>. Physiol.</w:t>
      </w:r>
      <w:r w:rsidRPr="00985FFB">
        <w:t xml:space="preserve">, 148(2): 317-323. </w:t>
      </w:r>
    </w:p>
    <w:p w14:paraId="01D2BCAC" w14:textId="77777777" w:rsidR="00435B47" w:rsidRDefault="00435B47" w:rsidP="002D0A78">
      <w:pPr>
        <w:pStyle w:val="TS"/>
        <w:ind w:left="720" w:hanging="720"/>
      </w:pPr>
    </w:p>
    <w:p w14:paraId="24BE1BD5" w14:textId="55E54839" w:rsidR="00435B47" w:rsidRPr="00435B47" w:rsidRDefault="00435B47" w:rsidP="002D0A78">
      <w:pPr>
        <w:pStyle w:val="TS"/>
        <w:ind w:left="720" w:hanging="720"/>
      </w:pPr>
      <w:r>
        <w:t xml:space="preserve">Lankford, T. E., Billerbeck, J. M., and Conover, D. O. 2001. Evolution of intrinsic growth and energy acquisition rates. II. Trade-offs with vulnerability to predation in </w:t>
      </w:r>
      <w:proofErr w:type="spellStart"/>
      <w:r>
        <w:rPr>
          <w:i/>
          <w:iCs/>
        </w:rPr>
        <w:t>Menidia</w:t>
      </w:r>
      <w:proofErr w:type="spellEnd"/>
      <w:r>
        <w:rPr>
          <w:i/>
          <w:iCs/>
        </w:rPr>
        <w:t xml:space="preserve"> </w:t>
      </w:r>
      <w:proofErr w:type="spellStart"/>
      <w:r>
        <w:rPr>
          <w:i/>
          <w:iCs/>
        </w:rPr>
        <w:t>menidia</w:t>
      </w:r>
      <w:proofErr w:type="spellEnd"/>
      <w:r>
        <w:t xml:space="preserve">. </w:t>
      </w:r>
      <w:r>
        <w:rPr>
          <w:i/>
          <w:iCs/>
        </w:rPr>
        <w:t>Evolution</w:t>
      </w:r>
      <w:r>
        <w:t xml:space="preserve">, 55(9): 1873-1881. </w:t>
      </w:r>
    </w:p>
    <w:p w14:paraId="46810FF5" w14:textId="77777777" w:rsidR="002D0A78" w:rsidRPr="00985FFB" w:rsidRDefault="002D0A78" w:rsidP="002D0A78">
      <w:pPr>
        <w:pStyle w:val="TS"/>
        <w:ind w:left="720" w:hanging="720"/>
      </w:pPr>
    </w:p>
    <w:p w14:paraId="715E08F6" w14:textId="01F24656"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2019.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2C273BF2" w14:textId="77777777" w:rsidR="002D0A78" w:rsidRPr="00985FFB" w:rsidRDefault="002D0A78" w:rsidP="002D0A78">
      <w:pPr>
        <w:pStyle w:val="TS"/>
        <w:ind w:left="720" w:hanging="720"/>
      </w:pPr>
    </w:p>
    <w:p w14:paraId="3F8AC07A" w14:textId="604E051E" w:rsidR="002D0A78" w:rsidRPr="00985FFB" w:rsidRDefault="002D0A78" w:rsidP="002D0A78">
      <w:pPr>
        <w:pStyle w:val="TS"/>
        <w:ind w:left="720" w:hanging="720"/>
      </w:pPr>
      <w:r w:rsidRPr="00985FFB">
        <w:t xml:space="preserve">Lavaud, R., </w:t>
      </w:r>
      <w:proofErr w:type="spellStart"/>
      <w:r w:rsidRPr="00985FFB">
        <w:t>Filgueira</w:t>
      </w:r>
      <w:proofErr w:type="spellEnd"/>
      <w:r w:rsidRPr="00985FFB">
        <w:t xml:space="preserve">, R., and Augustine, S. 2021. The role of Dynamic Energy Budgets in conservation physiology. </w:t>
      </w:r>
      <w:proofErr w:type="spellStart"/>
      <w:r w:rsidRPr="00985FFB">
        <w:rPr>
          <w:i/>
          <w:iCs/>
        </w:rPr>
        <w:t>Conserv</w:t>
      </w:r>
      <w:proofErr w:type="spellEnd"/>
      <w:r w:rsidRPr="00985FFB">
        <w:rPr>
          <w:i/>
          <w:iCs/>
        </w:rPr>
        <w:t>. Physiol.</w:t>
      </w:r>
      <w:r w:rsidRPr="00985FFB">
        <w:t xml:space="preserve">, 9(1): coab083. </w:t>
      </w:r>
      <w:proofErr w:type="spellStart"/>
      <w:r w:rsidRPr="00985FFB">
        <w:t>doi</w:t>
      </w:r>
      <w:proofErr w:type="spellEnd"/>
      <w:r w:rsidRPr="00985FFB">
        <w:t>: 10.1093/</w:t>
      </w:r>
      <w:proofErr w:type="spellStart"/>
      <w:r w:rsidRPr="00985FFB">
        <w:t>conphys</w:t>
      </w:r>
      <w:proofErr w:type="spellEnd"/>
      <w:r w:rsidRPr="00985FFB">
        <w:t xml:space="preserve">/coab083. </w:t>
      </w:r>
    </w:p>
    <w:p w14:paraId="6C3E5EB2" w14:textId="77777777" w:rsidR="002D0A78" w:rsidRPr="00985FFB" w:rsidRDefault="002D0A78" w:rsidP="002D0A78">
      <w:pPr>
        <w:pStyle w:val="TS"/>
        <w:ind w:left="720" w:hanging="720"/>
      </w:pPr>
    </w:p>
    <w:p w14:paraId="4906CC94" w14:textId="783389E7" w:rsidR="002D0A78" w:rsidRPr="00985FFB" w:rsidRDefault="002D0A78" w:rsidP="002D0A78">
      <w:pPr>
        <w:pStyle w:val="TS"/>
        <w:ind w:left="720" w:hanging="720"/>
      </w:pPr>
      <w:r w:rsidRPr="00985FFB">
        <w:t>Letcher, B. H. and Bengtson, D. A. 1993. Effects of food density and temperature on feeding and growth of young inland silversides (</w:t>
      </w:r>
      <w:proofErr w:type="spellStart"/>
      <w:r w:rsidRPr="00985FFB">
        <w:rPr>
          <w:i/>
          <w:iCs/>
        </w:rPr>
        <w:t>Menidia</w:t>
      </w:r>
      <w:proofErr w:type="spellEnd"/>
      <w:r w:rsidRPr="00985FFB">
        <w:rPr>
          <w:i/>
          <w:iCs/>
        </w:rPr>
        <w:t xml:space="preserve"> </w:t>
      </w:r>
      <w:proofErr w:type="spellStart"/>
      <w:r w:rsidRPr="00985FFB">
        <w:rPr>
          <w:i/>
          <w:iCs/>
        </w:rPr>
        <w:t>beryllina</w:t>
      </w:r>
      <w:proofErr w:type="spellEnd"/>
      <w:r w:rsidRPr="00985FFB">
        <w:t xml:space="preserve">). </w:t>
      </w:r>
      <w:r w:rsidRPr="00985FFB">
        <w:rPr>
          <w:i/>
          <w:iCs/>
        </w:rPr>
        <w:t>J. Fish Biol.</w:t>
      </w:r>
      <w:r w:rsidRPr="00985FFB">
        <w:t xml:space="preserve">, 43: 671-686. </w:t>
      </w:r>
    </w:p>
    <w:p w14:paraId="06E4DBBE" w14:textId="77777777" w:rsidR="002D0A78" w:rsidRDefault="002D0A78" w:rsidP="002D0A78">
      <w:pPr>
        <w:pStyle w:val="TS"/>
        <w:ind w:left="720" w:hanging="720"/>
      </w:pPr>
    </w:p>
    <w:p w14:paraId="0AE7F82E" w14:textId="4E250DD4" w:rsidR="00EE3C97" w:rsidRPr="00EE3C97" w:rsidRDefault="00EE3C97" w:rsidP="002D0A78">
      <w:pPr>
        <w:pStyle w:val="TS"/>
        <w:ind w:left="720" w:hanging="720"/>
      </w:pPr>
      <w:r>
        <w:t xml:space="preserve">Lika, K., Kearney, M. R., Freitas, V., van der Veer, H. W., van der Meer, J., </w:t>
      </w:r>
      <w:proofErr w:type="spellStart"/>
      <w:r>
        <w:t>Mijsman</w:t>
      </w:r>
      <w:proofErr w:type="spellEnd"/>
      <w:r>
        <w:t xml:space="preserve">, J. W. M., </w:t>
      </w:r>
      <w:proofErr w:type="spellStart"/>
      <w:r>
        <w:t>Pecqueries</w:t>
      </w:r>
      <w:proofErr w:type="spellEnd"/>
      <w:r>
        <w:t xml:space="preserve">, L., and Kooijman, S. A. L. M. 2011. The “covariation method” for estimating the parameters of the standard Dynamic Energy Budget model I: Philosophy and approach. </w:t>
      </w:r>
      <w:r>
        <w:rPr>
          <w:i/>
          <w:iCs/>
        </w:rPr>
        <w:t>J. Sea Res.</w:t>
      </w:r>
      <w:r>
        <w:t xml:space="preserve">, 66(4): 270-277. </w:t>
      </w:r>
    </w:p>
    <w:p w14:paraId="184F83CF" w14:textId="77777777" w:rsidR="00EE3C97" w:rsidRPr="00985FFB" w:rsidRDefault="00EE3C97" w:rsidP="002D0A78">
      <w:pPr>
        <w:pStyle w:val="TS"/>
        <w:ind w:left="720" w:hanging="720"/>
      </w:pPr>
    </w:p>
    <w:p w14:paraId="24E335D0" w14:textId="2FC3D591" w:rsidR="002D0A78" w:rsidRPr="00985FFB" w:rsidRDefault="002D0A78" w:rsidP="002D0A78">
      <w:pPr>
        <w:pStyle w:val="TS"/>
        <w:ind w:left="720" w:hanging="720"/>
      </w:pPr>
      <w:r w:rsidRPr="00985FFB">
        <w:t xml:space="preserve">Martin, B. T., Jager, T., Nisbet, R. M., Preuss, T. G., and Grimm, V. 2013. Predicting Population Dynamics from the Properties of Individuals: A Cross-Level Test of Dynamic Energy Budget Theory. </w:t>
      </w:r>
      <w:r w:rsidRPr="00985FFB">
        <w:rPr>
          <w:i/>
          <w:iCs/>
        </w:rPr>
        <w:t>The American Naturalist</w:t>
      </w:r>
      <w:r w:rsidRPr="00985FFB">
        <w:t xml:space="preserve">, 181(4): 506-519. </w:t>
      </w:r>
    </w:p>
    <w:p w14:paraId="5BB97B20" w14:textId="77777777" w:rsidR="002D0A78" w:rsidRPr="00985FFB" w:rsidRDefault="002D0A78" w:rsidP="002D0A78">
      <w:pPr>
        <w:pStyle w:val="TS"/>
        <w:ind w:left="720" w:hanging="720"/>
      </w:pPr>
    </w:p>
    <w:p w14:paraId="3B94438E" w14:textId="14CEC71E" w:rsidR="002D0A78" w:rsidRDefault="002D0A78" w:rsidP="002D0A78">
      <w:pPr>
        <w:pStyle w:val="TS"/>
        <w:ind w:left="720" w:hanging="720"/>
      </w:pPr>
      <w:r w:rsidRPr="00985FFB">
        <w:t xml:space="preserve">Martin, B. T., Heintz, R., Danner, E. M., and Nisbet, R. M. 2017. Integrating lipid storage into general representations of fish energetics. </w:t>
      </w:r>
      <w:r w:rsidRPr="00985FFB">
        <w:rPr>
          <w:i/>
          <w:iCs/>
        </w:rPr>
        <w:t>Journal of Animal Ecology</w:t>
      </w:r>
      <w:r w:rsidRPr="00985FFB">
        <w:t xml:space="preserve">, 86: 812-825. </w:t>
      </w:r>
    </w:p>
    <w:p w14:paraId="5FB8926E" w14:textId="77777777" w:rsidR="00261EC6" w:rsidRDefault="00261EC6" w:rsidP="002D0A78">
      <w:pPr>
        <w:pStyle w:val="TS"/>
        <w:ind w:left="720" w:hanging="720"/>
      </w:pPr>
    </w:p>
    <w:p w14:paraId="2725FD20" w14:textId="2202ED26" w:rsidR="00261EC6" w:rsidRPr="00261EC6" w:rsidRDefault="00261EC6" w:rsidP="002D0A78">
      <w:pPr>
        <w:pStyle w:val="TS"/>
        <w:ind w:left="720" w:hanging="720"/>
      </w:pPr>
      <w:r>
        <w:t xml:space="preserve">Maury, O., </w:t>
      </w:r>
      <w:proofErr w:type="spellStart"/>
      <w:r>
        <w:t>Poggiale</w:t>
      </w:r>
      <w:proofErr w:type="spellEnd"/>
      <w:r>
        <w:t xml:space="preserve">, J.-C., and Aumont, O. 2019. Damage-related protein turnover explains inter-specific patterns of maintenance rate and suggest modifications of the DEB theory. </w:t>
      </w:r>
      <w:r>
        <w:rPr>
          <w:i/>
          <w:iCs/>
        </w:rPr>
        <w:t>J. Sea Res.</w:t>
      </w:r>
      <w:r>
        <w:t xml:space="preserve">, 143: 35-47. </w:t>
      </w:r>
    </w:p>
    <w:p w14:paraId="4A677487" w14:textId="77777777" w:rsidR="002D0A78" w:rsidRPr="00985FFB" w:rsidRDefault="002D0A78" w:rsidP="002D0A78">
      <w:pPr>
        <w:pStyle w:val="TS"/>
        <w:ind w:left="720" w:hanging="720"/>
      </w:pPr>
    </w:p>
    <w:p w14:paraId="41F07401" w14:textId="75B5616C" w:rsidR="002D0A78" w:rsidRPr="00985FFB" w:rsidRDefault="002D0A78" w:rsidP="002D0A78">
      <w:pPr>
        <w:pStyle w:val="TS"/>
        <w:ind w:left="720" w:hanging="720"/>
      </w:pPr>
      <w:r w:rsidRPr="00985FFB">
        <w:t xml:space="preserve">Maxime, V., </w:t>
      </w:r>
      <w:proofErr w:type="spellStart"/>
      <w:r w:rsidRPr="00985FFB">
        <w:t>Pichavant</w:t>
      </w:r>
      <w:proofErr w:type="spellEnd"/>
      <w:r w:rsidRPr="00985FFB">
        <w:t xml:space="preserve">, K., Boeuf, G., and </w:t>
      </w:r>
      <w:proofErr w:type="spellStart"/>
      <w:r w:rsidRPr="00985FFB">
        <w:t>Nonnotte</w:t>
      </w:r>
      <w:proofErr w:type="spellEnd"/>
      <w:r w:rsidRPr="00985FFB">
        <w:t xml:space="preserve">, G. 2000. Effects of hypoxia on respiratory physiology of turbot, </w:t>
      </w:r>
      <w:r w:rsidRPr="00985FFB">
        <w:rPr>
          <w:i/>
          <w:iCs/>
        </w:rPr>
        <w:t>Scophthalmus maximus</w:t>
      </w:r>
      <w:r w:rsidRPr="00985FFB">
        <w:t xml:space="preserve">. </w:t>
      </w:r>
      <w:r w:rsidRPr="00985FFB">
        <w:rPr>
          <w:i/>
          <w:iCs/>
        </w:rPr>
        <w:t>Fish Physiology and Biochemistry</w:t>
      </w:r>
      <w:r w:rsidRPr="00985FFB">
        <w:t xml:space="preserve">, 22: 51-59. </w:t>
      </w:r>
    </w:p>
    <w:p w14:paraId="395EECE0" w14:textId="77777777" w:rsidR="002D0A78" w:rsidRPr="00985FFB" w:rsidRDefault="002D0A78" w:rsidP="002D0A78">
      <w:pPr>
        <w:pStyle w:val="TS"/>
        <w:ind w:left="720" w:hanging="720"/>
      </w:pPr>
    </w:p>
    <w:p w14:paraId="409F26E6" w14:textId="7DEE4877" w:rsidR="002D0A78" w:rsidRPr="00985FFB" w:rsidRDefault="002D0A78" w:rsidP="002D0A78">
      <w:pPr>
        <w:pStyle w:val="TS"/>
        <w:ind w:left="720" w:hanging="720"/>
      </w:pPr>
      <w:r w:rsidRPr="00985FFB">
        <w:t>May, R. M. 2001. Stability and Complexity in Model Ecosystems. 2</w:t>
      </w:r>
      <w:r w:rsidRPr="00985FFB">
        <w:rPr>
          <w:vertAlign w:val="superscript"/>
        </w:rPr>
        <w:t>nd</w:t>
      </w:r>
      <w:r w:rsidRPr="00985FFB">
        <w:t xml:space="preserve"> Edition. Princeton University Press. </w:t>
      </w:r>
    </w:p>
    <w:p w14:paraId="1091D1EF" w14:textId="77777777" w:rsidR="002D0A78" w:rsidRPr="00985FFB" w:rsidRDefault="002D0A78" w:rsidP="002D0A78">
      <w:pPr>
        <w:pStyle w:val="TS"/>
        <w:ind w:left="720" w:hanging="720"/>
      </w:pPr>
    </w:p>
    <w:p w14:paraId="34A42BE8" w14:textId="09B219BB" w:rsidR="002D0A78" w:rsidRPr="00985FFB" w:rsidRDefault="002D0A78" w:rsidP="002D0A78">
      <w:pPr>
        <w:pStyle w:val="TS"/>
        <w:ind w:left="720" w:hanging="720"/>
      </w:pPr>
      <w:r w:rsidRPr="00985FFB">
        <w:t xml:space="preserve">McBryan, T. L., Anttila, K., Healy, T. M., and Schulte, P. M. 2013. Responses to temperature and hypoxia as interacting stressors in fish: implications for adaptation to environmental change. </w:t>
      </w:r>
      <w:proofErr w:type="spellStart"/>
      <w:r w:rsidRPr="00985FFB">
        <w:rPr>
          <w:i/>
          <w:iCs/>
        </w:rPr>
        <w:t>Integr</w:t>
      </w:r>
      <w:proofErr w:type="spellEnd"/>
      <w:r w:rsidRPr="00985FFB">
        <w:rPr>
          <w:i/>
          <w:iCs/>
        </w:rPr>
        <w:t>. Comp. Biol.</w:t>
      </w:r>
      <w:r w:rsidRPr="00985FFB">
        <w:t xml:space="preserve">, 53: 648-659. </w:t>
      </w:r>
      <w:proofErr w:type="spellStart"/>
      <w:r w:rsidRPr="00985FFB">
        <w:t>doi</w:t>
      </w:r>
      <w:proofErr w:type="spellEnd"/>
      <w:r w:rsidRPr="00985FFB">
        <w:t>: 10.1093/</w:t>
      </w:r>
      <w:proofErr w:type="spellStart"/>
      <w:r w:rsidRPr="00985FFB">
        <w:t>icb</w:t>
      </w:r>
      <w:proofErr w:type="spellEnd"/>
      <w:r w:rsidRPr="00985FFB">
        <w:t xml:space="preserve">/ict066 </w:t>
      </w:r>
    </w:p>
    <w:p w14:paraId="49F7932D" w14:textId="77777777" w:rsidR="002D0A78" w:rsidRPr="00985FFB" w:rsidRDefault="002D0A78" w:rsidP="002D0A78">
      <w:pPr>
        <w:pStyle w:val="TS"/>
        <w:ind w:left="720" w:hanging="720"/>
      </w:pPr>
    </w:p>
    <w:p w14:paraId="193541C5" w14:textId="452F7DBD" w:rsidR="002D0A78" w:rsidRPr="00985FFB" w:rsidRDefault="002D0A78" w:rsidP="002D0A78">
      <w:pPr>
        <w:pStyle w:val="TS"/>
        <w:ind w:left="720" w:hanging="720"/>
      </w:pPr>
      <w:r w:rsidRPr="00985FFB">
        <w:t xml:space="preserve">Middaugh, D. P. 1981. Reproductive Ecology and Spawning Periodicity of the Atlantic Silverside,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(Pisces: Atherinidae). </w:t>
      </w:r>
      <w:proofErr w:type="spellStart"/>
      <w:r w:rsidRPr="00985FFB">
        <w:rPr>
          <w:i/>
          <w:iCs/>
        </w:rPr>
        <w:t>Copeia</w:t>
      </w:r>
      <w:proofErr w:type="spellEnd"/>
      <w:r w:rsidRPr="00985FFB">
        <w:t xml:space="preserve">, 1981(4): 766-776. </w:t>
      </w:r>
    </w:p>
    <w:p w14:paraId="62919BC3" w14:textId="77777777" w:rsidR="002D0A78" w:rsidRPr="00985FFB" w:rsidRDefault="002D0A78" w:rsidP="002D0A78">
      <w:pPr>
        <w:pStyle w:val="TS"/>
        <w:ind w:left="720" w:hanging="720"/>
      </w:pPr>
    </w:p>
    <w:p w14:paraId="2B28D7EB" w14:textId="39D6052F" w:rsidR="002D0A78" w:rsidRPr="00985FFB" w:rsidRDefault="002D0A78" w:rsidP="002D0A78">
      <w:pPr>
        <w:pStyle w:val="TS"/>
        <w:ind w:left="720" w:hanging="720"/>
      </w:pPr>
      <w:r w:rsidRPr="00985FFB">
        <w:t xml:space="preserve">Middaugh, D. P. and Hemmer, M. J. 1992. Reproductive Ecology of the Inland Silverside, </w:t>
      </w:r>
      <w:proofErr w:type="spellStart"/>
      <w:r w:rsidRPr="00985FFB">
        <w:rPr>
          <w:i/>
          <w:iCs/>
        </w:rPr>
        <w:t>Menidia</w:t>
      </w:r>
      <w:proofErr w:type="spellEnd"/>
      <w:r w:rsidRPr="00985FFB">
        <w:rPr>
          <w:i/>
          <w:iCs/>
        </w:rPr>
        <w:t xml:space="preserve"> </w:t>
      </w:r>
      <w:proofErr w:type="spellStart"/>
      <w:r w:rsidRPr="00985FFB">
        <w:rPr>
          <w:i/>
          <w:iCs/>
        </w:rPr>
        <w:t>beryllina</w:t>
      </w:r>
      <w:proofErr w:type="spellEnd"/>
      <w:r w:rsidRPr="00985FFB">
        <w:t xml:space="preserve">, (Pisces: Atherinidae) from Blackwater Bay, Florida. </w:t>
      </w:r>
      <w:proofErr w:type="spellStart"/>
      <w:r w:rsidRPr="00985FFB">
        <w:rPr>
          <w:i/>
          <w:iCs/>
        </w:rPr>
        <w:t>Copeia</w:t>
      </w:r>
      <w:proofErr w:type="spellEnd"/>
      <w:r w:rsidRPr="00985FFB">
        <w:t xml:space="preserve">, 1992(1): 53-61. </w:t>
      </w:r>
    </w:p>
    <w:p w14:paraId="4321C7C2" w14:textId="77777777" w:rsidR="002D0A78" w:rsidRPr="00985FFB" w:rsidRDefault="002D0A78" w:rsidP="002D0A78">
      <w:pPr>
        <w:pStyle w:val="TS"/>
        <w:ind w:left="720" w:hanging="720"/>
      </w:pPr>
    </w:p>
    <w:p w14:paraId="58F0126F" w14:textId="071170D1" w:rsidR="002D0A78" w:rsidRPr="00985FFB" w:rsidRDefault="002D0A78" w:rsidP="002D0A78">
      <w:pPr>
        <w:pStyle w:val="TS"/>
        <w:ind w:left="720" w:hanging="720"/>
      </w:pPr>
      <w:r w:rsidRPr="00985FFB">
        <w:t xml:space="preserve">Middaugh, D. P. and </w:t>
      </w:r>
      <w:proofErr w:type="spellStart"/>
      <w:r w:rsidRPr="00985FFB">
        <w:t>Lempesis</w:t>
      </w:r>
      <w:proofErr w:type="spellEnd"/>
      <w:r w:rsidRPr="00985FFB">
        <w:t xml:space="preserve">, P. W. 1976. Laboratory spawning and rearing of a marine fish, the silverside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rPr>
          <w:i/>
          <w:iCs/>
        </w:rPr>
        <w:t xml:space="preserve"> </w:t>
      </w:r>
      <w:proofErr w:type="spellStart"/>
      <w:r w:rsidRPr="00985FFB">
        <w:rPr>
          <w:i/>
          <w:iCs/>
        </w:rPr>
        <w:t>menidia</w:t>
      </w:r>
      <w:proofErr w:type="spellEnd"/>
      <w:r w:rsidRPr="00985FFB">
        <w:t xml:space="preserve">. </w:t>
      </w:r>
      <w:r w:rsidRPr="00985FFB">
        <w:rPr>
          <w:i/>
          <w:iCs/>
        </w:rPr>
        <w:t>Mar. Biol.</w:t>
      </w:r>
      <w:r w:rsidRPr="00985FFB">
        <w:t xml:space="preserve">, 35: 295-300. </w:t>
      </w:r>
    </w:p>
    <w:p w14:paraId="52755CF5" w14:textId="77777777" w:rsidR="002D0A78" w:rsidRPr="00985FFB" w:rsidRDefault="002D0A78" w:rsidP="002D0A78">
      <w:pPr>
        <w:pStyle w:val="TS"/>
        <w:ind w:left="720" w:hanging="720"/>
      </w:pPr>
    </w:p>
    <w:p w14:paraId="0D0011C8" w14:textId="01F94269" w:rsidR="002D0A78" w:rsidRPr="00985FFB" w:rsidRDefault="002D0A78" w:rsidP="002D0A78">
      <w:pPr>
        <w:pStyle w:val="TS"/>
        <w:ind w:left="720" w:hanging="720"/>
      </w:pPr>
      <w:r w:rsidRPr="00985FFB">
        <w:t xml:space="preserve">Miller, S. H., </w:t>
      </w:r>
      <w:proofErr w:type="spellStart"/>
      <w:r w:rsidRPr="00985FFB">
        <w:t>Breitburg</w:t>
      </w:r>
      <w:proofErr w:type="spellEnd"/>
      <w:r w:rsidRPr="00985FFB">
        <w:t xml:space="preserve">, D. L., Burrell, R. B., Keppel, A. G. 2016. Acidification increases sensitivity to hypoxia in important forage fishes. </w:t>
      </w:r>
      <w:r w:rsidRPr="00985FFB">
        <w:rPr>
          <w:i/>
          <w:iCs/>
        </w:rPr>
        <w:t>Mar. Ecol. Prog. Ser.</w:t>
      </w:r>
      <w:r w:rsidRPr="00985FFB">
        <w:t xml:space="preserve">, 549: 1-8. </w:t>
      </w:r>
    </w:p>
    <w:p w14:paraId="5F240D31" w14:textId="77777777" w:rsidR="002D0A78" w:rsidRPr="00985FFB" w:rsidRDefault="002D0A78" w:rsidP="002D0A78">
      <w:pPr>
        <w:pStyle w:val="TS"/>
        <w:ind w:left="720" w:hanging="720"/>
      </w:pPr>
    </w:p>
    <w:p w14:paraId="56B6D6E2" w14:textId="7B7C004A" w:rsidR="002D0A78" w:rsidRPr="00985FFB" w:rsidRDefault="002D0A78" w:rsidP="002D0A78">
      <w:pPr>
        <w:pStyle w:val="TS"/>
        <w:ind w:left="720" w:hanging="720"/>
      </w:pPr>
      <w:r w:rsidRPr="00985FFB">
        <w:t xml:space="preserve">Morrell, B. K. and Gobler, C. J. 2020. Negative Effects of Diurnal Changes in Acidification and Hypoxia on Early-Life Stage Estuarine Fishes. </w:t>
      </w:r>
      <w:r w:rsidRPr="00985FFB">
        <w:rPr>
          <w:i/>
          <w:iCs/>
        </w:rPr>
        <w:t>Diversity</w:t>
      </w:r>
      <w:r w:rsidRPr="00985FFB">
        <w:t xml:space="preserve">, 12: 25. </w:t>
      </w:r>
      <w:proofErr w:type="spellStart"/>
      <w:r w:rsidRPr="00985FFB">
        <w:t>doi</w:t>
      </w:r>
      <w:proofErr w:type="spellEnd"/>
      <w:r w:rsidRPr="00985FFB">
        <w:t>: 10.3390/d12010025</w:t>
      </w:r>
    </w:p>
    <w:p w14:paraId="79543172" w14:textId="77777777" w:rsidR="002D0A78" w:rsidRPr="00985FFB" w:rsidRDefault="002D0A78" w:rsidP="002D0A78">
      <w:pPr>
        <w:pStyle w:val="TS"/>
        <w:ind w:left="720" w:hanging="720"/>
      </w:pPr>
    </w:p>
    <w:p w14:paraId="3F5E82E7" w14:textId="051B09D0" w:rsidR="002D0A78" w:rsidRDefault="002D0A78" w:rsidP="002D0A78">
      <w:pPr>
        <w:pStyle w:val="TS"/>
        <w:ind w:left="720" w:hanging="720"/>
      </w:pPr>
      <w:r w:rsidRPr="00985FFB">
        <w:t xml:space="preserve">Muller, E. B., Nisbet, R. M., and Berkley, H. A. 2010. Sublethal toxicant effects with dynamic energy budget theory: model formulation. </w:t>
      </w:r>
      <w:r w:rsidRPr="00985FFB">
        <w:rPr>
          <w:i/>
          <w:iCs/>
        </w:rPr>
        <w:t>Ecotoxicology</w:t>
      </w:r>
      <w:r w:rsidRPr="00985FFB">
        <w:t xml:space="preserve">, 19: 48-60. </w:t>
      </w:r>
    </w:p>
    <w:p w14:paraId="126F67DB" w14:textId="77777777" w:rsidR="00861978" w:rsidRDefault="00861978" w:rsidP="002D0A78">
      <w:pPr>
        <w:pStyle w:val="TS"/>
        <w:ind w:left="720" w:hanging="720"/>
      </w:pPr>
    </w:p>
    <w:p w14:paraId="2B46ABB5" w14:textId="77777777" w:rsidR="00C05B44" w:rsidRDefault="00861978" w:rsidP="00C05B44">
      <w:pPr>
        <w:pStyle w:val="TS"/>
        <w:ind w:left="720" w:hanging="720"/>
      </w:pPr>
      <w:r>
        <w:t xml:space="preserve">Muller, E. B., </w:t>
      </w:r>
      <w:proofErr w:type="spellStart"/>
      <w:r>
        <w:t>Klanj</w:t>
      </w:r>
      <w:r>
        <w:rPr>
          <w:rFonts w:cs="Times New Roman"/>
        </w:rPr>
        <w:t>šč</w:t>
      </w:r>
      <w:r>
        <w:t>ek</w:t>
      </w:r>
      <w:proofErr w:type="spellEnd"/>
      <w:r>
        <w:t xml:space="preserve">, T., and Nisbet, R. M. 2019. Inhibition and damage schemes within the synthesizing unit concept of dynamic energy budget theory. </w:t>
      </w:r>
      <w:r>
        <w:rPr>
          <w:i/>
          <w:iCs/>
        </w:rPr>
        <w:t>J. Sea Res.</w:t>
      </w:r>
      <w:r>
        <w:t>, 143: 165-172.</w:t>
      </w:r>
      <w:r w:rsidR="00C05B44">
        <w:t xml:space="preserve"> </w:t>
      </w:r>
    </w:p>
    <w:p w14:paraId="1B9FB559" w14:textId="77777777" w:rsidR="00C05B44" w:rsidRDefault="00C05B44" w:rsidP="00C05B44">
      <w:pPr>
        <w:pStyle w:val="TS"/>
        <w:ind w:left="720" w:hanging="720"/>
      </w:pPr>
    </w:p>
    <w:p w14:paraId="28670CCC" w14:textId="1E72226F" w:rsidR="00C05B44" w:rsidRPr="00861978" w:rsidRDefault="00C05B44" w:rsidP="00C05B44">
      <w:pPr>
        <w:pStyle w:val="TS"/>
        <w:ind w:left="720" w:hanging="720"/>
      </w:pPr>
      <w:r>
        <w:t>Murphy, C. A., Nisbet, R. M., Antczak, P., Garcia-</w:t>
      </w:r>
      <w:proofErr w:type="spellStart"/>
      <w:r>
        <w:t>Reyero</w:t>
      </w:r>
      <w:proofErr w:type="spellEnd"/>
      <w:r>
        <w:t xml:space="preserve">, N., </w:t>
      </w:r>
      <w:proofErr w:type="spellStart"/>
      <w:r>
        <w:t>Gergs</w:t>
      </w:r>
      <w:proofErr w:type="spellEnd"/>
      <w:r>
        <w:t xml:space="preserve">, A., Lika, K., Mathews, T., Muller, E. B., Nacci, D., Peace, A., Remien, C. H., Schultz, I. R., Stevenson, L. M., and Watanabe, K. H. 2018. Incorporating </w:t>
      </w:r>
      <w:proofErr w:type="spellStart"/>
      <w:r>
        <w:t>Suborganismal</w:t>
      </w:r>
      <w:proofErr w:type="spellEnd"/>
      <w:r>
        <w:t xml:space="preserve"> Processes into Dynamic Energy Budget Models for Ecological Risk Assessment. </w:t>
      </w:r>
      <w:proofErr w:type="spellStart"/>
      <w:r>
        <w:rPr>
          <w:i/>
          <w:iCs/>
        </w:rPr>
        <w:t>Integr</w:t>
      </w:r>
      <w:proofErr w:type="spellEnd"/>
      <w:r>
        <w:rPr>
          <w:i/>
          <w:iCs/>
        </w:rPr>
        <w:t>. Environ. Assess. Manag.</w:t>
      </w:r>
      <w:r>
        <w:t xml:space="preserve">, 14(5): 615-624. </w:t>
      </w:r>
      <w:proofErr w:type="spellStart"/>
      <w:r>
        <w:t>doi</w:t>
      </w:r>
      <w:proofErr w:type="spellEnd"/>
      <w:r>
        <w:t>:</w:t>
      </w:r>
      <w:r w:rsidRPr="0090435D">
        <w:t xml:space="preserve"> 10.1002/ieam.4063</w:t>
      </w:r>
    </w:p>
    <w:p w14:paraId="6832453A" w14:textId="77777777" w:rsidR="002D0A78" w:rsidRPr="00985FFB" w:rsidRDefault="002D0A78" w:rsidP="002D0A78">
      <w:pPr>
        <w:pStyle w:val="TS"/>
        <w:ind w:left="720" w:hanging="720"/>
      </w:pPr>
    </w:p>
    <w:p w14:paraId="27D0B9DA" w14:textId="2DF9EE28" w:rsidR="002D0A78" w:rsidRPr="00985FFB" w:rsidRDefault="002D0A78" w:rsidP="002D0A78">
      <w:pPr>
        <w:pStyle w:val="TS"/>
        <w:ind w:left="720" w:hanging="720"/>
      </w:pPr>
      <w:r w:rsidRPr="00985FFB">
        <w:t>Murray, C. S. and Baumann, H. 2018. You Better Repeat It: Complex CO</w:t>
      </w:r>
      <w:r w:rsidRPr="00985FFB">
        <w:rPr>
          <w:vertAlign w:val="subscript"/>
        </w:rPr>
        <w:t>2</w:t>
      </w:r>
      <w:r w:rsidRPr="00985FFB">
        <w:t xml:space="preserve"> </w:t>
      </w:r>
      <w:r w:rsidRPr="00985FFB">
        <w:rPr>
          <w:rFonts w:cs="Times New Roman"/>
        </w:rPr>
        <w:t>×</w:t>
      </w:r>
      <w:r w:rsidRPr="00985FFB">
        <w:t xml:space="preserve"> Temperature Effects in Atlantic Silverside Offspring Revealed by Serial Experimentation. </w:t>
      </w:r>
      <w:r w:rsidRPr="00985FFB">
        <w:rPr>
          <w:i/>
          <w:iCs/>
        </w:rPr>
        <w:t>Diversity</w:t>
      </w:r>
      <w:r w:rsidRPr="00985FFB">
        <w:t xml:space="preserve">, 10: 69. </w:t>
      </w:r>
      <w:proofErr w:type="spellStart"/>
      <w:r w:rsidRPr="00985FFB">
        <w:t>doi</w:t>
      </w:r>
      <w:proofErr w:type="spellEnd"/>
      <w:r w:rsidRPr="00985FFB">
        <w:t xml:space="preserve">: 10.3390/d10030069 </w:t>
      </w:r>
    </w:p>
    <w:p w14:paraId="0F82C1CE" w14:textId="77777777" w:rsidR="002D0A78" w:rsidRPr="00985FFB" w:rsidRDefault="002D0A78" w:rsidP="002D0A78">
      <w:pPr>
        <w:pStyle w:val="TS"/>
        <w:ind w:left="720" w:hanging="720"/>
      </w:pPr>
    </w:p>
    <w:p w14:paraId="0D76A32F" w14:textId="6B96B3F5" w:rsidR="002D0A78" w:rsidRPr="00985FFB" w:rsidRDefault="002D0A78" w:rsidP="002D0A78">
      <w:pPr>
        <w:pStyle w:val="TS"/>
        <w:ind w:left="720" w:hanging="720"/>
      </w:pPr>
      <w:r w:rsidRPr="00985FFB">
        <w:t xml:space="preserve">Murray, C. S. and Baumann, H. 2020. Are long-term growth responses to elevated </w:t>
      </w:r>
      <w:r w:rsidRPr="00985FFB">
        <w:rPr>
          <w:i/>
          <w:iCs/>
        </w:rPr>
        <w:t>p</w:t>
      </w:r>
      <w:r w:rsidRPr="00985FFB">
        <w:t>CO</w:t>
      </w:r>
      <w:r w:rsidRPr="00985FFB">
        <w:rPr>
          <w:vertAlign w:val="subscript"/>
        </w:rPr>
        <w:t>2</w:t>
      </w:r>
      <w:r w:rsidRPr="00985FFB">
        <w:t xml:space="preserve"> sex-specific in fish? </w:t>
      </w:r>
      <w:proofErr w:type="spellStart"/>
      <w:r w:rsidRPr="00985FFB">
        <w:rPr>
          <w:i/>
          <w:iCs/>
        </w:rPr>
        <w:t>PLoS</w:t>
      </w:r>
      <w:proofErr w:type="spellEnd"/>
      <w:r w:rsidRPr="00985FFB">
        <w:rPr>
          <w:i/>
          <w:iCs/>
        </w:rPr>
        <w:t xml:space="preserve"> ONE</w:t>
      </w:r>
      <w:r w:rsidRPr="00985FFB">
        <w:t xml:space="preserve">, 15(7): e0235817. </w:t>
      </w:r>
    </w:p>
    <w:p w14:paraId="29AAC01C" w14:textId="77777777" w:rsidR="002D0A78" w:rsidRPr="00985FFB" w:rsidRDefault="002D0A78" w:rsidP="002D0A78">
      <w:pPr>
        <w:pStyle w:val="TS"/>
        <w:ind w:left="720" w:hanging="720"/>
      </w:pPr>
    </w:p>
    <w:p w14:paraId="1B5F0463" w14:textId="2651C2CC" w:rsidR="002D0A78" w:rsidRPr="00985FFB" w:rsidRDefault="002D0A78" w:rsidP="002D0A78">
      <w:pPr>
        <w:pStyle w:val="TS"/>
        <w:ind w:left="720" w:hanging="720"/>
      </w:pPr>
      <w:r w:rsidRPr="00985FFB">
        <w:t xml:space="preserve">Murray, C. S., </w:t>
      </w:r>
      <w:proofErr w:type="spellStart"/>
      <w:r w:rsidRPr="00985FFB">
        <w:t>Fuiman</w:t>
      </w:r>
      <w:proofErr w:type="spellEnd"/>
      <w:r w:rsidRPr="00985FFB">
        <w:t>, L. A., and Baumann, H. 2017. Consequences of elevated CO</w:t>
      </w:r>
      <w:r w:rsidRPr="00985FFB">
        <w:rPr>
          <w:vertAlign w:val="subscript"/>
        </w:rPr>
        <w:t>2</w:t>
      </w:r>
      <w:r w:rsidRPr="00985FFB">
        <w:t xml:space="preserve"> exposure across multiple life stages in a coastal forage fish. </w:t>
      </w:r>
      <w:r w:rsidRPr="00985FFB">
        <w:rPr>
          <w:i/>
          <w:iCs/>
        </w:rPr>
        <w:t>ICES J. Mar. Sci.</w:t>
      </w:r>
      <w:r w:rsidRPr="00985FFB">
        <w:t xml:space="preserve">, 74(4): 1051-1061. </w:t>
      </w:r>
      <w:proofErr w:type="spellStart"/>
      <w:r w:rsidRPr="00985FFB">
        <w:t>doi</w:t>
      </w:r>
      <w:proofErr w:type="spellEnd"/>
      <w:r w:rsidRPr="00985FFB">
        <w:t>: 10.1093/</w:t>
      </w:r>
      <w:proofErr w:type="spellStart"/>
      <w:r w:rsidRPr="00985FFB">
        <w:t>icesjms</w:t>
      </w:r>
      <w:proofErr w:type="spellEnd"/>
      <w:r w:rsidRPr="00985FFB">
        <w:t xml:space="preserve">/fsw179 </w:t>
      </w:r>
    </w:p>
    <w:p w14:paraId="7F2D9CE1" w14:textId="77777777" w:rsidR="002D0A78" w:rsidRPr="00985FFB" w:rsidRDefault="002D0A78" w:rsidP="002D0A78">
      <w:pPr>
        <w:pStyle w:val="TS"/>
        <w:ind w:left="720" w:hanging="720"/>
      </w:pPr>
    </w:p>
    <w:p w14:paraId="27381A4A" w14:textId="1698CE43" w:rsidR="002D0A78" w:rsidRPr="00985FFB" w:rsidRDefault="002D0A78" w:rsidP="002D0A78">
      <w:pPr>
        <w:pStyle w:val="TS"/>
        <w:ind w:left="720" w:hanging="720"/>
      </w:pPr>
      <w:proofErr w:type="spellStart"/>
      <w:r w:rsidRPr="00985FFB">
        <w:t>Nicieza</w:t>
      </w:r>
      <w:proofErr w:type="spellEnd"/>
      <w:r w:rsidRPr="00985FFB">
        <w:t xml:space="preserve">, A. G. and Metcalfe, N. B. 1997. Growth compensation in juvenile Atlantic salmon: Responses to depressed temperature and food availability. </w:t>
      </w:r>
      <w:r w:rsidRPr="00985FFB">
        <w:rPr>
          <w:i/>
          <w:iCs/>
        </w:rPr>
        <w:t>Ecology</w:t>
      </w:r>
      <w:r w:rsidRPr="00985FFB">
        <w:t xml:space="preserve">, 78(8): 2385-2400. </w:t>
      </w:r>
    </w:p>
    <w:p w14:paraId="7D99CB26" w14:textId="77777777" w:rsidR="002D0A78" w:rsidRPr="00985FFB" w:rsidRDefault="002D0A78" w:rsidP="002D0A78">
      <w:pPr>
        <w:pStyle w:val="TS"/>
        <w:ind w:left="720" w:hanging="720"/>
      </w:pPr>
    </w:p>
    <w:p w14:paraId="2E5557EF" w14:textId="2A64F1B7" w:rsidR="002D0A78" w:rsidRDefault="002D0A78" w:rsidP="002D0A78">
      <w:pPr>
        <w:pStyle w:val="TS"/>
        <w:ind w:left="720" w:hanging="720"/>
      </w:pPr>
      <w:proofErr w:type="spellStart"/>
      <w:r w:rsidRPr="00985FFB">
        <w:t>Niklitschek</w:t>
      </w:r>
      <w:proofErr w:type="spellEnd"/>
      <w:r w:rsidRPr="00985FFB">
        <w:t xml:space="preserve">, E. J. and Secor, D. H. 2005. Modeling spatial and temporal variation of suitable nursery habitats for Atlantic sturgeon in the Chesapeake Bay. </w:t>
      </w:r>
      <w:proofErr w:type="spellStart"/>
      <w:r w:rsidRPr="00985FFB">
        <w:rPr>
          <w:i/>
          <w:iCs/>
        </w:rPr>
        <w:t>Estuar</w:t>
      </w:r>
      <w:proofErr w:type="spellEnd"/>
      <w:r w:rsidRPr="00985FFB">
        <w:rPr>
          <w:i/>
          <w:iCs/>
        </w:rPr>
        <w:t>. Coast. Shelf Sci.</w:t>
      </w:r>
      <w:r w:rsidRPr="00985FFB">
        <w:t xml:space="preserve">, 64: 135-148. </w:t>
      </w:r>
    </w:p>
    <w:p w14:paraId="48AC51E0" w14:textId="77777777" w:rsidR="00E73C2F" w:rsidRDefault="00E73C2F" w:rsidP="002D0A78">
      <w:pPr>
        <w:pStyle w:val="TS"/>
        <w:ind w:left="720" w:hanging="720"/>
      </w:pPr>
    </w:p>
    <w:p w14:paraId="3C12C0AE" w14:textId="240E0E2F" w:rsidR="00E73C2F" w:rsidRPr="00E73C2F" w:rsidRDefault="00E73C2F" w:rsidP="002D0A78">
      <w:pPr>
        <w:pStyle w:val="TS"/>
        <w:ind w:left="720" w:hanging="720"/>
      </w:pPr>
      <w:r>
        <w:t xml:space="preserve">Nilsson, G. E. and </w:t>
      </w:r>
      <w:r>
        <w:rPr>
          <w:rFonts w:cs="Times New Roman"/>
        </w:rPr>
        <w:t>Ö</w:t>
      </w:r>
      <w:r>
        <w:t xml:space="preserve">stlund-Nilsson, S. 2008. Does size matter for hypoxia tolerance in fish? </w:t>
      </w:r>
      <w:r>
        <w:rPr>
          <w:i/>
          <w:iCs/>
        </w:rPr>
        <w:t>Biol. Rev.</w:t>
      </w:r>
      <w:r>
        <w:t xml:space="preserve">, 83: 173-189. </w:t>
      </w:r>
    </w:p>
    <w:p w14:paraId="54D1EC40" w14:textId="77777777" w:rsidR="002D0A78" w:rsidRPr="00985FFB" w:rsidRDefault="002D0A78" w:rsidP="002D0A78">
      <w:pPr>
        <w:pStyle w:val="TS"/>
        <w:ind w:left="720" w:hanging="720"/>
      </w:pPr>
    </w:p>
    <w:p w14:paraId="1B1B3781" w14:textId="10137090" w:rsidR="002D0A78" w:rsidRPr="00985FFB" w:rsidRDefault="002D0A78" w:rsidP="002D0A78">
      <w:pPr>
        <w:pStyle w:val="TS"/>
        <w:ind w:left="720" w:hanging="720"/>
      </w:pPr>
      <w:r w:rsidRPr="00985FFB">
        <w:t>Ninness, M. M., Stevens, E. D., and Wright, P. A. 2006. Removal of the chorion before hatching results in increased movement and accelerated growth in rainbow trout (</w:t>
      </w:r>
      <w:r w:rsidRPr="00985FFB">
        <w:rPr>
          <w:i/>
          <w:iCs/>
        </w:rPr>
        <w:t>Oncorhynchus mykiss</w:t>
      </w:r>
      <w:r w:rsidRPr="00985FFB">
        <w:t xml:space="preserve">) embryos. </w:t>
      </w:r>
      <w:r w:rsidRPr="00985FFB">
        <w:rPr>
          <w:i/>
          <w:iCs/>
        </w:rPr>
        <w:t>J. Exp. Biol.</w:t>
      </w:r>
      <w:r w:rsidRPr="00985FFB">
        <w:t xml:space="preserve">, 209: 1874-1882. </w:t>
      </w:r>
    </w:p>
    <w:p w14:paraId="6DFA8950" w14:textId="77777777" w:rsidR="002D0A78" w:rsidRPr="00985FFB" w:rsidRDefault="002D0A78" w:rsidP="002D0A78">
      <w:pPr>
        <w:pStyle w:val="TS"/>
        <w:ind w:left="720" w:hanging="720"/>
      </w:pPr>
    </w:p>
    <w:p w14:paraId="7E2D14DE" w14:textId="146125F9" w:rsidR="002D0A78" w:rsidRPr="00985FFB" w:rsidRDefault="002D0A78" w:rsidP="002D0A78">
      <w:pPr>
        <w:pStyle w:val="TS"/>
        <w:ind w:left="720" w:hanging="720"/>
      </w:pPr>
      <w:r w:rsidRPr="00985FFB">
        <w:t xml:space="preserve">Nisbet, R. M., Gurney, W. S. C., Murdoch, W. W., and McCauley, E. 1989. Structured population models: a tool for linking effects at individual and population level. </w:t>
      </w:r>
      <w:r w:rsidRPr="00985FFB">
        <w:rPr>
          <w:i/>
          <w:iCs/>
        </w:rPr>
        <w:t>Biol. J. Linn. Soc.</w:t>
      </w:r>
      <w:r w:rsidRPr="00985FFB">
        <w:t xml:space="preserve">, 37: 79-99. </w:t>
      </w:r>
    </w:p>
    <w:p w14:paraId="2BF051F0" w14:textId="77777777" w:rsidR="002D0A78" w:rsidRPr="00985FFB" w:rsidRDefault="002D0A78" w:rsidP="002D0A78">
      <w:pPr>
        <w:pStyle w:val="TS"/>
        <w:ind w:left="720" w:hanging="720"/>
      </w:pPr>
    </w:p>
    <w:p w14:paraId="22869404" w14:textId="3F72A352" w:rsidR="002D0A78" w:rsidRPr="00985FFB" w:rsidRDefault="002D0A78" w:rsidP="002D0A78">
      <w:pPr>
        <w:pStyle w:val="TS"/>
        <w:ind w:left="720" w:hanging="720"/>
      </w:pPr>
      <w:r w:rsidRPr="00985FFB">
        <w:t xml:space="preserve">Nisbet, R. M., Muller, E. B., Lika, K., and Kooijman, S. A. L. M. 2000. From molecules to ecosystems through dynamic energy budget models. </w:t>
      </w:r>
      <w:r w:rsidRPr="00985FFB">
        <w:rPr>
          <w:i/>
          <w:iCs/>
        </w:rPr>
        <w:t>Journal of Animal Ecology</w:t>
      </w:r>
      <w:r w:rsidRPr="00985FFB">
        <w:t xml:space="preserve">, 69: 913-926. </w:t>
      </w:r>
    </w:p>
    <w:p w14:paraId="13AB96F8" w14:textId="77777777" w:rsidR="002D0A78" w:rsidRPr="00985FFB" w:rsidRDefault="002D0A78" w:rsidP="002D0A78">
      <w:pPr>
        <w:pStyle w:val="TS"/>
        <w:ind w:left="720" w:hanging="720"/>
      </w:pPr>
    </w:p>
    <w:p w14:paraId="1FE9319A" w14:textId="3D84332A" w:rsidR="002D0A78" w:rsidRPr="00985FFB" w:rsidRDefault="002D0A78" w:rsidP="002D0A78">
      <w:pPr>
        <w:pStyle w:val="TS"/>
        <w:ind w:left="720" w:hanging="720"/>
      </w:pPr>
      <w:proofErr w:type="spellStart"/>
      <w:r w:rsidRPr="00985FFB">
        <w:t>Nonnotte</w:t>
      </w:r>
      <w:proofErr w:type="spellEnd"/>
      <w:r w:rsidRPr="00985FFB">
        <w:t xml:space="preserve">, G., Maxime, V., </w:t>
      </w:r>
      <w:proofErr w:type="spellStart"/>
      <w:r w:rsidRPr="00985FFB">
        <w:t>Truchot</w:t>
      </w:r>
      <w:proofErr w:type="spellEnd"/>
      <w:r w:rsidRPr="00985FFB">
        <w:t xml:space="preserve">, J. P., </w:t>
      </w:r>
      <w:proofErr w:type="spellStart"/>
      <w:r w:rsidRPr="00985FFB">
        <w:t>Williot</w:t>
      </w:r>
      <w:proofErr w:type="spellEnd"/>
      <w:r w:rsidRPr="00985FFB">
        <w:t xml:space="preserve">, P., and </w:t>
      </w:r>
      <w:proofErr w:type="spellStart"/>
      <w:r w:rsidRPr="00985FFB">
        <w:t>Peyraud</w:t>
      </w:r>
      <w:proofErr w:type="spellEnd"/>
      <w:r w:rsidRPr="00985FFB">
        <w:t xml:space="preserve">, C. 1993. Respiratory responses to progressive ambient hypoxia in the sturgeon, </w:t>
      </w:r>
      <w:r w:rsidRPr="00985FFB">
        <w:rPr>
          <w:i/>
          <w:iCs/>
        </w:rPr>
        <w:t xml:space="preserve">Acipenser </w:t>
      </w:r>
      <w:proofErr w:type="spellStart"/>
      <w:r w:rsidRPr="00985FFB">
        <w:rPr>
          <w:i/>
          <w:iCs/>
        </w:rPr>
        <w:t>baeri</w:t>
      </w:r>
      <w:proofErr w:type="spellEnd"/>
      <w:r w:rsidRPr="00985FFB">
        <w:t xml:space="preserve">. </w:t>
      </w:r>
      <w:r w:rsidRPr="00985FFB">
        <w:rPr>
          <w:i/>
          <w:iCs/>
        </w:rPr>
        <w:t>Respir. Physiol.</w:t>
      </w:r>
      <w:r w:rsidRPr="00985FFB">
        <w:t xml:space="preserve">, 91: 71-82. </w:t>
      </w:r>
    </w:p>
    <w:p w14:paraId="6FC37C55" w14:textId="77777777" w:rsidR="002D0A78" w:rsidRPr="00985FFB" w:rsidRDefault="002D0A78" w:rsidP="002D0A78">
      <w:pPr>
        <w:pStyle w:val="TS"/>
        <w:ind w:left="720" w:hanging="720"/>
      </w:pPr>
    </w:p>
    <w:p w14:paraId="502093BF" w14:textId="38CB7139" w:rsidR="002D0A78" w:rsidRPr="00985FFB" w:rsidRDefault="002D0A78" w:rsidP="002D0A78">
      <w:pPr>
        <w:pStyle w:val="TS"/>
        <w:ind w:left="720" w:hanging="720"/>
      </w:pPr>
      <w:r w:rsidRPr="00985FFB">
        <w:t xml:space="preserve">O’Donnell, J., Dam, H. G., Bohlen, W. F., Fitzgerald, W., Gay, P. S., Houk, A. E., Cohen, D. C., and Howard-Strobel, M. M. 2008. Intermittent ventilation in the hypoxic zone of western Long Island Sound during the summer of 2004. </w:t>
      </w:r>
      <w:r w:rsidRPr="00985FFB">
        <w:rPr>
          <w:i/>
          <w:iCs/>
        </w:rPr>
        <w:t xml:space="preserve">J. </w:t>
      </w:r>
      <w:proofErr w:type="spellStart"/>
      <w:r w:rsidRPr="00985FFB">
        <w:rPr>
          <w:i/>
          <w:iCs/>
        </w:rPr>
        <w:t>Geophys</w:t>
      </w:r>
      <w:proofErr w:type="spellEnd"/>
      <w:r w:rsidRPr="00985FFB">
        <w:rPr>
          <w:i/>
          <w:iCs/>
        </w:rPr>
        <w:t>. Res.</w:t>
      </w:r>
      <w:r w:rsidRPr="00985FFB">
        <w:t xml:space="preserve">, 113: C09025. </w:t>
      </w:r>
    </w:p>
    <w:p w14:paraId="5C2CA033" w14:textId="77777777" w:rsidR="002D0A78" w:rsidRPr="00985FFB" w:rsidRDefault="002D0A78" w:rsidP="002D0A78">
      <w:pPr>
        <w:pStyle w:val="TS"/>
        <w:ind w:left="720" w:hanging="720"/>
      </w:pPr>
    </w:p>
    <w:p w14:paraId="090249CB" w14:textId="4AE8963C" w:rsidR="0047647F" w:rsidRPr="0047647F" w:rsidRDefault="0047647F" w:rsidP="002D0A78">
      <w:pPr>
        <w:pStyle w:val="TS"/>
        <w:ind w:left="720" w:hanging="720"/>
      </w:pPr>
      <w:r>
        <w:t xml:space="preserve">Perry, S. F., </w:t>
      </w:r>
      <w:proofErr w:type="spellStart"/>
      <w:r>
        <w:t>Jonz</w:t>
      </w:r>
      <w:proofErr w:type="spellEnd"/>
      <w:r>
        <w:t xml:space="preserve">, M. G., and Gilmour, K. M. 2009. Oxygen Sensing and the Hypoxic Ventilatory Response. In: </w:t>
      </w:r>
      <w:r>
        <w:rPr>
          <w:i/>
          <w:iCs/>
        </w:rPr>
        <w:t>Fish Physiology, Vol. 27: Hypoxia</w:t>
      </w:r>
      <w:r>
        <w:t xml:space="preserve">. (Ed. J. G. Richards, A. P. Farrell and C. J. Brauner), pp. 193-253. San Diego: Academic Press. </w:t>
      </w:r>
    </w:p>
    <w:p w14:paraId="56A5405A" w14:textId="77777777" w:rsidR="0047647F" w:rsidRDefault="0047647F" w:rsidP="002D0A78">
      <w:pPr>
        <w:pStyle w:val="TS"/>
        <w:ind w:left="720" w:hanging="720"/>
      </w:pPr>
    </w:p>
    <w:p w14:paraId="0CD0E613" w14:textId="5B368BFD" w:rsidR="002D0A78" w:rsidRPr="00985FFB" w:rsidRDefault="002D0A78" w:rsidP="002D0A78">
      <w:pPr>
        <w:pStyle w:val="TS"/>
        <w:ind w:left="720" w:hanging="720"/>
      </w:pPr>
      <w:r w:rsidRPr="00985FFB">
        <w:t xml:space="preserve">Polymeropoulos, E. T., Elliott, N. G., and </w:t>
      </w:r>
      <w:proofErr w:type="spellStart"/>
      <w:r w:rsidRPr="00985FFB">
        <w:t>Frappell</w:t>
      </w:r>
      <w:proofErr w:type="spellEnd"/>
      <w:r w:rsidRPr="00985FFB">
        <w:t xml:space="preserve">, P. B. 2017. Hypoxic acclimation leads to metabolic compensation after reoxygenation in Atlantic salmon yolk-sac alevins. </w:t>
      </w:r>
      <w:r w:rsidRPr="00985FFB">
        <w:rPr>
          <w:i/>
          <w:iCs/>
        </w:rPr>
        <w:t xml:space="preserve">Comp. </w:t>
      </w:r>
      <w:proofErr w:type="spellStart"/>
      <w:r w:rsidRPr="00985FFB">
        <w:rPr>
          <w:i/>
          <w:iCs/>
        </w:rPr>
        <w:t>Biochem</w:t>
      </w:r>
      <w:proofErr w:type="spellEnd"/>
      <w:r w:rsidRPr="00985FFB">
        <w:rPr>
          <w:i/>
          <w:iCs/>
        </w:rPr>
        <w:t>. Physiol. A</w:t>
      </w:r>
      <w:r w:rsidRPr="00985FFB">
        <w:t xml:space="preserve">, 213: 28-35. </w:t>
      </w:r>
    </w:p>
    <w:p w14:paraId="30194EEA" w14:textId="77777777" w:rsidR="002D0A78" w:rsidRPr="00985FFB" w:rsidRDefault="002D0A78" w:rsidP="002D0A78">
      <w:pPr>
        <w:pStyle w:val="TS"/>
        <w:ind w:left="720" w:hanging="720"/>
      </w:pPr>
    </w:p>
    <w:p w14:paraId="451718A8" w14:textId="370AB046" w:rsidR="002D0A78" w:rsidRPr="00985FFB" w:rsidRDefault="002D0A78" w:rsidP="002D0A78">
      <w:pPr>
        <w:pStyle w:val="TS"/>
        <w:ind w:left="720" w:hanging="720"/>
      </w:pPr>
      <w:r w:rsidRPr="00985FFB">
        <w:t xml:space="preserve">Pousse, </w:t>
      </w:r>
      <w:r w:rsidRPr="00985FFB">
        <w:rPr>
          <w:rFonts w:cs="Times New Roman"/>
        </w:rPr>
        <w:t>É</w:t>
      </w:r>
      <w:r w:rsidRPr="00985FFB">
        <w:t xml:space="preserve">., Munroe, D., Hart, D., Hennen, D., Cameron, L. P., </w:t>
      </w:r>
      <w:proofErr w:type="spellStart"/>
      <w:r w:rsidRPr="00985FFB">
        <w:t>Rheuban</w:t>
      </w:r>
      <w:proofErr w:type="spellEnd"/>
      <w:r w:rsidRPr="00985FFB">
        <w:t xml:space="preserve">, J. E., Wang, Z. A., </w:t>
      </w:r>
      <w:proofErr w:type="spellStart"/>
      <w:r w:rsidRPr="00985FFB">
        <w:t>Wikfors</w:t>
      </w:r>
      <w:proofErr w:type="spellEnd"/>
      <w:r w:rsidRPr="00985FFB">
        <w:t xml:space="preserve">, G. H., and Meseck, S. L. 2022. Dynamic energy budget modeling of Atlantic </w:t>
      </w:r>
      <w:proofErr w:type="spellStart"/>
      <w:r w:rsidRPr="00985FFB">
        <w:lastRenderedPageBreak/>
        <w:t>surfclam</w:t>
      </w:r>
      <w:proofErr w:type="spellEnd"/>
      <w:r w:rsidRPr="00985FFB">
        <w:t xml:space="preserve">, </w:t>
      </w:r>
      <w:proofErr w:type="spellStart"/>
      <w:r w:rsidRPr="00985FFB">
        <w:rPr>
          <w:i/>
          <w:iCs/>
        </w:rPr>
        <w:t>Spisula</w:t>
      </w:r>
      <w:proofErr w:type="spellEnd"/>
      <w:r w:rsidRPr="00985FFB">
        <w:rPr>
          <w:i/>
          <w:iCs/>
        </w:rPr>
        <w:t xml:space="preserve"> </w:t>
      </w:r>
      <w:proofErr w:type="spellStart"/>
      <w:r w:rsidRPr="00985FFB">
        <w:rPr>
          <w:i/>
          <w:iCs/>
        </w:rPr>
        <w:t>solidissima</w:t>
      </w:r>
      <w:proofErr w:type="spellEnd"/>
      <w:r w:rsidRPr="00985FFB">
        <w:t xml:space="preserve">, under future ocean acidification and warming. </w:t>
      </w:r>
      <w:r w:rsidRPr="00985FFB">
        <w:rPr>
          <w:i/>
          <w:iCs/>
        </w:rPr>
        <w:t>Mar. Environ. Res.</w:t>
      </w:r>
      <w:r w:rsidRPr="00985FFB">
        <w:t xml:space="preserve">, 177: 105602. https://doi.org/10.1016/j.marenvres.2022.105602 </w:t>
      </w:r>
    </w:p>
    <w:p w14:paraId="38D4A3E6" w14:textId="77777777" w:rsidR="002D0A78" w:rsidRPr="00985FFB" w:rsidRDefault="002D0A78" w:rsidP="002D0A78">
      <w:pPr>
        <w:pStyle w:val="TS"/>
        <w:ind w:left="720" w:hanging="720"/>
      </w:pPr>
    </w:p>
    <w:p w14:paraId="2219AFE3" w14:textId="55F5268C" w:rsidR="002D0A78" w:rsidRPr="00985FFB" w:rsidRDefault="002D0A78" w:rsidP="002D0A78">
      <w:pPr>
        <w:pStyle w:val="TS"/>
        <w:ind w:left="720" w:hanging="720"/>
      </w:pPr>
      <w:r w:rsidRPr="00985FFB">
        <w:t>Rabalais, N. N., Turner, R. E., D</w:t>
      </w:r>
      <w:r w:rsidRPr="00985FFB">
        <w:rPr>
          <w:rFonts w:cs="Times New Roman"/>
        </w:rPr>
        <w:t>í</w:t>
      </w:r>
      <w:r w:rsidRPr="00985FFB">
        <w:t xml:space="preserve">az, R. J., and </w:t>
      </w:r>
      <w:proofErr w:type="spellStart"/>
      <w:r w:rsidRPr="00985FFB">
        <w:t>Justi</w:t>
      </w:r>
      <w:r w:rsidRPr="00985FFB">
        <w:rPr>
          <w:rFonts w:cs="Times New Roman"/>
        </w:rPr>
        <w:t>ć</w:t>
      </w:r>
      <w:proofErr w:type="spellEnd"/>
      <w:r w:rsidRPr="00985FFB">
        <w:t xml:space="preserve">, D. 2009. Global change and eutrophication of coastal waters. </w:t>
      </w:r>
      <w:r w:rsidRPr="00985FFB">
        <w:rPr>
          <w:i/>
          <w:iCs/>
        </w:rPr>
        <w:t>ICES J. Mar. Sci.</w:t>
      </w:r>
      <w:r w:rsidRPr="00985FFB">
        <w:t xml:space="preserve">, 66(7): 1528-1537. </w:t>
      </w:r>
    </w:p>
    <w:p w14:paraId="37DA10AB" w14:textId="77777777" w:rsidR="002D0A78" w:rsidRPr="00985FFB" w:rsidRDefault="002D0A78" w:rsidP="002D0A78">
      <w:pPr>
        <w:pStyle w:val="TS"/>
        <w:ind w:left="720" w:hanging="720"/>
      </w:pPr>
    </w:p>
    <w:p w14:paraId="4E7D5C8C" w14:textId="50A07CA1" w:rsidR="002D0A78" w:rsidRPr="00985FFB" w:rsidRDefault="002D0A78" w:rsidP="002D0A78">
      <w:pPr>
        <w:pStyle w:val="TS"/>
        <w:ind w:left="720" w:hanging="720"/>
      </w:pPr>
      <w:r w:rsidRPr="00985FFB">
        <w:t xml:space="preserve">Richards, J. G. 2009. Metabolic and Molecular Responses of Fish to Hypoxia. In: </w:t>
      </w:r>
      <w:r w:rsidRPr="00985FFB">
        <w:rPr>
          <w:i/>
          <w:iCs/>
        </w:rPr>
        <w:t>Fish Physiology, Vol. 27: Hypoxia</w:t>
      </w:r>
      <w:r w:rsidRPr="00985FFB">
        <w:t>. (Ed. J. G. Richards, A. P. Farrell and C. J. Brauner), pp. 443-485. San Diego: Academic Press.</w:t>
      </w:r>
    </w:p>
    <w:p w14:paraId="75509DBC" w14:textId="77777777" w:rsidR="002D0A78" w:rsidRPr="00985FFB" w:rsidRDefault="002D0A78" w:rsidP="002D0A78">
      <w:pPr>
        <w:pStyle w:val="TS"/>
        <w:ind w:left="720" w:hanging="720"/>
      </w:pPr>
    </w:p>
    <w:p w14:paraId="3A5452D5" w14:textId="43BE4457" w:rsidR="002D0A78" w:rsidRDefault="002D0A78" w:rsidP="002D0A78">
      <w:pPr>
        <w:pStyle w:val="TS"/>
        <w:ind w:left="720" w:hanging="720"/>
      </w:pPr>
      <w:r w:rsidRPr="00985FFB">
        <w:t xml:space="preserve">Richards, J. G. 2011. Physiological, behavioral and biochemical adaptations of intertidal fishes to hypoxia. </w:t>
      </w:r>
      <w:r w:rsidRPr="00985FFB">
        <w:rPr>
          <w:i/>
          <w:iCs/>
        </w:rPr>
        <w:t>J. Exp. Biol.</w:t>
      </w:r>
      <w:r w:rsidRPr="00985FFB">
        <w:t xml:space="preserve">, 214: 191-199. </w:t>
      </w:r>
    </w:p>
    <w:p w14:paraId="4DB2ADA5" w14:textId="77777777" w:rsidR="008C2BF2" w:rsidRDefault="008C2BF2" w:rsidP="002D0A78">
      <w:pPr>
        <w:pStyle w:val="TS"/>
        <w:ind w:left="720" w:hanging="720"/>
      </w:pPr>
    </w:p>
    <w:p w14:paraId="7A3952EB" w14:textId="62AC98A1" w:rsidR="008C2BF2" w:rsidRPr="008C2BF2" w:rsidRDefault="008C2BF2" w:rsidP="002D0A78">
      <w:pPr>
        <w:pStyle w:val="TS"/>
        <w:ind w:left="720" w:hanging="720"/>
      </w:pPr>
      <w:r>
        <w:t xml:space="preserve">Robert, D., Shoji, J., Sirois, P., </w:t>
      </w:r>
      <w:proofErr w:type="spellStart"/>
      <w:r>
        <w:t>Takasuka</w:t>
      </w:r>
      <w:proofErr w:type="spellEnd"/>
      <w:r>
        <w:t>, A., Catal</w:t>
      </w:r>
      <w:r>
        <w:rPr>
          <w:rFonts w:cs="Times New Roman"/>
        </w:rPr>
        <w:t>á</w:t>
      </w:r>
      <w:r>
        <w:t xml:space="preserve">n, I. A., et al. 2023. Life in the fast lane: Revisiting the fast growth—High survival paradigm during the early life stages of fish. </w:t>
      </w:r>
      <w:r>
        <w:rPr>
          <w:i/>
          <w:iCs/>
        </w:rPr>
        <w:t>Fish and Fisheries</w:t>
      </w:r>
      <w:r>
        <w:t xml:space="preserve">, 24: 863-888. </w:t>
      </w:r>
    </w:p>
    <w:p w14:paraId="59135E59" w14:textId="77777777" w:rsidR="002D0A78" w:rsidRPr="00985FFB" w:rsidRDefault="002D0A78" w:rsidP="002D0A78">
      <w:pPr>
        <w:pStyle w:val="TS"/>
        <w:ind w:left="720" w:hanging="720"/>
      </w:pPr>
    </w:p>
    <w:p w14:paraId="4FFA8567" w14:textId="30C03739" w:rsidR="002D0A78" w:rsidRDefault="002D0A78" w:rsidP="002D0A78">
      <w:pPr>
        <w:pStyle w:val="TS"/>
        <w:ind w:left="720" w:hanging="720"/>
      </w:pPr>
      <w:r w:rsidRPr="00985FFB">
        <w:t xml:space="preserve">Rombough, P. J. 1988. Respiratory gas exchange, aerobic metabolism, and effects of hypoxia during early life. In: </w:t>
      </w:r>
      <w:r w:rsidRPr="00985FFB">
        <w:rPr>
          <w:i/>
          <w:iCs/>
        </w:rPr>
        <w:t>Fish Physiology, Vol. 11: The Physiology of Developing Fish, Part A: Eggs and Larvae</w:t>
      </w:r>
      <w:r w:rsidRPr="00985FFB">
        <w:t xml:space="preserve">. (ed. W. S. Hoar and D. J. Randall), pp. 59-162. San Diego: Academic Press. </w:t>
      </w:r>
    </w:p>
    <w:p w14:paraId="5A281C1F" w14:textId="77777777" w:rsidR="00D8110C" w:rsidRDefault="00D8110C" w:rsidP="002D0A78">
      <w:pPr>
        <w:pStyle w:val="TS"/>
        <w:ind w:left="720" w:hanging="720"/>
      </w:pPr>
    </w:p>
    <w:p w14:paraId="29E8546A" w14:textId="5E46F8F8" w:rsidR="00D8110C" w:rsidRPr="00D8110C" w:rsidRDefault="00D8110C" w:rsidP="002D0A78">
      <w:pPr>
        <w:pStyle w:val="TS"/>
        <w:ind w:left="720" w:hanging="720"/>
      </w:pPr>
      <w:r>
        <w:t xml:space="preserve">Romoli, C., Jager, T., </w:t>
      </w:r>
      <w:proofErr w:type="spellStart"/>
      <w:r>
        <w:t>Trijau</w:t>
      </w:r>
      <w:proofErr w:type="spellEnd"/>
      <w:r>
        <w:t xml:space="preserve">, M., Goussen, B., and </w:t>
      </w:r>
      <w:proofErr w:type="spellStart"/>
      <w:r>
        <w:t>Gergs</w:t>
      </w:r>
      <w:proofErr w:type="spellEnd"/>
      <w:r>
        <w:t xml:space="preserve">, A. 2024. Environmental Risk Assessment with Energy Budget Models: A Comparison Between Two Models of Different Complexity. </w:t>
      </w:r>
      <w:r>
        <w:rPr>
          <w:i/>
          <w:iCs/>
        </w:rPr>
        <w:t xml:space="preserve">Environ. </w:t>
      </w:r>
      <w:proofErr w:type="spellStart"/>
      <w:r>
        <w:rPr>
          <w:i/>
          <w:iCs/>
        </w:rPr>
        <w:t>Toxicol</w:t>
      </w:r>
      <w:proofErr w:type="spellEnd"/>
      <w:r>
        <w:rPr>
          <w:i/>
          <w:iCs/>
        </w:rPr>
        <w:t>. Chem.</w:t>
      </w:r>
      <w:r>
        <w:t xml:space="preserve">, 43(2): 440-449. </w:t>
      </w:r>
      <w:proofErr w:type="spellStart"/>
      <w:r>
        <w:t>doi</w:t>
      </w:r>
      <w:proofErr w:type="spellEnd"/>
      <w:r>
        <w:t xml:space="preserve">: 10.1002/etc.5795 </w:t>
      </w:r>
    </w:p>
    <w:p w14:paraId="34A24F8C" w14:textId="77777777" w:rsidR="002D0A78" w:rsidRPr="00985FFB" w:rsidRDefault="002D0A78" w:rsidP="002D0A78">
      <w:pPr>
        <w:pStyle w:val="TS"/>
        <w:ind w:left="720" w:hanging="720"/>
      </w:pPr>
    </w:p>
    <w:p w14:paraId="58DC99F5" w14:textId="57175199" w:rsidR="002D0A78" w:rsidRDefault="002D0A78" w:rsidP="002D0A78">
      <w:pPr>
        <w:pStyle w:val="TS"/>
        <w:ind w:left="720" w:hanging="720"/>
      </w:pPr>
      <w:r w:rsidRPr="00985FFB">
        <w:t xml:space="preserve">Russell, N. R., and Wootton, R. J. 1992. Appetite and growth compensation in the European minnow, </w:t>
      </w:r>
      <w:r w:rsidRPr="00985FFB">
        <w:rPr>
          <w:i/>
          <w:iCs/>
        </w:rPr>
        <w:t xml:space="preserve">Phoxinus </w:t>
      </w:r>
      <w:proofErr w:type="spellStart"/>
      <w:r w:rsidRPr="00985FFB">
        <w:rPr>
          <w:i/>
          <w:iCs/>
        </w:rPr>
        <w:t>phoxinus</w:t>
      </w:r>
      <w:proofErr w:type="spellEnd"/>
      <w:r w:rsidRPr="00985FFB">
        <w:t xml:space="preserve"> (</w:t>
      </w:r>
      <w:proofErr w:type="spellStart"/>
      <w:r w:rsidRPr="00985FFB">
        <w:t>Cyprinidae</w:t>
      </w:r>
      <w:proofErr w:type="spellEnd"/>
      <w:r w:rsidRPr="00985FFB">
        <w:t xml:space="preserve">), following short periods of food restriction. </w:t>
      </w:r>
      <w:r w:rsidRPr="00985FFB">
        <w:rPr>
          <w:i/>
          <w:iCs/>
        </w:rPr>
        <w:t>Environ. Biol. Fishes</w:t>
      </w:r>
      <w:r w:rsidRPr="00985FFB">
        <w:t xml:space="preserve">, 34: 277-285. </w:t>
      </w:r>
    </w:p>
    <w:p w14:paraId="48EFF67E" w14:textId="77777777" w:rsidR="00805108" w:rsidRDefault="00805108" w:rsidP="002D0A78">
      <w:pPr>
        <w:pStyle w:val="TS"/>
        <w:ind w:left="720" w:hanging="720"/>
      </w:pPr>
    </w:p>
    <w:p w14:paraId="4109EF1A" w14:textId="25E8ADF6" w:rsidR="00B27B73" w:rsidRPr="00B27B73" w:rsidRDefault="00B27B73" w:rsidP="00B27B73">
      <w:pPr>
        <w:pStyle w:val="TS"/>
        <w:ind w:left="720" w:hanging="720"/>
      </w:pPr>
      <w:r>
        <w:t>Schwemmer, T. G. 2023. Early Life Physiological and Energetic Responses of Atlantic Silversides (</w:t>
      </w:r>
      <w:r>
        <w:rPr>
          <w:i/>
          <w:iCs/>
        </w:rPr>
        <w:t>Menidia menidia</w:t>
      </w:r>
      <w:r>
        <w:t>) to Ocean Acidification, Warming, and Hypoxia</w:t>
      </w:r>
      <w:r w:rsidR="00504D58">
        <w:t xml:space="preserve">. </w:t>
      </w:r>
      <w:r>
        <w:t>Doctoral dissertation</w:t>
      </w:r>
      <w:r w:rsidR="00504D58">
        <w:t>.</w:t>
      </w:r>
      <w:r>
        <w:t xml:space="preserve"> State University of New York at Stony Brook,</w:t>
      </w:r>
      <w:r w:rsidR="00504D58">
        <w:t xml:space="preserve"> Stony Brook, NY.</w:t>
      </w:r>
      <w:r>
        <w:t xml:space="preserve"> </w:t>
      </w:r>
    </w:p>
    <w:p w14:paraId="2322F391" w14:textId="77777777" w:rsidR="00B27B73" w:rsidRDefault="00B27B73" w:rsidP="00B27B73">
      <w:pPr>
        <w:pStyle w:val="TS"/>
        <w:ind w:left="720" w:hanging="720"/>
      </w:pPr>
    </w:p>
    <w:p w14:paraId="260A8417" w14:textId="35268E04" w:rsidR="00B27B73" w:rsidRPr="00B27B73" w:rsidRDefault="00805108" w:rsidP="00B27B73">
      <w:pPr>
        <w:pStyle w:val="TS"/>
        <w:ind w:left="720" w:hanging="720"/>
      </w:pPr>
      <w:r>
        <w:t xml:space="preserve">Schwemmer, T. G., Baumann, H., Murray, C. S., Molina, A. I., and Nye, J. A. 2020. </w:t>
      </w:r>
      <w:r w:rsidR="00B27B73">
        <w:t xml:space="preserve">Acidification and hypoxia interactively affect metabolism in embryos, but not larvae, of the coastal forage fish </w:t>
      </w:r>
      <w:proofErr w:type="spellStart"/>
      <w:r w:rsidR="00B27B73">
        <w:rPr>
          <w:i/>
          <w:iCs/>
        </w:rPr>
        <w:t>Menidia</w:t>
      </w:r>
      <w:proofErr w:type="spellEnd"/>
      <w:r w:rsidR="00B27B73">
        <w:rPr>
          <w:i/>
          <w:iCs/>
        </w:rPr>
        <w:t xml:space="preserve"> </w:t>
      </w:r>
      <w:proofErr w:type="spellStart"/>
      <w:r w:rsidR="00B27B73">
        <w:rPr>
          <w:i/>
          <w:iCs/>
        </w:rPr>
        <w:t>menidia</w:t>
      </w:r>
      <w:proofErr w:type="spellEnd"/>
      <w:r w:rsidR="00B27B73">
        <w:t xml:space="preserve">. </w:t>
      </w:r>
      <w:r w:rsidR="00B27B73">
        <w:rPr>
          <w:i/>
          <w:iCs/>
        </w:rPr>
        <w:t>J. Exp. Biol.</w:t>
      </w:r>
      <w:r w:rsidR="00B27B73">
        <w:t xml:space="preserve">, 223: jeb228015. </w:t>
      </w:r>
      <w:proofErr w:type="spellStart"/>
      <w:r w:rsidR="00B27B73">
        <w:t>doi</w:t>
      </w:r>
      <w:proofErr w:type="spellEnd"/>
      <w:r w:rsidR="00B27B73">
        <w:t xml:space="preserve">: 10.1242/jeb.228015 </w:t>
      </w:r>
    </w:p>
    <w:p w14:paraId="12092E18" w14:textId="77777777" w:rsidR="002D0A78" w:rsidRPr="00985FFB" w:rsidRDefault="002D0A78" w:rsidP="002D0A78">
      <w:pPr>
        <w:pStyle w:val="TS"/>
        <w:ind w:left="720" w:hanging="720"/>
      </w:pPr>
    </w:p>
    <w:p w14:paraId="220B282B" w14:textId="51D27617" w:rsidR="002D0A78" w:rsidRPr="00985FFB" w:rsidRDefault="002D0A78" w:rsidP="002D0A78">
      <w:pPr>
        <w:pStyle w:val="TS"/>
        <w:ind w:left="720" w:hanging="720"/>
      </w:pPr>
      <w:proofErr w:type="spellStart"/>
      <w:r w:rsidRPr="00985FFB">
        <w:t>Sibly</w:t>
      </w:r>
      <w:proofErr w:type="spellEnd"/>
      <w:r w:rsidRPr="00985FFB">
        <w:t xml:space="preserve">, R. M., Grimm, V., Martin, B. T., Johnston, A. S. A., et al. 2013. Representing the acquisition and use of energy by individuals in agent-based models of animal populations. </w:t>
      </w:r>
      <w:r w:rsidRPr="00985FFB">
        <w:rPr>
          <w:i/>
          <w:iCs/>
        </w:rPr>
        <w:t>Methods in Ecology and Evolution</w:t>
      </w:r>
      <w:r w:rsidRPr="00985FFB">
        <w:t xml:space="preserve">, 4: 151-161. </w:t>
      </w:r>
    </w:p>
    <w:p w14:paraId="1EC91A73" w14:textId="77777777" w:rsidR="002D0A78" w:rsidRPr="00985FFB" w:rsidRDefault="002D0A78" w:rsidP="002D0A78">
      <w:pPr>
        <w:pStyle w:val="TS"/>
        <w:ind w:left="720" w:hanging="720"/>
      </w:pPr>
    </w:p>
    <w:p w14:paraId="352163E5" w14:textId="77777777" w:rsidR="00C05B44" w:rsidRDefault="002D0A78" w:rsidP="00C05B44">
      <w:pPr>
        <w:pStyle w:val="TS"/>
        <w:ind w:left="720" w:hanging="720"/>
      </w:pPr>
      <w:r w:rsidRPr="00985FFB">
        <w:t xml:space="preserve">Smallegange, I. M., Caswell, H., </w:t>
      </w:r>
      <w:proofErr w:type="spellStart"/>
      <w:r w:rsidRPr="00985FFB">
        <w:t>Toorians</w:t>
      </w:r>
      <w:proofErr w:type="spellEnd"/>
      <w:r w:rsidRPr="00985FFB">
        <w:t xml:space="preserve">, M. E. M., and de </w:t>
      </w:r>
      <w:proofErr w:type="spellStart"/>
      <w:r w:rsidRPr="00985FFB">
        <w:t>Roos</w:t>
      </w:r>
      <w:proofErr w:type="spellEnd"/>
      <w:r w:rsidRPr="00985FFB">
        <w:t xml:space="preserve">, A. M. 2017. Mechanistic description of population dynamics using dynamic energy budget theory incorporated into integral projection models. </w:t>
      </w:r>
      <w:r w:rsidRPr="00985FFB">
        <w:rPr>
          <w:i/>
          <w:iCs/>
        </w:rPr>
        <w:t>Methods in Ecology and Evolution</w:t>
      </w:r>
      <w:r w:rsidRPr="00985FFB">
        <w:t>, 8: 146-154.</w:t>
      </w:r>
      <w:r w:rsidR="00C05B44">
        <w:t xml:space="preserve"> </w:t>
      </w:r>
    </w:p>
    <w:p w14:paraId="041BCE95" w14:textId="77777777" w:rsidR="00C05B44" w:rsidRDefault="00C05B44" w:rsidP="00C05B44">
      <w:pPr>
        <w:pStyle w:val="TS"/>
        <w:ind w:left="720" w:hanging="720"/>
      </w:pPr>
    </w:p>
    <w:p w14:paraId="4932D4DB" w14:textId="5FA62665" w:rsidR="00C05B44" w:rsidRPr="00985FFB" w:rsidRDefault="00C05B44" w:rsidP="00C05B44">
      <w:pPr>
        <w:pStyle w:val="TS"/>
        <w:ind w:left="720" w:hanging="720"/>
      </w:pPr>
      <w:r>
        <w:t xml:space="preserve">Stevenson, L. M., Muller, E. B., Nacci, D., Clark, B. W., Whitehead, A., and Nisbet, R. M. 2023. Connecting </w:t>
      </w:r>
      <w:proofErr w:type="spellStart"/>
      <w:r>
        <w:t>Suborganismal</w:t>
      </w:r>
      <w:proofErr w:type="spellEnd"/>
      <w:r>
        <w:t xml:space="preserve"> Data to Bioenergetic Processes: Killifish Embryos Exposed to a Dioxin-Like Compound. </w:t>
      </w:r>
      <w:r>
        <w:rPr>
          <w:i/>
          <w:iCs/>
        </w:rPr>
        <w:t xml:space="preserve">Environ. </w:t>
      </w:r>
      <w:proofErr w:type="spellStart"/>
      <w:r>
        <w:rPr>
          <w:i/>
          <w:iCs/>
        </w:rPr>
        <w:t>Toxicol</w:t>
      </w:r>
      <w:proofErr w:type="spellEnd"/>
      <w:r>
        <w:rPr>
          <w:i/>
          <w:iCs/>
        </w:rPr>
        <w:t>. Chem.</w:t>
      </w:r>
      <w:r>
        <w:t xml:space="preserve">, 42(9): 2040-2053. </w:t>
      </w:r>
      <w:proofErr w:type="spellStart"/>
      <w:r>
        <w:t>doi</w:t>
      </w:r>
      <w:proofErr w:type="spellEnd"/>
      <w:r>
        <w:t xml:space="preserve">: 10.1002/etc.5680 </w:t>
      </w:r>
    </w:p>
    <w:p w14:paraId="71B59EB4" w14:textId="77777777" w:rsidR="002D0A78" w:rsidRPr="00985FFB" w:rsidRDefault="002D0A78" w:rsidP="002D0A78">
      <w:pPr>
        <w:pStyle w:val="TS"/>
        <w:ind w:left="720" w:hanging="720"/>
      </w:pPr>
    </w:p>
    <w:p w14:paraId="1A348E15" w14:textId="2408691F" w:rsidR="002D0A78" w:rsidRPr="00985FFB" w:rsidRDefault="002D0A78" w:rsidP="002D0A78">
      <w:pPr>
        <w:pStyle w:val="TS"/>
        <w:ind w:left="720" w:hanging="720"/>
      </w:pPr>
      <w:r w:rsidRPr="00985FFB">
        <w:t xml:space="preserve">Stierhoff, K. L., Targett, T. E., and Miller, K. 2006. </w:t>
      </w:r>
      <w:proofErr w:type="spellStart"/>
      <w:r w:rsidRPr="00985FFB">
        <w:t>Ecophysiological</w:t>
      </w:r>
      <w:proofErr w:type="spellEnd"/>
      <w:r w:rsidRPr="00985FFB">
        <w:t xml:space="preserve"> responses of juvenile summer and winter flounder to hypoxia: experimental and modeling analyses of effects on estuarine nursery quality. </w:t>
      </w:r>
      <w:r w:rsidRPr="00985FFB">
        <w:rPr>
          <w:i/>
          <w:iCs/>
        </w:rPr>
        <w:t>Mar. Ecol. Prog. Ser.</w:t>
      </w:r>
      <w:r w:rsidRPr="00985FFB">
        <w:t xml:space="preserve">, 325: 255-266. </w:t>
      </w:r>
    </w:p>
    <w:p w14:paraId="2531CF50" w14:textId="77777777" w:rsidR="002D0A78" w:rsidRPr="00985FFB" w:rsidRDefault="002D0A78" w:rsidP="002D0A78">
      <w:pPr>
        <w:pStyle w:val="TS"/>
        <w:ind w:left="720" w:hanging="720"/>
      </w:pPr>
    </w:p>
    <w:p w14:paraId="6D3B6F1A" w14:textId="5F96546D" w:rsidR="002D0A78" w:rsidRDefault="002D0A78" w:rsidP="002D0A78">
      <w:pPr>
        <w:pStyle w:val="TS"/>
        <w:ind w:left="720" w:hanging="720"/>
      </w:pPr>
      <w:r w:rsidRPr="00985FFB">
        <w:t xml:space="preserve">Stierhoff, K. L., Targett, T. E., and Power, J. H. 2009a. Hypoxia-induced growth limitation of juvenile fishes in an estuarine nursery: assessment of small-scale temporal dynamics using RNA:DNA. </w:t>
      </w:r>
      <w:r w:rsidRPr="00985FFB">
        <w:rPr>
          <w:i/>
          <w:iCs/>
        </w:rPr>
        <w:t xml:space="preserve">Can. J. Fish. </w:t>
      </w:r>
      <w:proofErr w:type="spellStart"/>
      <w:r w:rsidRPr="00985FFB">
        <w:rPr>
          <w:i/>
          <w:iCs/>
        </w:rPr>
        <w:t>Aquat</w:t>
      </w:r>
      <w:proofErr w:type="spellEnd"/>
      <w:r w:rsidRPr="00985FFB">
        <w:rPr>
          <w:i/>
          <w:iCs/>
        </w:rPr>
        <w:t>. Sci.</w:t>
      </w:r>
      <w:r w:rsidRPr="00985FFB">
        <w:t xml:space="preserve">, 66(7): 1033-1047. </w:t>
      </w:r>
    </w:p>
    <w:p w14:paraId="7F47FF52" w14:textId="77777777" w:rsidR="00AE56C4" w:rsidRDefault="00AE56C4" w:rsidP="002D0A78">
      <w:pPr>
        <w:pStyle w:val="TS"/>
        <w:ind w:left="720" w:hanging="720"/>
      </w:pPr>
    </w:p>
    <w:p w14:paraId="46B1C539" w14:textId="05C9FF63" w:rsidR="00AE56C4" w:rsidRPr="00AE56C4" w:rsidRDefault="00AE56C4" w:rsidP="002D0A78">
      <w:pPr>
        <w:pStyle w:val="TS"/>
        <w:ind w:left="720" w:hanging="720"/>
      </w:pPr>
      <w:r>
        <w:t>Sun, C.-F., Tao, Y., Jiang, X.-Y., and Zou, S.-M. 2011. IGF binding protein 1 is correlated with hypoxia-induced growth reduce and developmental defects in grass carp (</w:t>
      </w:r>
      <w:proofErr w:type="spellStart"/>
      <w:r>
        <w:rPr>
          <w:i/>
          <w:iCs/>
        </w:rPr>
        <w:t>Ctenopharyngodon</w:t>
      </w:r>
      <w:proofErr w:type="spellEnd"/>
      <w:r>
        <w:rPr>
          <w:i/>
          <w:iCs/>
        </w:rPr>
        <w:t xml:space="preserve"> </w:t>
      </w:r>
      <w:proofErr w:type="spellStart"/>
      <w:r>
        <w:rPr>
          <w:i/>
          <w:iCs/>
        </w:rPr>
        <w:t>idellus</w:t>
      </w:r>
      <w:proofErr w:type="spellEnd"/>
      <w:r>
        <w:t xml:space="preserve">) embryos. </w:t>
      </w:r>
      <w:r>
        <w:rPr>
          <w:i/>
          <w:iCs/>
        </w:rPr>
        <w:t>Gen. Comp. Endocrinol.</w:t>
      </w:r>
      <w:r>
        <w:t xml:space="preserve">, 172(3): 409-415. </w:t>
      </w:r>
    </w:p>
    <w:p w14:paraId="0A35FF24" w14:textId="77777777" w:rsidR="002D0A78" w:rsidRPr="00985FFB" w:rsidRDefault="002D0A78" w:rsidP="002D0A78">
      <w:pPr>
        <w:pStyle w:val="TS"/>
        <w:ind w:left="720" w:hanging="720"/>
      </w:pPr>
    </w:p>
    <w:p w14:paraId="1C22307C" w14:textId="02EAF141" w:rsidR="002D0A78" w:rsidRDefault="002D0A78" w:rsidP="002D0A78">
      <w:pPr>
        <w:pStyle w:val="TS"/>
        <w:ind w:left="720" w:hanging="720"/>
      </w:pPr>
      <w:r w:rsidRPr="00985FFB">
        <w:t xml:space="preserve">Tai, T. C., Sumaila, U. R., and Cheung, W. W. L. 2021. Ocean Acidification Amplifies Multi-Stressor Impacts on Global Marine Invertebrate Fisheries. </w:t>
      </w:r>
      <w:r w:rsidRPr="00985FFB">
        <w:rPr>
          <w:i/>
          <w:iCs/>
        </w:rPr>
        <w:t>Front. Mar. Sci.</w:t>
      </w:r>
      <w:r w:rsidRPr="00985FFB">
        <w:t xml:space="preserve">, 8: 596644. </w:t>
      </w:r>
      <w:proofErr w:type="spellStart"/>
      <w:r w:rsidRPr="00985FFB">
        <w:t>doi</w:t>
      </w:r>
      <w:proofErr w:type="spellEnd"/>
      <w:r w:rsidRPr="00985FFB">
        <w:t xml:space="preserve">: 10.3389/fmars.2021.596644 </w:t>
      </w:r>
    </w:p>
    <w:p w14:paraId="6A3B5B85" w14:textId="77777777" w:rsidR="007A77AF" w:rsidRDefault="007A77AF" w:rsidP="002D0A78">
      <w:pPr>
        <w:pStyle w:val="TS"/>
        <w:ind w:left="720" w:hanging="720"/>
      </w:pPr>
    </w:p>
    <w:p w14:paraId="770BAF02" w14:textId="10DF0543" w:rsidR="007A77AF" w:rsidRPr="007A77AF" w:rsidRDefault="007A77AF" w:rsidP="002D0A78">
      <w:pPr>
        <w:pStyle w:val="TS"/>
        <w:ind w:left="720" w:hanging="720"/>
      </w:pPr>
      <w:proofErr w:type="spellStart"/>
      <w:r>
        <w:t>Takasuka</w:t>
      </w:r>
      <w:proofErr w:type="spellEnd"/>
      <w:r>
        <w:t xml:space="preserve">, A., Aoki, I., and Oozeki, Y. 2007. Predator-specific growth-selective predation on larval Japanese anchovy </w:t>
      </w:r>
      <w:proofErr w:type="spellStart"/>
      <w:r>
        <w:rPr>
          <w:i/>
          <w:iCs/>
        </w:rPr>
        <w:t>Engraulis</w:t>
      </w:r>
      <w:proofErr w:type="spellEnd"/>
      <w:r>
        <w:rPr>
          <w:i/>
          <w:iCs/>
        </w:rPr>
        <w:t xml:space="preserve"> japonicus</w:t>
      </w:r>
      <w:r>
        <w:t xml:space="preserve">. </w:t>
      </w:r>
      <w:r>
        <w:rPr>
          <w:i/>
          <w:iCs/>
        </w:rPr>
        <w:t>Mar. Ecol. Prog. Ser.</w:t>
      </w:r>
      <w:r>
        <w:t xml:space="preserve">, 350: 99-107. </w:t>
      </w:r>
    </w:p>
    <w:p w14:paraId="44D2E965" w14:textId="77777777" w:rsidR="002D0A78" w:rsidRPr="00985FFB" w:rsidRDefault="002D0A78" w:rsidP="002D0A78">
      <w:pPr>
        <w:pStyle w:val="TS"/>
        <w:ind w:left="720" w:hanging="720"/>
      </w:pPr>
    </w:p>
    <w:p w14:paraId="66AAB839" w14:textId="5489C838" w:rsidR="002D0A78" w:rsidRPr="00985FFB" w:rsidRDefault="002D0A78" w:rsidP="002D0A78">
      <w:pPr>
        <w:pStyle w:val="TS"/>
        <w:ind w:left="720" w:hanging="720"/>
      </w:pPr>
      <w:r w:rsidRPr="00985FFB">
        <w:t xml:space="preserve">Taylor, J. C. and Miller, J. M. 2001. Physiological performance of juvenile southern flounder, </w:t>
      </w:r>
      <w:proofErr w:type="spellStart"/>
      <w:r w:rsidRPr="00985FFB">
        <w:rPr>
          <w:i/>
          <w:iCs/>
        </w:rPr>
        <w:t>Paralichthys</w:t>
      </w:r>
      <w:proofErr w:type="spellEnd"/>
      <w:r w:rsidRPr="00985FFB">
        <w:rPr>
          <w:i/>
          <w:iCs/>
        </w:rPr>
        <w:t xml:space="preserve"> </w:t>
      </w:r>
      <w:proofErr w:type="spellStart"/>
      <w:r w:rsidRPr="00985FFB">
        <w:rPr>
          <w:i/>
          <w:iCs/>
        </w:rPr>
        <w:t>lethostigma</w:t>
      </w:r>
      <w:proofErr w:type="spellEnd"/>
      <w:r w:rsidRPr="00985FFB">
        <w:t xml:space="preserve"> (Jordan and Gilbert, 1884), in chronic and episodic hypoxia. </w:t>
      </w:r>
      <w:r w:rsidRPr="00985FFB">
        <w:rPr>
          <w:i/>
          <w:iCs/>
        </w:rPr>
        <w:t>J. Exp. Mar. Biol. Ecol.</w:t>
      </w:r>
      <w:r w:rsidRPr="00985FFB">
        <w:t xml:space="preserve">, 258: 195-214. </w:t>
      </w:r>
    </w:p>
    <w:p w14:paraId="3376E2E3" w14:textId="77777777" w:rsidR="002D0A78" w:rsidRPr="00985FFB" w:rsidRDefault="002D0A78" w:rsidP="002D0A78">
      <w:pPr>
        <w:pStyle w:val="TS"/>
        <w:ind w:left="720" w:hanging="720"/>
      </w:pPr>
    </w:p>
    <w:p w14:paraId="3E6A3EDF" w14:textId="6A50A92C" w:rsidR="002D0A78" w:rsidRPr="00985FFB" w:rsidRDefault="002D0A78" w:rsidP="002D0A78">
      <w:pPr>
        <w:pStyle w:val="TS"/>
        <w:ind w:left="720" w:hanging="720"/>
      </w:pPr>
      <w:r w:rsidRPr="00985FFB">
        <w:t xml:space="preserve">Testa, J. M., Murphy, R. R., Brady, D. C., and Kemp, W. M. 2018. Nutrient- and Climate-Induced Shifts in the Phenology of Linked Biogeochemical Cycles in a Temperate Estuary. </w:t>
      </w:r>
      <w:r w:rsidRPr="00985FFB">
        <w:rPr>
          <w:i/>
          <w:iCs/>
        </w:rPr>
        <w:t>Front. Mar. Sci.</w:t>
      </w:r>
      <w:r w:rsidRPr="00985FFB">
        <w:t xml:space="preserve">, 5: 114. </w:t>
      </w:r>
    </w:p>
    <w:p w14:paraId="3B7297F0" w14:textId="77777777" w:rsidR="002D0A78" w:rsidRPr="00985FFB" w:rsidRDefault="002D0A78" w:rsidP="002D0A78">
      <w:pPr>
        <w:pStyle w:val="TS"/>
        <w:ind w:left="720" w:hanging="720"/>
      </w:pPr>
    </w:p>
    <w:p w14:paraId="0CFAB487" w14:textId="72EAF980" w:rsidR="002D0A78" w:rsidRPr="00985FFB" w:rsidRDefault="002D0A78" w:rsidP="002D0A78">
      <w:pPr>
        <w:pStyle w:val="TS"/>
        <w:ind w:left="720" w:hanging="720"/>
      </w:pPr>
      <w:r w:rsidRPr="00985FFB">
        <w:t xml:space="preserve">Thomas, P., Rahman, M. S., Kummer, J. A., and Lawson, S. 2006. Reproductive endocrine dysfunction in Atlantic croaker exposed to hypoxia. </w:t>
      </w:r>
      <w:r w:rsidRPr="00985FFB">
        <w:rPr>
          <w:i/>
          <w:iCs/>
        </w:rPr>
        <w:t>Mar. Environ. Res.</w:t>
      </w:r>
      <w:r w:rsidRPr="00985FFB">
        <w:t xml:space="preserve">, 62: S249-S252. </w:t>
      </w:r>
    </w:p>
    <w:p w14:paraId="2BD5C81C" w14:textId="77777777" w:rsidR="002D0A78" w:rsidRPr="00985FFB" w:rsidRDefault="002D0A78" w:rsidP="002D0A78">
      <w:pPr>
        <w:pStyle w:val="TS"/>
        <w:ind w:left="720" w:hanging="720"/>
      </w:pPr>
    </w:p>
    <w:p w14:paraId="08EC4569" w14:textId="363BB684" w:rsidR="002D0A78" w:rsidRDefault="002D0A78" w:rsidP="002D0A78">
      <w:pPr>
        <w:pStyle w:val="TS"/>
        <w:ind w:left="720" w:hanging="720"/>
      </w:pPr>
      <w:r w:rsidRPr="00985FFB">
        <w:t xml:space="preserve">Thomas, Yoann., Flye-Sainte-Marie, J., Chabot, D., Aguirre-Velarde, A., Marques, G. M., and </w:t>
      </w:r>
      <w:proofErr w:type="spellStart"/>
      <w:r w:rsidRPr="00985FFB">
        <w:t>Pecquerie</w:t>
      </w:r>
      <w:proofErr w:type="spellEnd"/>
      <w:r w:rsidRPr="00985FFB">
        <w:t xml:space="preserve">, Laure. 2019. Effects of hypoxia on metabolic functions in marine organisms: Observed patterns and modelling assumptions within the context of Dynamic Energy Budget (DEB) theory. </w:t>
      </w:r>
      <w:r w:rsidRPr="00985FFB">
        <w:rPr>
          <w:i/>
          <w:iCs/>
        </w:rPr>
        <w:t>J. Sea Res.</w:t>
      </w:r>
      <w:r w:rsidRPr="00985FFB">
        <w:t xml:space="preserve">, 143: 231-242. </w:t>
      </w:r>
    </w:p>
    <w:p w14:paraId="0751DFDD" w14:textId="77777777" w:rsidR="00AE56C4" w:rsidRDefault="00AE56C4" w:rsidP="002D0A78">
      <w:pPr>
        <w:pStyle w:val="TS"/>
        <w:ind w:left="720" w:hanging="720"/>
      </w:pPr>
    </w:p>
    <w:p w14:paraId="1FF6E8A4" w14:textId="55B5AA38" w:rsidR="00AE56C4" w:rsidRDefault="00AE56C4" w:rsidP="002D0A78">
      <w:pPr>
        <w:pStyle w:val="TS"/>
        <w:ind w:left="720" w:hanging="720"/>
      </w:pPr>
      <w:r>
        <w:t>Tian, Y.-M., Chen, J., Tao, Y., Jiang, X.-Y., and Zou, S.-M. 2014. Molecular cloning and function analysis of insulin-like growth factor binding protein 1a in blunt snout bream (</w:t>
      </w:r>
      <w:proofErr w:type="spellStart"/>
      <w:r>
        <w:rPr>
          <w:i/>
          <w:iCs/>
        </w:rPr>
        <w:t>Megalobrama</w:t>
      </w:r>
      <w:proofErr w:type="spellEnd"/>
      <w:r>
        <w:rPr>
          <w:i/>
          <w:iCs/>
        </w:rPr>
        <w:t xml:space="preserve"> </w:t>
      </w:r>
      <w:proofErr w:type="spellStart"/>
      <w:r>
        <w:rPr>
          <w:i/>
          <w:iCs/>
        </w:rPr>
        <w:t>amblycephala</w:t>
      </w:r>
      <w:proofErr w:type="spellEnd"/>
      <w:r>
        <w:t xml:space="preserve">). </w:t>
      </w:r>
      <w:proofErr w:type="spellStart"/>
      <w:r>
        <w:rPr>
          <w:i/>
          <w:iCs/>
        </w:rPr>
        <w:t>Dongwuxue</w:t>
      </w:r>
      <w:proofErr w:type="spellEnd"/>
      <w:r>
        <w:rPr>
          <w:i/>
          <w:iCs/>
        </w:rPr>
        <w:t xml:space="preserve"> </w:t>
      </w:r>
      <w:proofErr w:type="spellStart"/>
      <w:r>
        <w:rPr>
          <w:i/>
          <w:iCs/>
        </w:rPr>
        <w:t>Yanjiu</w:t>
      </w:r>
      <w:proofErr w:type="spellEnd"/>
      <w:r>
        <w:t xml:space="preserve">, 35(4): 300-306. </w:t>
      </w:r>
    </w:p>
    <w:p w14:paraId="5FE54EBF" w14:textId="77777777" w:rsidR="005758B9" w:rsidRDefault="005758B9" w:rsidP="002D0A78">
      <w:pPr>
        <w:pStyle w:val="TS"/>
        <w:ind w:left="720" w:hanging="720"/>
      </w:pPr>
    </w:p>
    <w:p w14:paraId="09918BC4" w14:textId="68BDB5C0" w:rsidR="005758B9" w:rsidRPr="005758B9" w:rsidRDefault="005758B9" w:rsidP="002D0A78">
      <w:pPr>
        <w:pStyle w:val="TS"/>
        <w:ind w:left="720" w:hanging="720"/>
      </w:pPr>
      <w:r>
        <w:lastRenderedPageBreak/>
        <w:t xml:space="preserve">Ton, C., Stamatiou, D., and Liew, C.-C. 2003. Gene expression profile of zebrafish exposed to hypoxia during development. </w:t>
      </w:r>
      <w:r>
        <w:rPr>
          <w:i/>
          <w:iCs/>
        </w:rPr>
        <w:t>Physiol. Genomics</w:t>
      </w:r>
      <w:r>
        <w:t xml:space="preserve">, 13(2): 97-106. </w:t>
      </w:r>
    </w:p>
    <w:p w14:paraId="6F3DEC1F" w14:textId="77777777" w:rsidR="002D0A78" w:rsidRPr="00985FFB" w:rsidRDefault="002D0A78" w:rsidP="002D0A78">
      <w:pPr>
        <w:pStyle w:val="TS"/>
        <w:ind w:left="720" w:hanging="720"/>
      </w:pPr>
    </w:p>
    <w:p w14:paraId="6B2F809E" w14:textId="436AB210" w:rsidR="002D0A78" w:rsidRPr="00985FFB" w:rsidRDefault="002D0A78" w:rsidP="002D0A78">
      <w:pPr>
        <w:pStyle w:val="TS"/>
        <w:ind w:left="720" w:hanging="720"/>
      </w:pPr>
      <w:proofErr w:type="spellStart"/>
      <w:r w:rsidRPr="00985FFB">
        <w:t>Vanderplancke</w:t>
      </w:r>
      <w:proofErr w:type="spellEnd"/>
      <w:r w:rsidRPr="00985FFB">
        <w:t xml:space="preserve">, G., </w:t>
      </w:r>
      <w:proofErr w:type="spellStart"/>
      <w:r w:rsidRPr="00985FFB">
        <w:t>Claireaux</w:t>
      </w:r>
      <w:proofErr w:type="spellEnd"/>
      <w:r w:rsidRPr="00985FFB">
        <w:t xml:space="preserve">, G., </w:t>
      </w:r>
      <w:proofErr w:type="spellStart"/>
      <w:r w:rsidRPr="00985FFB">
        <w:t>Quazuguel</w:t>
      </w:r>
      <w:proofErr w:type="spellEnd"/>
      <w:r w:rsidRPr="00985FFB">
        <w:t xml:space="preserve">, P., Madec, L., </w:t>
      </w:r>
      <w:proofErr w:type="spellStart"/>
      <w:r w:rsidRPr="00985FFB">
        <w:t>Ferraresso</w:t>
      </w:r>
      <w:proofErr w:type="spellEnd"/>
      <w:r w:rsidRPr="00985FFB">
        <w:t>, S., S</w:t>
      </w:r>
      <w:r w:rsidRPr="00985FFB">
        <w:rPr>
          <w:rFonts w:cs="Times New Roman"/>
        </w:rPr>
        <w:t>é</w:t>
      </w:r>
      <w:r w:rsidRPr="00985FFB">
        <w:t>v</w:t>
      </w:r>
      <w:r w:rsidRPr="00985FFB">
        <w:rPr>
          <w:rFonts w:cs="Times New Roman"/>
        </w:rPr>
        <w:t>è</w:t>
      </w:r>
      <w:r w:rsidRPr="00985FFB">
        <w:t xml:space="preserve">re, A., </w:t>
      </w:r>
      <w:proofErr w:type="spellStart"/>
      <w:r w:rsidRPr="00985FFB">
        <w:t>Zambonino</w:t>
      </w:r>
      <w:proofErr w:type="spellEnd"/>
      <w:r w:rsidRPr="00985FFB">
        <w:t xml:space="preserve">-Infante, J.-L., and </w:t>
      </w:r>
      <w:proofErr w:type="spellStart"/>
      <w:r w:rsidRPr="00985FFB">
        <w:t>Mazurais</w:t>
      </w:r>
      <w:proofErr w:type="spellEnd"/>
      <w:r w:rsidRPr="00985FFB">
        <w:t>, D. 2014. Hypoxic episode during the larval period has long-term effects on European sea bass juveniles (</w:t>
      </w:r>
      <w:proofErr w:type="spellStart"/>
      <w:r w:rsidRPr="00985FFB">
        <w:rPr>
          <w:i/>
          <w:iCs/>
        </w:rPr>
        <w:t>Dicentrarchus</w:t>
      </w:r>
      <w:proofErr w:type="spellEnd"/>
      <w:r w:rsidRPr="00985FFB">
        <w:rPr>
          <w:i/>
          <w:iCs/>
        </w:rPr>
        <w:t xml:space="preserve"> </w:t>
      </w:r>
      <w:proofErr w:type="spellStart"/>
      <w:r w:rsidRPr="00985FFB">
        <w:rPr>
          <w:i/>
          <w:iCs/>
        </w:rPr>
        <w:t>labrax</w:t>
      </w:r>
      <w:proofErr w:type="spellEnd"/>
      <w:r w:rsidRPr="00985FFB">
        <w:t xml:space="preserve">). </w:t>
      </w:r>
      <w:r w:rsidRPr="00985FFB">
        <w:rPr>
          <w:i/>
          <w:iCs/>
        </w:rPr>
        <w:t>Mar. Biol.</w:t>
      </w:r>
      <w:r w:rsidRPr="00985FFB">
        <w:t xml:space="preserve">, 162: 367-376. </w:t>
      </w:r>
    </w:p>
    <w:p w14:paraId="309DF277" w14:textId="77777777" w:rsidR="002D0A78" w:rsidRPr="00985FFB" w:rsidRDefault="002D0A78" w:rsidP="002D0A78">
      <w:pPr>
        <w:pStyle w:val="TS"/>
        <w:ind w:left="720" w:hanging="720"/>
      </w:pPr>
    </w:p>
    <w:p w14:paraId="18662570" w14:textId="35985913" w:rsidR="002D0A78" w:rsidRPr="00985FFB" w:rsidRDefault="002D0A78" w:rsidP="002D0A78">
      <w:pPr>
        <w:pStyle w:val="TS"/>
        <w:ind w:left="720" w:hanging="720"/>
      </w:pPr>
      <w:proofErr w:type="spellStart"/>
      <w:r w:rsidRPr="00985FFB">
        <w:t>Wagenmakers</w:t>
      </w:r>
      <w:proofErr w:type="spellEnd"/>
      <w:r w:rsidRPr="00985FFB">
        <w:t xml:space="preserve">, E.-J. and Farrell, S. 2004. AIC model selection using Akaike weights. </w:t>
      </w:r>
      <w:proofErr w:type="spellStart"/>
      <w:r w:rsidRPr="00985FFB">
        <w:rPr>
          <w:i/>
          <w:iCs/>
        </w:rPr>
        <w:t>Psychon</w:t>
      </w:r>
      <w:proofErr w:type="spellEnd"/>
      <w:r w:rsidRPr="00985FFB">
        <w:rPr>
          <w:i/>
          <w:iCs/>
        </w:rPr>
        <w:t>. Bull. Rev.</w:t>
      </w:r>
      <w:r w:rsidRPr="00985FFB">
        <w:t xml:space="preserve">, 11(1): 192-196. </w:t>
      </w:r>
    </w:p>
    <w:p w14:paraId="54446E1B" w14:textId="77777777" w:rsidR="002D0A78" w:rsidRPr="00985FFB" w:rsidRDefault="002D0A78" w:rsidP="002D0A78">
      <w:pPr>
        <w:pStyle w:val="TS"/>
        <w:ind w:left="720" w:hanging="720"/>
      </w:pPr>
    </w:p>
    <w:p w14:paraId="7CCD006B" w14:textId="6F57ECA6" w:rsidR="00C234BF" w:rsidRDefault="00C234BF" w:rsidP="00C234BF">
      <w:pPr>
        <w:pStyle w:val="TS"/>
        <w:ind w:left="720" w:hanging="720"/>
      </w:pPr>
      <w:r w:rsidRPr="00E07FF0">
        <w:t xml:space="preserve">Wallace, R. B. and Gobler, C. J. 2021. The role of algal blooms and community respiration in controlling the temporal and spatial dynamics of hypoxia and acidification in eutrophic estuaries. </w:t>
      </w:r>
      <w:r w:rsidRPr="00E07FF0">
        <w:rPr>
          <w:i/>
          <w:iCs/>
        </w:rPr>
        <w:t xml:space="preserve">Mar. </w:t>
      </w:r>
      <w:proofErr w:type="spellStart"/>
      <w:r w:rsidRPr="00E07FF0">
        <w:rPr>
          <w:i/>
          <w:iCs/>
        </w:rPr>
        <w:t>Pollut</w:t>
      </w:r>
      <w:proofErr w:type="spellEnd"/>
      <w:r w:rsidRPr="00E07FF0">
        <w:rPr>
          <w:i/>
          <w:iCs/>
        </w:rPr>
        <w:t>. Bul.</w:t>
      </w:r>
      <w:r w:rsidRPr="00E07FF0">
        <w:t xml:space="preserve">, 172: 112908. https://doi.org/10.1016/j.marpolbul.2021.112908 </w:t>
      </w:r>
    </w:p>
    <w:p w14:paraId="56056FF7" w14:textId="77777777" w:rsidR="00C234BF" w:rsidRDefault="00C234BF" w:rsidP="002D0A78">
      <w:pPr>
        <w:pStyle w:val="TS"/>
        <w:ind w:left="720" w:hanging="720"/>
      </w:pPr>
    </w:p>
    <w:p w14:paraId="21B6ECDE" w14:textId="6124A61C" w:rsidR="002D0A78" w:rsidRDefault="002D0A78" w:rsidP="002D0A78">
      <w:pPr>
        <w:pStyle w:val="TS"/>
        <w:ind w:left="720" w:hanging="720"/>
      </w:pPr>
      <w:r w:rsidRPr="00985FFB">
        <w:t xml:space="preserve">Wei, L.-Z., Zhang, X.-M., Li, J., and Huang, G.-Q. 2008. Compensatory growth of Chinese shrimp, </w:t>
      </w:r>
      <w:proofErr w:type="spellStart"/>
      <w:r w:rsidRPr="00985FFB">
        <w:rPr>
          <w:i/>
          <w:iCs/>
        </w:rPr>
        <w:t>Fenneropenaeus</w:t>
      </w:r>
      <w:proofErr w:type="spellEnd"/>
      <w:r w:rsidRPr="00985FFB">
        <w:rPr>
          <w:i/>
          <w:iCs/>
        </w:rPr>
        <w:t xml:space="preserve"> chinensis</w:t>
      </w:r>
      <w:r w:rsidRPr="00985FFB">
        <w:t xml:space="preserve"> following hypoxic exposure. </w:t>
      </w:r>
      <w:proofErr w:type="spellStart"/>
      <w:r w:rsidRPr="00985FFB">
        <w:rPr>
          <w:i/>
          <w:iCs/>
        </w:rPr>
        <w:t>Aquacult</w:t>
      </w:r>
      <w:proofErr w:type="spellEnd"/>
      <w:r w:rsidRPr="00985FFB">
        <w:rPr>
          <w:i/>
          <w:iCs/>
        </w:rPr>
        <w:t>. Int.</w:t>
      </w:r>
      <w:r w:rsidRPr="00985FFB">
        <w:t xml:space="preserve">, 16: 455-470. </w:t>
      </w:r>
    </w:p>
    <w:p w14:paraId="589054FF" w14:textId="77777777" w:rsidR="00C40890" w:rsidRDefault="00C40890" w:rsidP="002D0A78">
      <w:pPr>
        <w:pStyle w:val="TS"/>
        <w:ind w:left="720" w:hanging="720"/>
      </w:pPr>
    </w:p>
    <w:p w14:paraId="4EE0CA09" w14:textId="1E71C711" w:rsidR="00C40890" w:rsidRPr="00C40890" w:rsidRDefault="00C40890" w:rsidP="002D0A78">
      <w:pPr>
        <w:pStyle w:val="TS"/>
        <w:ind w:left="720" w:hanging="720"/>
      </w:pPr>
      <w:r>
        <w:t xml:space="preserve">Wieser, W. 1995. Energetics of fish larvae, the smallest vertebrates. </w:t>
      </w:r>
      <w:r>
        <w:rPr>
          <w:i/>
          <w:iCs/>
        </w:rPr>
        <w:t>Acta Physiol. Scand.</w:t>
      </w:r>
      <w:r>
        <w:t xml:space="preserve">, 154: 279-290. </w:t>
      </w:r>
    </w:p>
    <w:p w14:paraId="32C72605" w14:textId="77777777" w:rsidR="002D0A78" w:rsidRPr="00985FFB" w:rsidRDefault="002D0A78" w:rsidP="002D0A78">
      <w:pPr>
        <w:pStyle w:val="TS"/>
        <w:ind w:left="720" w:hanging="720"/>
      </w:pPr>
    </w:p>
    <w:p w14:paraId="01A9B673" w14:textId="6040D8B9" w:rsidR="002D0A78" w:rsidRPr="00985FFB" w:rsidRDefault="002D0A78" w:rsidP="002D0A78">
      <w:pPr>
        <w:pStyle w:val="TS"/>
        <w:ind w:left="720" w:hanging="720"/>
      </w:pPr>
      <w:r w:rsidRPr="00985FFB">
        <w:t xml:space="preserve">Wood, C. M. 2018. The fallacy of the </w:t>
      </w:r>
      <w:proofErr w:type="spellStart"/>
      <w:r w:rsidRPr="00985FFB">
        <w:rPr>
          <w:i/>
          <w:iCs/>
        </w:rPr>
        <w:t>P</w:t>
      </w:r>
      <w:r w:rsidRPr="00985FFB">
        <w:rPr>
          <w:vertAlign w:val="subscript"/>
        </w:rPr>
        <w:t>crit</w:t>
      </w:r>
      <w:proofErr w:type="spellEnd"/>
      <w:r w:rsidRPr="00985FFB">
        <w:t xml:space="preserve"> – are there more useful alternatives? </w:t>
      </w:r>
      <w:r w:rsidRPr="00985FFB">
        <w:rPr>
          <w:i/>
          <w:iCs/>
        </w:rPr>
        <w:t>J. Exp. Biol.</w:t>
      </w:r>
      <w:r w:rsidRPr="00985FFB">
        <w:t xml:space="preserve">, 221: jeb163717. </w:t>
      </w:r>
      <w:proofErr w:type="spellStart"/>
      <w:r w:rsidRPr="00985FFB">
        <w:t>doi</w:t>
      </w:r>
      <w:proofErr w:type="spellEnd"/>
      <w:r w:rsidRPr="00985FFB">
        <w:t xml:space="preserve">: 10.1242/jeb.163717 </w:t>
      </w:r>
    </w:p>
    <w:p w14:paraId="343CFDEF" w14:textId="77777777" w:rsidR="002D0A78" w:rsidRPr="00985FFB" w:rsidRDefault="002D0A78" w:rsidP="002D0A78">
      <w:pPr>
        <w:pStyle w:val="TS"/>
        <w:ind w:left="720" w:hanging="720"/>
      </w:pPr>
    </w:p>
    <w:p w14:paraId="66C91D49" w14:textId="1D0A6E7A" w:rsidR="002D0A78" w:rsidRPr="00985FFB" w:rsidRDefault="002D0A78" w:rsidP="002D0A78">
      <w:pPr>
        <w:pStyle w:val="TS"/>
        <w:ind w:left="720" w:hanging="720"/>
      </w:pPr>
      <w:r w:rsidRPr="00985FFB">
        <w:t xml:space="preserve">Wu, R. S. S., Zhou, B. S., Randall, D. J., Woo, N. Y. S., and Lam, P. K. S. 2003. Aquatic Hypoxia Is an Endocrine Disruptor and Impairs Fish Reproduction. </w:t>
      </w:r>
      <w:r w:rsidRPr="00985FFB">
        <w:rPr>
          <w:i/>
          <w:iCs/>
        </w:rPr>
        <w:t>Environ. Sci. Technol.</w:t>
      </w:r>
      <w:r w:rsidRPr="00985FFB">
        <w:t xml:space="preserve">, 37(6): 1137-1141. </w:t>
      </w:r>
    </w:p>
    <w:p w14:paraId="03F50456" w14:textId="77777777" w:rsidR="002D0A78" w:rsidRPr="00985FFB" w:rsidRDefault="002D0A78" w:rsidP="002D0A78">
      <w:pPr>
        <w:pStyle w:val="TS"/>
        <w:ind w:left="720" w:hanging="720"/>
      </w:pPr>
    </w:p>
    <w:p w14:paraId="4C756C9C" w14:textId="22E69BD5" w:rsidR="002D0A78" w:rsidRPr="00985FFB" w:rsidRDefault="002D0A78" w:rsidP="002D0A78">
      <w:pPr>
        <w:pStyle w:val="TS"/>
        <w:ind w:left="720" w:hanging="720"/>
      </w:pPr>
      <w:proofErr w:type="spellStart"/>
      <w:r w:rsidRPr="00985FFB">
        <w:t>Zambonino</w:t>
      </w:r>
      <w:proofErr w:type="spellEnd"/>
      <w:r w:rsidRPr="00985FFB">
        <w:t xml:space="preserve">-Infante, J. L., </w:t>
      </w:r>
      <w:proofErr w:type="spellStart"/>
      <w:r w:rsidRPr="00985FFB">
        <w:t>Mazurais</w:t>
      </w:r>
      <w:proofErr w:type="spellEnd"/>
      <w:r w:rsidRPr="00985FFB">
        <w:t xml:space="preserve">, D., Dubuc, A., </w:t>
      </w:r>
      <w:proofErr w:type="spellStart"/>
      <w:r w:rsidRPr="00985FFB">
        <w:t>Qu</w:t>
      </w:r>
      <w:r w:rsidRPr="00985FFB">
        <w:rPr>
          <w:rFonts w:cs="Times New Roman"/>
        </w:rPr>
        <w:t>é</w:t>
      </w:r>
      <w:r w:rsidRPr="00985FFB">
        <w:t>au</w:t>
      </w:r>
      <w:proofErr w:type="spellEnd"/>
      <w:r w:rsidRPr="00985FFB">
        <w:t xml:space="preserve">, P., </w:t>
      </w:r>
      <w:proofErr w:type="spellStart"/>
      <w:r w:rsidRPr="00985FFB">
        <w:t>Vanderplancke</w:t>
      </w:r>
      <w:proofErr w:type="spellEnd"/>
      <w:r w:rsidRPr="00985FFB">
        <w:t xml:space="preserve">, G., </w:t>
      </w:r>
      <w:proofErr w:type="spellStart"/>
      <w:r w:rsidRPr="00985FFB">
        <w:t>Servili</w:t>
      </w:r>
      <w:proofErr w:type="spellEnd"/>
      <w:r w:rsidRPr="00985FFB">
        <w:t xml:space="preserve">, A., </w:t>
      </w:r>
      <w:proofErr w:type="spellStart"/>
      <w:r w:rsidRPr="00985FFB">
        <w:t>Cahu</w:t>
      </w:r>
      <w:proofErr w:type="spellEnd"/>
      <w:r w:rsidRPr="00985FFB">
        <w:t xml:space="preserve">, C., Le Bayon, N., </w:t>
      </w:r>
      <w:proofErr w:type="spellStart"/>
      <w:r w:rsidRPr="00985FFB">
        <w:t>Huelvan</w:t>
      </w:r>
      <w:proofErr w:type="spellEnd"/>
      <w:r w:rsidRPr="00985FFB">
        <w:t xml:space="preserve">, C., and </w:t>
      </w:r>
      <w:proofErr w:type="spellStart"/>
      <w:r w:rsidRPr="00985FFB">
        <w:t>Claireaux</w:t>
      </w:r>
      <w:proofErr w:type="spellEnd"/>
      <w:r w:rsidRPr="00985FFB">
        <w:t xml:space="preserve">, G. 2017. An early life hypoxia event has a long-term impact on protein digestion and growth in juvenile European sea bass. </w:t>
      </w:r>
      <w:r w:rsidRPr="00985FFB">
        <w:rPr>
          <w:i/>
          <w:iCs/>
        </w:rPr>
        <w:t>J. Exp. Biol.</w:t>
      </w:r>
      <w:r w:rsidRPr="00985FFB">
        <w:t xml:space="preserve">, 220(10): 1846-1851. </w:t>
      </w:r>
    </w:p>
    <w:p w14:paraId="3CA71406" w14:textId="77777777" w:rsidR="002D0A78" w:rsidRPr="00985FFB" w:rsidRDefault="002D0A78" w:rsidP="002D0A78">
      <w:pPr>
        <w:pStyle w:val="TS"/>
        <w:ind w:left="720" w:hanging="720"/>
      </w:pPr>
    </w:p>
    <w:p w14:paraId="4FD481F9" w14:textId="69B4156E" w:rsidR="002D0A78" w:rsidRPr="00985FFB" w:rsidRDefault="002D0A78" w:rsidP="002D0A78">
      <w:pPr>
        <w:pStyle w:val="TS"/>
        <w:ind w:left="720" w:hanging="720"/>
      </w:pPr>
      <w:r w:rsidRPr="00985FFB">
        <w:t xml:space="preserve">Zhu, C.-D., Wang, Z.-H., and Yan, B. 2013. Strategies for hypoxia adaptation in fish species: a review. </w:t>
      </w:r>
      <w:r w:rsidRPr="00985FFB">
        <w:rPr>
          <w:i/>
          <w:iCs/>
        </w:rPr>
        <w:t>J. Comp. Physiol. B</w:t>
      </w:r>
      <w:r w:rsidRPr="00985FFB">
        <w:t xml:space="preserve">, 183: 1005-1013. </w:t>
      </w:r>
    </w:p>
    <w:p w14:paraId="54E8FD14" w14:textId="77777777" w:rsidR="002D0A78" w:rsidRPr="00985FFB" w:rsidRDefault="002D0A78" w:rsidP="002D0A78"/>
    <w:p w14:paraId="6BB5B522" w14:textId="654CED8F" w:rsidR="007539A0" w:rsidRPr="00985FFB" w:rsidRDefault="007539A0">
      <w:pPr>
        <w:spacing w:after="0" w:line="240" w:lineRule="auto"/>
      </w:pPr>
      <w:r w:rsidRPr="00985FFB">
        <w:br w:type="page"/>
      </w:r>
    </w:p>
    <w:p w14:paraId="53426D00" w14:textId="6CBF8973" w:rsidR="002D0A78" w:rsidRPr="00C76DD0" w:rsidRDefault="007539A0" w:rsidP="00C76DD0">
      <w:pPr>
        <w:pStyle w:val="TS"/>
        <w:rPr>
          <w:b/>
          <w:bCs/>
        </w:rPr>
      </w:pPr>
      <w:bookmarkStart w:id="97" w:name="_Toc131592470"/>
      <w:bookmarkStart w:id="98" w:name="_Hlk155640458"/>
      <w:r w:rsidRPr="00C76DD0">
        <w:rPr>
          <w:b/>
          <w:bCs/>
        </w:rPr>
        <w:lastRenderedPageBreak/>
        <w:t>Figures</w:t>
      </w:r>
      <w:bookmarkEnd w:id="97"/>
    </w:p>
    <w:p w14:paraId="4CB4605A" w14:textId="77777777" w:rsidR="00C76DD0" w:rsidRDefault="00C76DD0" w:rsidP="007539A0">
      <w:pPr>
        <w:pStyle w:val="TS"/>
        <w:spacing w:line="480" w:lineRule="auto"/>
      </w:pPr>
    </w:p>
    <w:p w14:paraId="3A10941A" w14:textId="29E18B93" w:rsidR="007539A0" w:rsidRPr="00985FFB" w:rsidRDefault="00E95B15" w:rsidP="007539A0">
      <w:pPr>
        <w:pStyle w:val="TS"/>
        <w:spacing w:line="480" w:lineRule="auto"/>
      </w:pPr>
      <w:r w:rsidRPr="00985FFB">
        <w:rPr>
          <w:noProof/>
        </w:rPr>
        <w:drawing>
          <wp:inline distT="0" distB="0" distL="0" distR="0" wp14:anchorId="04120C20" wp14:editId="6616B354">
            <wp:extent cx="6040585" cy="223424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3116" cy="2235178"/>
                    </a:xfrm>
                    <a:prstGeom prst="rect">
                      <a:avLst/>
                    </a:prstGeom>
                  </pic:spPr>
                </pic:pic>
              </a:graphicData>
            </a:graphic>
          </wp:inline>
        </w:drawing>
      </w:r>
    </w:p>
    <w:p w14:paraId="290E6B29" w14:textId="270E2777" w:rsidR="007539A0" w:rsidRPr="00985FFB" w:rsidRDefault="007539A0" w:rsidP="00966BCC">
      <w:pPr>
        <w:pStyle w:val="TS"/>
      </w:pPr>
      <w:r w:rsidRPr="00985FFB">
        <w:rPr>
          <w:b/>
          <w:bCs/>
        </w:rPr>
        <w:t xml:space="preserve">Figure 1. </w:t>
      </w:r>
      <w:r w:rsidRPr="00985FFB">
        <w:t>The DEBkiss model (diagram adapted from Jager et al., 2013) with stage-specific survival parameters. The</w:t>
      </w:r>
      <w:r w:rsidR="0010771C">
        <w:t xml:space="preserve"> hypothesized</w:t>
      </w:r>
      <w:r w:rsidRPr="00985FFB">
        <w:t xml:space="preserve"> parameters for hypoxia stress mechanisms are highlighted in red boxes. The left panel shows the energy budget for the full life cycle and the right panel shows the stage-specific survival modification. </w:t>
      </w:r>
    </w:p>
    <w:p w14:paraId="3626D6C9"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2E4F6D53" w14:textId="7F9F3B1A" w:rsidR="007539A0" w:rsidRPr="00985FFB" w:rsidRDefault="006C1E09" w:rsidP="007539A0">
      <w:pPr>
        <w:pStyle w:val="TS"/>
        <w:spacing w:line="480" w:lineRule="auto"/>
      </w:pPr>
      <w:r>
        <w:rPr>
          <w:noProof/>
        </w:rPr>
        <w:lastRenderedPageBreak/>
        <w:drawing>
          <wp:inline distT="0" distB="0" distL="0" distR="0" wp14:anchorId="1AAB412B" wp14:editId="2E189733">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4"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7A542558" w14:textId="77777777" w:rsidR="006C1E09" w:rsidRDefault="006C1E09" w:rsidP="00966BCC">
      <w:pPr>
        <w:pStyle w:val="TS"/>
        <w:rPr>
          <w:b/>
          <w:bCs/>
        </w:rPr>
      </w:pPr>
    </w:p>
    <w:p w14:paraId="3821D1C2" w14:textId="66578233" w:rsidR="007539A0" w:rsidRPr="00985FFB" w:rsidRDefault="007539A0" w:rsidP="00966BCC">
      <w:pPr>
        <w:pStyle w:val="TS"/>
      </w:pPr>
      <w:r w:rsidRPr="00985FFB">
        <w:rPr>
          <w:b/>
          <w:bCs/>
        </w:rPr>
        <w:t xml:space="preserve">Figure 2. </w:t>
      </w:r>
      <w:r w:rsidRPr="00985FFB">
        <w:t xml:space="preserve">Predicted (lines) and observed data (dots) for the DEBkiss model of </w:t>
      </w:r>
      <w:r w:rsidRPr="00985FFB">
        <w:rPr>
          <w:i/>
          <w:iCs/>
        </w:rPr>
        <w:t>M. menidia</w:t>
      </w:r>
      <w:r w:rsidRPr="00985FFB">
        <w:t xml:space="preserve">. The state variables are (A) total length (mm) over time (days), (B) cumulative reproduction (eggs) over time (days), (C) egg buffer mass (mg) over time (days), and (D) survival over time (days). Predicted data lines </w:t>
      </w:r>
      <w:r w:rsidR="00B70AAA">
        <w:t>we</w:t>
      </w:r>
      <w:r w:rsidRPr="00985FFB">
        <w:t xml:space="preserve">re calculated with the parameter values listed in Table 1. </w:t>
      </w:r>
    </w:p>
    <w:p w14:paraId="6B65881B" w14:textId="2D2A3253" w:rsidR="007539A0" w:rsidRPr="00985FFB" w:rsidRDefault="007539A0">
      <w:pPr>
        <w:spacing w:after="0" w:line="240" w:lineRule="auto"/>
        <w:rPr>
          <w:rFonts w:ascii="Times New Roman" w:eastAsiaTheme="minorHAnsi" w:hAnsi="Times New Roman" w:cstheme="minorBidi"/>
          <w:sz w:val="24"/>
        </w:rPr>
      </w:pPr>
      <w:r w:rsidRPr="00985FFB">
        <w:br w:type="page"/>
      </w:r>
    </w:p>
    <w:p w14:paraId="00539484" w14:textId="04CB00F9" w:rsidR="007539A0" w:rsidRPr="00985FFB" w:rsidRDefault="00816565" w:rsidP="007539A0">
      <w:pPr>
        <w:pStyle w:val="TS"/>
        <w:spacing w:line="480" w:lineRule="auto"/>
        <w:rPr>
          <w:rFonts w:eastAsiaTheme="minorEastAsia"/>
        </w:rPr>
      </w:pPr>
      <w:r w:rsidRPr="00816565">
        <w:rPr>
          <w:rFonts w:eastAsiaTheme="minorEastAsia"/>
          <w:noProof/>
        </w:rPr>
        <w:lastRenderedPageBreak/>
        <w:drawing>
          <wp:inline distT="0" distB="0" distL="0" distR="0" wp14:anchorId="7AF10341" wp14:editId="07AC8564">
            <wp:extent cx="5943600" cy="3563620"/>
            <wp:effectExtent l="0" t="0" r="0" b="0"/>
            <wp:docPr id="87749265"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15"/>
                    <a:stretch>
                      <a:fillRect/>
                    </a:stretch>
                  </pic:blipFill>
                  <pic:spPr>
                    <a:xfrm>
                      <a:off x="0" y="0"/>
                      <a:ext cx="5943600" cy="3563620"/>
                    </a:xfrm>
                    <a:prstGeom prst="rect">
                      <a:avLst/>
                    </a:prstGeom>
                  </pic:spPr>
                </pic:pic>
              </a:graphicData>
            </a:graphic>
          </wp:inline>
        </w:drawing>
      </w:r>
    </w:p>
    <w:p w14:paraId="2175365D" w14:textId="06E88CCD" w:rsidR="007539A0" w:rsidRPr="00985FFB" w:rsidRDefault="007539A0" w:rsidP="00966BCC">
      <w:pPr>
        <w:pStyle w:val="TS"/>
        <w:rPr>
          <w:rFonts w:eastAsiaTheme="minorEastAsia"/>
        </w:rPr>
      </w:pPr>
      <w:r w:rsidRPr="00985FFB">
        <w:rPr>
          <w:rFonts w:eastAsiaTheme="minorEastAsia"/>
          <w:b/>
          <w:bCs/>
        </w:rPr>
        <w:t xml:space="preserve">Figure 3. </w:t>
      </w:r>
      <w:r w:rsidRPr="00985FFB">
        <w:rPr>
          <w:rFonts w:eastAsiaTheme="minorEastAsia"/>
        </w:rPr>
        <w:t xml:space="preserve">The effect of DO on correction factor </w:t>
      </w:r>
      <w:r w:rsidRPr="00985FFB">
        <w:rPr>
          <w:rFonts w:eastAsiaTheme="minorEastAsia"/>
          <w:i/>
          <w:iCs/>
        </w:rPr>
        <w:t>c</w:t>
      </w:r>
      <w:r w:rsidRPr="00985FFB">
        <w:rPr>
          <w:rFonts w:eastAsiaTheme="minorEastAsia"/>
        </w:rPr>
        <w:t xml:space="preserve"> at three different values of the exponential </w:t>
      </w:r>
      <w:r w:rsidR="00DD09BE">
        <w:rPr>
          <w:rFonts w:eastAsiaTheme="minorEastAsia"/>
        </w:rPr>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sidR="00B70AAA">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sidR="00DD09BE">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7C20E074" w14:textId="77777777" w:rsidR="007539A0" w:rsidRPr="00985FFB" w:rsidRDefault="007539A0">
      <w:pPr>
        <w:spacing w:after="0" w:line="240" w:lineRule="auto"/>
        <w:rPr>
          <w:rFonts w:ascii="Times New Roman" w:eastAsiaTheme="minorEastAsia" w:hAnsi="Times New Roman" w:cstheme="minorBidi"/>
          <w:sz w:val="24"/>
        </w:rPr>
      </w:pPr>
      <w:r w:rsidRPr="00985FFB">
        <w:rPr>
          <w:rFonts w:eastAsiaTheme="minorEastAsia"/>
        </w:rPr>
        <w:br w:type="page"/>
      </w:r>
    </w:p>
    <w:p w14:paraId="232C8B23" w14:textId="77777777" w:rsidR="006C1E09" w:rsidRDefault="006C1E09" w:rsidP="00966BCC">
      <w:pPr>
        <w:pStyle w:val="TS"/>
        <w:rPr>
          <w:b/>
          <w:bCs/>
        </w:rPr>
      </w:pPr>
      <w:r>
        <w:rPr>
          <w:b/>
          <w:bCs/>
          <w:noProof/>
        </w:rPr>
        <w:lastRenderedPageBreak/>
        <w:drawing>
          <wp:inline distT="0" distB="0" distL="0" distR="0" wp14:anchorId="39082BF7" wp14:editId="1D35A571">
            <wp:extent cx="5850467" cy="5597520"/>
            <wp:effectExtent l="0" t="0" r="0" b="3810"/>
            <wp:docPr id="45083157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48B01EA0" w14:textId="77777777" w:rsidR="006C1E09" w:rsidRDefault="006C1E09" w:rsidP="00966BCC">
      <w:pPr>
        <w:pStyle w:val="TS"/>
        <w:rPr>
          <w:b/>
          <w:bCs/>
        </w:rPr>
      </w:pPr>
    </w:p>
    <w:p w14:paraId="46D95412" w14:textId="55B62B83" w:rsidR="007539A0" w:rsidRPr="001E469E" w:rsidRDefault="007539A0" w:rsidP="00966BCC">
      <w:pPr>
        <w:pStyle w:val="TS"/>
      </w:pPr>
      <w:r w:rsidRPr="00985FFB">
        <w:rPr>
          <w:b/>
          <w:bCs/>
        </w:rPr>
        <w:t xml:space="preserve">Figure </w:t>
      </w:r>
      <w:r w:rsidR="00794B8F">
        <w:rPr>
          <w:b/>
          <w:bCs/>
        </w:rPr>
        <w:t>4</w:t>
      </w:r>
      <w:r w:rsidRPr="00985FFB">
        <w:rPr>
          <w:b/>
          <w:bCs/>
        </w:rPr>
        <w:t xml:space="preserve">. </w:t>
      </w:r>
      <w:r w:rsidRPr="00985FFB">
        <w:t xml:space="preserve">Best fit of DEBkiss model to experimental data from four DO levels, showing early life data only. The best fitting model was selected based on </w:t>
      </w:r>
      <w:r w:rsidR="007740E3">
        <w:t xml:space="preserve">the requirement </w:t>
      </w:r>
      <w:r w:rsidRPr="00985FFB">
        <w:t xml:space="preserve">that all three response variables’ predicted values are affected by the hypoxia correction factor and </w:t>
      </w:r>
      <w:r w:rsidR="007740E3">
        <w:rPr>
          <w:rFonts w:cs="Times New Roman"/>
        </w:rPr>
        <w:t xml:space="preserve">based on lowest </w:t>
      </w:r>
      <w:r w:rsidRPr="00985FFB">
        <w:t xml:space="preserve">AICc. (A) is total length (mm) over time (days), (B) is egg buffer mass (mg) over time (days), and (C) is survival over time (days), with means rather than all data plotted for survival for ease of viewing. </w:t>
      </w:r>
      <w:r w:rsidR="001E469E">
        <w:t xml:space="preserve">Full datasets used to estimate the correction factor parameter </w:t>
      </w:r>
      <w:r w:rsidR="001E469E">
        <w:rPr>
          <w:i/>
          <w:iCs/>
        </w:rPr>
        <w:t>Z</w:t>
      </w:r>
      <w:r w:rsidR="001E469E">
        <w:t xml:space="preserve"> are plotted in Figure S1. </w:t>
      </w:r>
    </w:p>
    <w:p w14:paraId="489F2154" w14:textId="77777777" w:rsidR="007539A0" w:rsidRPr="00985FFB" w:rsidRDefault="007539A0">
      <w:pPr>
        <w:spacing w:after="0" w:line="240" w:lineRule="auto"/>
        <w:rPr>
          <w:rFonts w:ascii="Times New Roman" w:eastAsiaTheme="minorHAnsi" w:hAnsi="Times New Roman" w:cstheme="minorBidi"/>
          <w:sz w:val="24"/>
        </w:rPr>
      </w:pPr>
      <w:r w:rsidRPr="00985FFB">
        <w:br w:type="page"/>
      </w:r>
    </w:p>
    <w:p w14:paraId="17AA3C99" w14:textId="646A52D6" w:rsidR="007539A0" w:rsidRPr="00C76DD0" w:rsidRDefault="007539A0" w:rsidP="00C76DD0">
      <w:pPr>
        <w:pStyle w:val="TS"/>
        <w:rPr>
          <w:b/>
          <w:bCs/>
        </w:rPr>
      </w:pPr>
      <w:bookmarkStart w:id="99" w:name="_Toc131592471"/>
      <w:r w:rsidRPr="00C76DD0">
        <w:rPr>
          <w:b/>
          <w:bCs/>
        </w:rPr>
        <w:lastRenderedPageBreak/>
        <w:t>Tables</w:t>
      </w:r>
      <w:bookmarkEnd w:id="99"/>
    </w:p>
    <w:p w14:paraId="0CBEA3F7" w14:textId="77777777" w:rsidR="00C76DD0" w:rsidRDefault="00C76DD0" w:rsidP="00966BCC">
      <w:pPr>
        <w:pStyle w:val="TS"/>
        <w:rPr>
          <w:b/>
          <w:bCs/>
        </w:rPr>
      </w:pPr>
      <w:bookmarkStart w:id="100" w:name="_Hlk131598981"/>
    </w:p>
    <w:p w14:paraId="4E8CD65A" w14:textId="678C4EF9" w:rsidR="007539A0" w:rsidRPr="00985FFB" w:rsidRDefault="007539A0" w:rsidP="00966BCC">
      <w:pPr>
        <w:pStyle w:val="TS"/>
      </w:pPr>
      <w:r w:rsidRPr="00985FFB">
        <w:rPr>
          <w:b/>
          <w:bCs/>
        </w:rPr>
        <w:t xml:space="preserve">Table 1. </w:t>
      </w:r>
      <w:r w:rsidRPr="00985FFB">
        <w:t xml:space="preserve">DEBkiss parameters, their abbreviations, and their fixed or estimated values from fitting to full life data. Units are given with the value unless the parameter is a unitless ratio. </w:t>
      </w:r>
    </w:p>
    <w:tbl>
      <w:tblPr>
        <w:tblStyle w:val="TableGrid"/>
        <w:tblW w:w="9648" w:type="dxa"/>
        <w:tblLook w:val="04A0" w:firstRow="1" w:lastRow="0" w:firstColumn="1" w:lastColumn="0" w:noHBand="0" w:noVBand="1"/>
      </w:tblPr>
      <w:tblGrid>
        <w:gridCol w:w="4608"/>
        <w:gridCol w:w="1170"/>
        <w:gridCol w:w="1440"/>
        <w:gridCol w:w="2430"/>
      </w:tblGrid>
      <w:tr w:rsidR="00985FFB" w:rsidRPr="00985FFB" w14:paraId="73F515DE" w14:textId="77777777" w:rsidTr="00862BE1">
        <w:tc>
          <w:tcPr>
            <w:tcW w:w="4608" w:type="dxa"/>
          </w:tcPr>
          <w:p w14:paraId="0C082339" w14:textId="77777777" w:rsidR="007539A0" w:rsidRPr="00985FFB" w:rsidRDefault="007539A0" w:rsidP="00862BE1">
            <w:pPr>
              <w:pStyle w:val="TS"/>
              <w:rPr>
                <w:b/>
                <w:bCs/>
              </w:rPr>
            </w:pPr>
            <w:r w:rsidRPr="00985FFB">
              <w:rPr>
                <w:b/>
                <w:bCs/>
              </w:rPr>
              <w:t>Parameter</w:t>
            </w:r>
          </w:p>
        </w:tc>
        <w:tc>
          <w:tcPr>
            <w:tcW w:w="1170" w:type="dxa"/>
          </w:tcPr>
          <w:p w14:paraId="2F3C0418" w14:textId="77777777" w:rsidR="007539A0" w:rsidRPr="00985FFB" w:rsidRDefault="007539A0" w:rsidP="00862BE1">
            <w:pPr>
              <w:pStyle w:val="TS"/>
              <w:rPr>
                <w:b/>
                <w:bCs/>
              </w:rPr>
            </w:pPr>
            <w:r w:rsidRPr="00985FFB">
              <w:rPr>
                <w:b/>
                <w:bCs/>
              </w:rPr>
              <w:t>Symbol</w:t>
            </w:r>
          </w:p>
        </w:tc>
        <w:tc>
          <w:tcPr>
            <w:tcW w:w="1440" w:type="dxa"/>
          </w:tcPr>
          <w:p w14:paraId="2C75E403" w14:textId="77777777" w:rsidR="007539A0" w:rsidRPr="00985FFB" w:rsidRDefault="007539A0" w:rsidP="00862BE1">
            <w:pPr>
              <w:pStyle w:val="TS"/>
              <w:rPr>
                <w:b/>
                <w:bCs/>
              </w:rPr>
            </w:pPr>
            <w:r w:rsidRPr="00985FFB">
              <w:rPr>
                <w:b/>
                <w:bCs/>
              </w:rPr>
              <w:t>Fixed or estimated</w:t>
            </w:r>
          </w:p>
        </w:tc>
        <w:tc>
          <w:tcPr>
            <w:tcW w:w="2430" w:type="dxa"/>
          </w:tcPr>
          <w:p w14:paraId="41B91205" w14:textId="77777777" w:rsidR="007539A0" w:rsidRPr="00985FFB" w:rsidRDefault="007539A0" w:rsidP="00862BE1">
            <w:pPr>
              <w:pStyle w:val="TS"/>
              <w:rPr>
                <w:b/>
                <w:bCs/>
              </w:rPr>
            </w:pPr>
            <w:r w:rsidRPr="00985FFB">
              <w:rPr>
                <w:b/>
                <w:bCs/>
              </w:rPr>
              <w:t>Value</w:t>
            </w:r>
          </w:p>
        </w:tc>
      </w:tr>
      <w:tr w:rsidR="00985FFB" w:rsidRPr="00985FFB" w14:paraId="1ECBA0E7" w14:textId="77777777" w:rsidTr="00862BE1">
        <w:tc>
          <w:tcPr>
            <w:tcW w:w="4608" w:type="dxa"/>
          </w:tcPr>
          <w:p w14:paraId="1C54CD80" w14:textId="77777777" w:rsidR="007539A0" w:rsidRPr="00985FFB" w:rsidRDefault="007539A0" w:rsidP="00862BE1">
            <w:pPr>
              <w:pStyle w:val="TS"/>
            </w:pPr>
            <w:r w:rsidRPr="00985FFB">
              <w:t>Max. area-specific assimilation rate</w:t>
            </w:r>
          </w:p>
        </w:tc>
        <w:tc>
          <w:tcPr>
            <w:tcW w:w="1170" w:type="dxa"/>
          </w:tcPr>
          <w:p w14:paraId="7C5C780B" w14:textId="77777777" w:rsidR="007539A0" w:rsidRPr="00985FFB" w:rsidRDefault="007539A0" w:rsidP="00862BE1">
            <w:pPr>
              <w:pStyle w:val="TS"/>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Pr>
          <w:p w14:paraId="02764851" w14:textId="77777777" w:rsidR="007539A0" w:rsidRPr="00985FFB" w:rsidRDefault="007539A0" w:rsidP="00862BE1">
            <w:pPr>
              <w:pStyle w:val="TS"/>
            </w:pPr>
            <w:r w:rsidRPr="00985FFB">
              <w:t>Estimated</w:t>
            </w:r>
          </w:p>
        </w:tc>
        <w:tc>
          <w:tcPr>
            <w:tcW w:w="2430" w:type="dxa"/>
          </w:tcPr>
          <w:p w14:paraId="0EC10AE5" w14:textId="77777777" w:rsidR="007539A0" w:rsidRPr="00985FFB" w:rsidRDefault="007539A0" w:rsidP="00862BE1">
            <w:pPr>
              <w:pStyle w:val="TS"/>
            </w:pPr>
            <w:r w:rsidRPr="00985FFB">
              <w:t>0.333 mg mm</w:t>
            </w:r>
            <w:r w:rsidRPr="00985FFB">
              <w:rPr>
                <w:vertAlign w:val="superscript"/>
              </w:rPr>
              <w:t>-2</w:t>
            </w:r>
            <w:r w:rsidRPr="00985FFB">
              <w:t xml:space="preserve"> d</w:t>
            </w:r>
            <w:r w:rsidRPr="00985FFB">
              <w:rPr>
                <w:vertAlign w:val="superscript"/>
              </w:rPr>
              <w:t>-1</w:t>
            </w:r>
          </w:p>
        </w:tc>
      </w:tr>
      <w:tr w:rsidR="00985FFB" w:rsidRPr="00985FFB" w14:paraId="4DA4FBCC" w14:textId="77777777" w:rsidTr="00862BE1">
        <w:tc>
          <w:tcPr>
            <w:tcW w:w="4608" w:type="dxa"/>
          </w:tcPr>
          <w:p w14:paraId="04E880C2" w14:textId="77777777" w:rsidR="007539A0" w:rsidRPr="00985FFB" w:rsidRDefault="007539A0" w:rsidP="00862BE1">
            <w:pPr>
              <w:pStyle w:val="TS"/>
            </w:pPr>
            <w:r w:rsidRPr="00985FFB">
              <w:t>Max. volume-specific maintenance rate</w:t>
            </w:r>
          </w:p>
        </w:tc>
        <w:tc>
          <w:tcPr>
            <w:tcW w:w="1170" w:type="dxa"/>
          </w:tcPr>
          <w:p w14:paraId="66A046D9" w14:textId="77777777" w:rsidR="007539A0" w:rsidRPr="00985FFB" w:rsidRDefault="007539A0" w:rsidP="00862BE1">
            <w:pPr>
              <w:pStyle w:val="TS"/>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Pr>
          <w:p w14:paraId="2DCAF1C3" w14:textId="77777777" w:rsidR="007539A0" w:rsidRPr="00985FFB" w:rsidRDefault="007539A0" w:rsidP="00862BE1">
            <w:pPr>
              <w:pStyle w:val="TS"/>
            </w:pPr>
            <w:r w:rsidRPr="00985FFB">
              <w:t>Fixed</w:t>
            </w:r>
          </w:p>
        </w:tc>
        <w:tc>
          <w:tcPr>
            <w:tcW w:w="2430" w:type="dxa"/>
          </w:tcPr>
          <w:p w14:paraId="5DA99423" w14:textId="77777777" w:rsidR="007539A0" w:rsidRPr="00985FFB" w:rsidRDefault="007539A0" w:rsidP="00862BE1">
            <w:pPr>
              <w:pStyle w:val="TS"/>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985FFB" w:rsidRPr="00985FFB" w14:paraId="360E4866" w14:textId="77777777" w:rsidTr="00862BE1">
        <w:tc>
          <w:tcPr>
            <w:tcW w:w="4608" w:type="dxa"/>
          </w:tcPr>
          <w:p w14:paraId="4D5CAF54" w14:textId="77777777" w:rsidR="007539A0" w:rsidRPr="00985FFB" w:rsidRDefault="007539A0" w:rsidP="00862BE1">
            <w:pPr>
              <w:pStyle w:val="TS"/>
            </w:pPr>
            <w:r w:rsidRPr="00985FFB">
              <w:t>Initial egg buffer mass</w:t>
            </w:r>
          </w:p>
        </w:tc>
        <w:tc>
          <w:tcPr>
            <w:tcW w:w="1170" w:type="dxa"/>
          </w:tcPr>
          <w:p w14:paraId="77BF0AC5" w14:textId="77777777" w:rsidR="007539A0" w:rsidRPr="00985FFB" w:rsidRDefault="007539A0" w:rsidP="00862BE1">
            <w:pPr>
              <w:pStyle w:val="TS"/>
              <w:rPr>
                <w:i/>
                <w:iCs/>
              </w:rPr>
            </w:pPr>
            <w:r w:rsidRPr="00985FFB">
              <w:rPr>
                <w:i/>
                <w:iCs/>
              </w:rPr>
              <w:t>W</w:t>
            </w:r>
            <w:r w:rsidRPr="00985FFB">
              <w:rPr>
                <w:i/>
                <w:iCs/>
                <w:vertAlign w:val="subscript"/>
              </w:rPr>
              <w:t>B0</w:t>
            </w:r>
          </w:p>
        </w:tc>
        <w:tc>
          <w:tcPr>
            <w:tcW w:w="1440" w:type="dxa"/>
          </w:tcPr>
          <w:p w14:paraId="770D1EED" w14:textId="77777777" w:rsidR="007539A0" w:rsidRPr="00985FFB" w:rsidRDefault="007539A0" w:rsidP="00862BE1">
            <w:pPr>
              <w:pStyle w:val="TS"/>
            </w:pPr>
            <w:r w:rsidRPr="00985FFB">
              <w:t>Fixed</w:t>
            </w:r>
          </w:p>
        </w:tc>
        <w:tc>
          <w:tcPr>
            <w:tcW w:w="2430" w:type="dxa"/>
          </w:tcPr>
          <w:p w14:paraId="4D685193" w14:textId="77777777" w:rsidR="007539A0" w:rsidRPr="00985FFB" w:rsidRDefault="007539A0" w:rsidP="00862BE1">
            <w:pPr>
              <w:pStyle w:val="TS"/>
            </w:pPr>
            <w:r w:rsidRPr="00985FFB">
              <w:t>0.15 mg</w:t>
            </w:r>
          </w:p>
        </w:tc>
      </w:tr>
      <w:tr w:rsidR="00985FFB" w:rsidRPr="00985FFB" w14:paraId="470B89C7" w14:textId="77777777" w:rsidTr="00862BE1">
        <w:tc>
          <w:tcPr>
            <w:tcW w:w="4608" w:type="dxa"/>
          </w:tcPr>
          <w:p w14:paraId="5CFC3C48" w14:textId="77777777" w:rsidR="007539A0" w:rsidRPr="00985FFB" w:rsidRDefault="007539A0" w:rsidP="00862BE1">
            <w:pPr>
              <w:pStyle w:val="TS"/>
            </w:pPr>
            <w:r w:rsidRPr="00985FFB">
              <w:t>Total length at puberty</w:t>
            </w:r>
          </w:p>
        </w:tc>
        <w:tc>
          <w:tcPr>
            <w:tcW w:w="1170" w:type="dxa"/>
          </w:tcPr>
          <w:p w14:paraId="53A17E15" w14:textId="77777777" w:rsidR="007539A0" w:rsidRPr="00985FFB" w:rsidRDefault="007539A0" w:rsidP="00862BE1">
            <w:pPr>
              <w:pStyle w:val="TS"/>
              <w:rPr>
                <w:i/>
                <w:iCs/>
                <w:vertAlign w:val="subscript"/>
              </w:rPr>
            </w:pPr>
            <w:proofErr w:type="spellStart"/>
            <w:r w:rsidRPr="00985FFB">
              <w:rPr>
                <w:i/>
                <w:iCs/>
              </w:rPr>
              <w:t>L</w:t>
            </w:r>
            <w:r w:rsidRPr="00985FFB">
              <w:rPr>
                <w:i/>
                <w:iCs/>
                <w:vertAlign w:val="subscript"/>
              </w:rPr>
              <w:t>Vp</w:t>
            </w:r>
            <w:proofErr w:type="spellEnd"/>
          </w:p>
        </w:tc>
        <w:tc>
          <w:tcPr>
            <w:tcW w:w="1440" w:type="dxa"/>
          </w:tcPr>
          <w:p w14:paraId="756EC2FE" w14:textId="77777777" w:rsidR="007539A0" w:rsidRPr="00985FFB" w:rsidRDefault="007539A0" w:rsidP="00862BE1">
            <w:pPr>
              <w:pStyle w:val="TS"/>
            </w:pPr>
            <w:r w:rsidRPr="00985FFB">
              <w:t>Fixed</w:t>
            </w:r>
          </w:p>
        </w:tc>
        <w:tc>
          <w:tcPr>
            <w:tcW w:w="2430" w:type="dxa"/>
          </w:tcPr>
          <w:p w14:paraId="353B8289" w14:textId="77777777" w:rsidR="007539A0" w:rsidRPr="00985FFB" w:rsidRDefault="007539A0" w:rsidP="00862BE1">
            <w:pPr>
              <w:pStyle w:val="TS"/>
            </w:pPr>
            <w:r w:rsidRPr="00985FFB">
              <w:t>102 mm</w:t>
            </w:r>
          </w:p>
        </w:tc>
      </w:tr>
      <w:tr w:rsidR="00985FFB" w:rsidRPr="00985FFB" w14:paraId="3A5760B2" w14:textId="77777777" w:rsidTr="00862BE1">
        <w:tc>
          <w:tcPr>
            <w:tcW w:w="4608" w:type="dxa"/>
          </w:tcPr>
          <w:p w14:paraId="20B16020" w14:textId="77777777" w:rsidR="007539A0" w:rsidRPr="00985FFB" w:rsidRDefault="007539A0" w:rsidP="00862BE1">
            <w:pPr>
              <w:pStyle w:val="TS"/>
            </w:pPr>
            <w:r w:rsidRPr="00985FFB">
              <w:t>Yield of assimilates on volume</w:t>
            </w:r>
          </w:p>
        </w:tc>
        <w:tc>
          <w:tcPr>
            <w:tcW w:w="1170" w:type="dxa"/>
          </w:tcPr>
          <w:p w14:paraId="4FC17461" w14:textId="77777777" w:rsidR="007539A0" w:rsidRPr="00985FFB" w:rsidRDefault="007539A0" w:rsidP="00862BE1">
            <w:pPr>
              <w:pStyle w:val="TS"/>
              <w:rPr>
                <w:i/>
                <w:iCs/>
              </w:rPr>
            </w:pPr>
            <w:proofErr w:type="spellStart"/>
            <w:r w:rsidRPr="00985FFB">
              <w:rPr>
                <w:i/>
                <w:iCs/>
              </w:rPr>
              <w:t>y</w:t>
            </w:r>
            <w:r w:rsidRPr="00985FFB">
              <w:rPr>
                <w:i/>
                <w:iCs/>
                <w:vertAlign w:val="subscript"/>
              </w:rPr>
              <w:t>AV</w:t>
            </w:r>
            <w:proofErr w:type="spellEnd"/>
          </w:p>
        </w:tc>
        <w:tc>
          <w:tcPr>
            <w:tcW w:w="1440" w:type="dxa"/>
          </w:tcPr>
          <w:p w14:paraId="4B9A9563" w14:textId="77777777" w:rsidR="007539A0" w:rsidRPr="00985FFB" w:rsidRDefault="007539A0" w:rsidP="00862BE1">
            <w:pPr>
              <w:pStyle w:val="TS"/>
            </w:pPr>
            <w:r w:rsidRPr="00985FFB">
              <w:t>Fixed</w:t>
            </w:r>
          </w:p>
        </w:tc>
        <w:tc>
          <w:tcPr>
            <w:tcW w:w="2430" w:type="dxa"/>
          </w:tcPr>
          <w:p w14:paraId="0461E33D" w14:textId="77777777" w:rsidR="007539A0" w:rsidRPr="00985FFB" w:rsidRDefault="007539A0" w:rsidP="00862BE1">
            <w:pPr>
              <w:pStyle w:val="TS"/>
            </w:pPr>
            <w:r w:rsidRPr="00985FFB">
              <w:t>0.8</w:t>
            </w:r>
          </w:p>
        </w:tc>
      </w:tr>
      <w:tr w:rsidR="00985FFB" w:rsidRPr="00985FFB" w14:paraId="7BFE725B" w14:textId="77777777" w:rsidTr="00862BE1">
        <w:tc>
          <w:tcPr>
            <w:tcW w:w="4608" w:type="dxa"/>
          </w:tcPr>
          <w:p w14:paraId="452555B8" w14:textId="77777777" w:rsidR="007539A0" w:rsidRPr="00985FFB" w:rsidRDefault="007539A0" w:rsidP="00862BE1">
            <w:pPr>
              <w:pStyle w:val="TS"/>
            </w:pPr>
            <w:r w:rsidRPr="00985FFB">
              <w:t xml:space="preserve">Yield of egg buffer on assimilates </w:t>
            </w:r>
          </w:p>
        </w:tc>
        <w:tc>
          <w:tcPr>
            <w:tcW w:w="1170" w:type="dxa"/>
          </w:tcPr>
          <w:p w14:paraId="44565181" w14:textId="77777777" w:rsidR="007539A0" w:rsidRPr="00985FFB" w:rsidRDefault="007539A0" w:rsidP="00862BE1">
            <w:pPr>
              <w:pStyle w:val="TS"/>
              <w:rPr>
                <w:i/>
                <w:iCs/>
              </w:rPr>
            </w:pPr>
            <w:proofErr w:type="spellStart"/>
            <w:r w:rsidRPr="00985FFB">
              <w:rPr>
                <w:i/>
                <w:iCs/>
              </w:rPr>
              <w:t>y</w:t>
            </w:r>
            <w:r w:rsidRPr="00985FFB">
              <w:rPr>
                <w:i/>
                <w:iCs/>
                <w:vertAlign w:val="subscript"/>
              </w:rPr>
              <w:t>BA</w:t>
            </w:r>
            <w:proofErr w:type="spellEnd"/>
          </w:p>
        </w:tc>
        <w:tc>
          <w:tcPr>
            <w:tcW w:w="1440" w:type="dxa"/>
          </w:tcPr>
          <w:p w14:paraId="3E819DA7" w14:textId="77777777" w:rsidR="007539A0" w:rsidRPr="00985FFB" w:rsidRDefault="007539A0" w:rsidP="00862BE1">
            <w:pPr>
              <w:pStyle w:val="TS"/>
            </w:pPr>
            <w:r w:rsidRPr="00985FFB">
              <w:t>Fixed</w:t>
            </w:r>
          </w:p>
        </w:tc>
        <w:tc>
          <w:tcPr>
            <w:tcW w:w="2430" w:type="dxa"/>
          </w:tcPr>
          <w:p w14:paraId="0D89D6B4" w14:textId="77777777" w:rsidR="007539A0" w:rsidRPr="00985FFB" w:rsidRDefault="007539A0" w:rsidP="00862BE1">
            <w:pPr>
              <w:pStyle w:val="TS"/>
            </w:pPr>
            <w:r w:rsidRPr="00985FFB">
              <w:t>0.95</w:t>
            </w:r>
          </w:p>
        </w:tc>
      </w:tr>
      <w:tr w:rsidR="00985FFB" w:rsidRPr="00985FFB" w14:paraId="3C151978" w14:textId="77777777" w:rsidTr="00862BE1">
        <w:tc>
          <w:tcPr>
            <w:tcW w:w="4608" w:type="dxa"/>
          </w:tcPr>
          <w:p w14:paraId="6B760B63" w14:textId="77777777" w:rsidR="007539A0" w:rsidRPr="00985FFB" w:rsidRDefault="007539A0" w:rsidP="00862BE1">
            <w:pPr>
              <w:pStyle w:val="TS"/>
            </w:pPr>
            <w:r w:rsidRPr="00985FFB">
              <w:t>Yield of structure on assimilates</w:t>
            </w:r>
          </w:p>
        </w:tc>
        <w:tc>
          <w:tcPr>
            <w:tcW w:w="1170" w:type="dxa"/>
          </w:tcPr>
          <w:p w14:paraId="2A9FB865" w14:textId="77777777" w:rsidR="007539A0" w:rsidRPr="00985FFB" w:rsidRDefault="007539A0" w:rsidP="00862BE1">
            <w:pPr>
              <w:pStyle w:val="TS"/>
              <w:rPr>
                <w:i/>
                <w:iCs/>
              </w:rPr>
            </w:pPr>
            <w:proofErr w:type="spellStart"/>
            <w:r w:rsidRPr="00985FFB">
              <w:rPr>
                <w:i/>
                <w:iCs/>
              </w:rPr>
              <w:t>y</w:t>
            </w:r>
            <w:r w:rsidRPr="00985FFB">
              <w:rPr>
                <w:i/>
                <w:iCs/>
                <w:vertAlign w:val="subscript"/>
              </w:rPr>
              <w:t>VA</w:t>
            </w:r>
            <w:proofErr w:type="spellEnd"/>
          </w:p>
        </w:tc>
        <w:tc>
          <w:tcPr>
            <w:tcW w:w="1440" w:type="dxa"/>
          </w:tcPr>
          <w:p w14:paraId="4C71D607" w14:textId="77777777" w:rsidR="007539A0" w:rsidRPr="00985FFB" w:rsidRDefault="007539A0" w:rsidP="00862BE1">
            <w:pPr>
              <w:pStyle w:val="TS"/>
            </w:pPr>
            <w:r w:rsidRPr="00985FFB">
              <w:t>Estimated</w:t>
            </w:r>
          </w:p>
        </w:tc>
        <w:tc>
          <w:tcPr>
            <w:tcW w:w="2430" w:type="dxa"/>
          </w:tcPr>
          <w:p w14:paraId="462CB47E" w14:textId="77777777" w:rsidR="007539A0" w:rsidRPr="00985FFB" w:rsidRDefault="007539A0" w:rsidP="00862BE1">
            <w:pPr>
              <w:pStyle w:val="TS"/>
            </w:pPr>
            <w:r w:rsidRPr="00985FFB">
              <w:t>0.365</w:t>
            </w:r>
          </w:p>
        </w:tc>
      </w:tr>
      <w:tr w:rsidR="00985FFB" w:rsidRPr="00985FFB" w14:paraId="291BD6C4" w14:textId="77777777" w:rsidTr="00862BE1">
        <w:tc>
          <w:tcPr>
            <w:tcW w:w="4608" w:type="dxa"/>
          </w:tcPr>
          <w:p w14:paraId="107EE651" w14:textId="77777777" w:rsidR="007539A0" w:rsidRPr="00985FFB" w:rsidRDefault="007539A0" w:rsidP="00862BE1">
            <w:pPr>
              <w:pStyle w:val="TS"/>
            </w:pPr>
            <w:r w:rsidRPr="00985FFB">
              <w:t>Fraction of assimilates allocated to soma</w:t>
            </w:r>
          </w:p>
        </w:tc>
        <w:tc>
          <w:tcPr>
            <w:tcW w:w="1170" w:type="dxa"/>
          </w:tcPr>
          <w:p w14:paraId="6F565D1B" w14:textId="77777777" w:rsidR="007539A0" w:rsidRPr="00985FFB" w:rsidRDefault="007539A0" w:rsidP="00862BE1">
            <w:pPr>
              <w:pStyle w:val="TS"/>
              <w:rPr>
                <w:i/>
                <w:iCs/>
              </w:rPr>
            </w:pPr>
            <w:r w:rsidRPr="00985FFB">
              <w:rPr>
                <w:rFonts w:cs="Times New Roman"/>
                <w:i/>
                <w:iCs/>
              </w:rPr>
              <w:t>κ</w:t>
            </w:r>
          </w:p>
        </w:tc>
        <w:tc>
          <w:tcPr>
            <w:tcW w:w="1440" w:type="dxa"/>
          </w:tcPr>
          <w:p w14:paraId="5F3ED10A" w14:textId="77777777" w:rsidR="007539A0" w:rsidRPr="00985FFB" w:rsidRDefault="007539A0" w:rsidP="00862BE1">
            <w:pPr>
              <w:pStyle w:val="TS"/>
            </w:pPr>
            <w:r w:rsidRPr="00985FFB">
              <w:t>Fixed</w:t>
            </w:r>
          </w:p>
        </w:tc>
        <w:tc>
          <w:tcPr>
            <w:tcW w:w="2430" w:type="dxa"/>
          </w:tcPr>
          <w:p w14:paraId="07E64CC5" w14:textId="77777777" w:rsidR="007539A0" w:rsidRPr="00985FFB" w:rsidRDefault="007539A0" w:rsidP="00862BE1">
            <w:pPr>
              <w:pStyle w:val="TS"/>
            </w:pPr>
            <w:r w:rsidRPr="00985FFB">
              <w:t>0.8</w:t>
            </w:r>
          </w:p>
        </w:tc>
      </w:tr>
      <w:tr w:rsidR="00985FFB" w:rsidRPr="00985FFB" w14:paraId="763E4709" w14:textId="77777777" w:rsidTr="00862BE1">
        <w:tc>
          <w:tcPr>
            <w:tcW w:w="4608" w:type="dxa"/>
          </w:tcPr>
          <w:p w14:paraId="2C0AF5B2" w14:textId="77777777" w:rsidR="007539A0" w:rsidRPr="00985FFB" w:rsidRDefault="007539A0" w:rsidP="00862BE1">
            <w:pPr>
              <w:pStyle w:val="TS"/>
            </w:pPr>
            <w:r w:rsidRPr="00985FFB">
              <w:t>Scaled food level</w:t>
            </w:r>
          </w:p>
        </w:tc>
        <w:tc>
          <w:tcPr>
            <w:tcW w:w="1170" w:type="dxa"/>
          </w:tcPr>
          <w:p w14:paraId="3B8074FF" w14:textId="77777777" w:rsidR="007539A0" w:rsidRPr="00985FFB" w:rsidRDefault="007539A0" w:rsidP="00862BE1">
            <w:pPr>
              <w:pStyle w:val="TS"/>
              <w:rPr>
                <w:i/>
                <w:iCs/>
              </w:rPr>
            </w:pPr>
            <w:r w:rsidRPr="00985FFB">
              <w:rPr>
                <w:rFonts w:cs="Times New Roman"/>
                <w:i/>
                <w:iCs/>
              </w:rPr>
              <w:t>f</w:t>
            </w:r>
          </w:p>
        </w:tc>
        <w:tc>
          <w:tcPr>
            <w:tcW w:w="1440" w:type="dxa"/>
          </w:tcPr>
          <w:p w14:paraId="4A15317A" w14:textId="77777777" w:rsidR="007539A0" w:rsidRPr="00985FFB" w:rsidRDefault="007539A0" w:rsidP="00862BE1">
            <w:pPr>
              <w:pStyle w:val="TS"/>
            </w:pPr>
            <w:r w:rsidRPr="00985FFB">
              <w:t>Fixed</w:t>
            </w:r>
          </w:p>
        </w:tc>
        <w:tc>
          <w:tcPr>
            <w:tcW w:w="2430" w:type="dxa"/>
          </w:tcPr>
          <w:p w14:paraId="2A18032B" w14:textId="77777777" w:rsidR="007539A0" w:rsidRPr="00985FFB" w:rsidRDefault="007539A0" w:rsidP="00862BE1">
            <w:pPr>
              <w:pStyle w:val="TS"/>
            </w:pPr>
            <w:r w:rsidRPr="00985FFB">
              <w:t xml:space="preserve">1 </w:t>
            </w:r>
          </w:p>
        </w:tc>
      </w:tr>
      <w:tr w:rsidR="00985FFB" w:rsidRPr="00985FFB" w14:paraId="056C1C7E" w14:textId="77777777" w:rsidTr="00862BE1">
        <w:tc>
          <w:tcPr>
            <w:tcW w:w="4608" w:type="dxa"/>
          </w:tcPr>
          <w:p w14:paraId="4E3809DF" w14:textId="77777777" w:rsidR="007539A0" w:rsidRPr="00985FFB" w:rsidRDefault="007539A0" w:rsidP="00862BE1">
            <w:pPr>
              <w:pStyle w:val="TS"/>
            </w:pPr>
            <w:r w:rsidRPr="00985FFB">
              <w:t>Scaled food level for embryo</w:t>
            </w:r>
          </w:p>
        </w:tc>
        <w:tc>
          <w:tcPr>
            <w:tcW w:w="1170" w:type="dxa"/>
          </w:tcPr>
          <w:p w14:paraId="56DF958A" w14:textId="77777777" w:rsidR="007539A0" w:rsidRPr="00985FFB" w:rsidRDefault="007539A0" w:rsidP="00862BE1">
            <w:pPr>
              <w:pStyle w:val="TS"/>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Pr>
          <w:p w14:paraId="5A78ADB1" w14:textId="77777777" w:rsidR="007539A0" w:rsidRPr="00985FFB" w:rsidRDefault="007539A0" w:rsidP="00862BE1">
            <w:pPr>
              <w:pStyle w:val="TS"/>
            </w:pPr>
            <w:r w:rsidRPr="00985FFB">
              <w:t>Fixed</w:t>
            </w:r>
          </w:p>
        </w:tc>
        <w:tc>
          <w:tcPr>
            <w:tcW w:w="2430" w:type="dxa"/>
          </w:tcPr>
          <w:p w14:paraId="62AC41FB" w14:textId="77777777" w:rsidR="007539A0" w:rsidRPr="00985FFB" w:rsidRDefault="007539A0" w:rsidP="00862BE1">
            <w:pPr>
              <w:pStyle w:val="TS"/>
            </w:pPr>
            <w:r w:rsidRPr="00985FFB">
              <w:t>1</w:t>
            </w:r>
          </w:p>
        </w:tc>
      </w:tr>
      <w:tr w:rsidR="00985FFB" w:rsidRPr="00985FFB" w14:paraId="28337D11" w14:textId="77777777" w:rsidTr="00862BE1">
        <w:tc>
          <w:tcPr>
            <w:tcW w:w="4608" w:type="dxa"/>
          </w:tcPr>
          <w:p w14:paraId="06ECAE4A" w14:textId="77777777" w:rsidR="007539A0" w:rsidRPr="00985FFB" w:rsidRDefault="007539A0" w:rsidP="00862BE1">
            <w:pPr>
              <w:pStyle w:val="TS"/>
            </w:pPr>
            <w:r w:rsidRPr="00985FFB">
              <w:t>Mortality rate for embryos</w:t>
            </w:r>
          </w:p>
        </w:tc>
        <w:tc>
          <w:tcPr>
            <w:tcW w:w="1170" w:type="dxa"/>
          </w:tcPr>
          <w:p w14:paraId="40E70035" w14:textId="77777777" w:rsidR="007539A0" w:rsidRPr="00985FFB" w:rsidRDefault="007539A0" w:rsidP="00862BE1">
            <w:pPr>
              <w:pStyle w:val="TS"/>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Pr>
          <w:p w14:paraId="78FFDB59" w14:textId="77777777" w:rsidR="007539A0" w:rsidRPr="00985FFB" w:rsidRDefault="007539A0" w:rsidP="00862BE1">
            <w:pPr>
              <w:pStyle w:val="TS"/>
            </w:pPr>
            <w:r w:rsidRPr="00985FFB">
              <w:t>Estimated</w:t>
            </w:r>
          </w:p>
        </w:tc>
        <w:tc>
          <w:tcPr>
            <w:tcW w:w="2430" w:type="dxa"/>
          </w:tcPr>
          <w:p w14:paraId="0A8EED55" w14:textId="77777777" w:rsidR="007539A0" w:rsidRPr="00985FFB" w:rsidRDefault="007539A0" w:rsidP="00862BE1">
            <w:pPr>
              <w:pStyle w:val="TS"/>
            </w:pPr>
            <w:r w:rsidRPr="00985FFB">
              <w:t>0.0639</w:t>
            </w:r>
          </w:p>
        </w:tc>
      </w:tr>
      <w:tr w:rsidR="007539A0" w:rsidRPr="00985FFB" w14:paraId="03481599" w14:textId="77777777" w:rsidTr="00862BE1">
        <w:tc>
          <w:tcPr>
            <w:tcW w:w="4608" w:type="dxa"/>
          </w:tcPr>
          <w:p w14:paraId="5A51CEF0" w14:textId="77777777" w:rsidR="007539A0" w:rsidRPr="00985FFB" w:rsidRDefault="007539A0" w:rsidP="00862BE1">
            <w:pPr>
              <w:pStyle w:val="TS"/>
            </w:pPr>
            <w:r w:rsidRPr="00985FFB">
              <w:t>Mortality rate for larvae</w:t>
            </w:r>
          </w:p>
        </w:tc>
        <w:tc>
          <w:tcPr>
            <w:tcW w:w="1170" w:type="dxa"/>
          </w:tcPr>
          <w:p w14:paraId="0F7CBE42" w14:textId="77777777" w:rsidR="007539A0" w:rsidRPr="00985FFB" w:rsidRDefault="007539A0" w:rsidP="00862BE1">
            <w:pPr>
              <w:pStyle w:val="TS"/>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Pr>
          <w:p w14:paraId="3F9BA120" w14:textId="77777777" w:rsidR="007539A0" w:rsidRPr="00985FFB" w:rsidRDefault="007539A0" w:rsidP="00862BE1">
            <w:pPr>
              <w:pStyle w:val="TS"/>
            </w:pPr>
            <w:r w:rsidRPr="00985FFB">
              <w:t>Estimated</w:t>
            </w:r>
          </w:p>
        </w:tc>
        <w:tc>
          <w:tcPr>
            <w:tcW w:w="2430" w:type="dxa"/>
          </w:tcPr>
          <w:p w14:paraId="5081167A" w14:textId="77777777" w:rsidR="007539A0" w:rsidRPr="00985FFB" w:rsidRDefault="007539A0" w:rsidP="00862BE1">
            <w:pPr>
              <w:pStyle w:val="TS"/>
            </w:pPr>
            <w:r w:rsidRPr="00985FFB">
              <w:t>0.0294</w:t>
            </w:r>
          </w:p>
        </w:tc>
      </w:tr>
      <w:bookmarkEnd w:id="100"/>
    </w:tbl>
    <w:p w14:paraId="3066FCC5" w14:textId="1BED701A" w:rsidR="007539A0" w:rsidRPr="00985FFB" w:rsidRDefault="007539A0" w:rsidP="007539A0"/>
    <w:p w14:paraId="7EF249F7" w14:textId="72916B0C" w:rsidR="00582644" w:rsidRPr="00985FFB" w:rsidRDefault="00582644" w:rsidP="007539A0"/>
    <w:p w14:paraId="4FC492AF" w14:textId="77777777" w:rsidR="00582644" w:rsidRPr="00985FFB" w:rsidRDefault="00582644" w:rsidP="007539A0"/>
    <w:p w14:paraId="5068E79E" w14:textId="5BB3C930" w:rsidR="007539A0" w:rsidRPr="00985FFB" w:rsidRDefault="007539A0">
      <w:pPr>
        <w:spacing w:after="0" w:line="240" w:lineRule="auto"/>
      </w:pPr>
      <w:r w:rsidRPr="00985FFB">
        <w:br w:type="page"/>
      </w:r>
    </w:p>
    <w:p w14:paraId="51BC4275" w14:textId="0396C5C9" w:rsidR="007539A0" w:rsidRPr="00985FFB" w:rsidRDefault="007539A0" w:rsidP="007539A0">
      <w:pPr>
        <w:pStyle w:val="TS"/>
      </w:pPr>
      <w:bookmarkStart w:id="101" w:name="_Hlk131599028"/>
      <w:r w:rsidRPr="00985FFB">
        <w:rPr>
          <w:b/>
          <w:bCs/>
        </w:rPr>
        <w:lastRenderedPageBreak/>
        <w:t xml:space="preserve">Table 2. </w:t>
      </w:r>
      <w:r w:rsidRPr="00985FFB">
        <w:t xml:space="preserve">Fluxes, state variables, and differential equations in the DEBkiss model. </w:t>
      </w:r>
    </w:p>
    <w:tbl>
      <w:tblPr>
        <w:tblStyle w:val="TableGrid"/>
        <w:tblW w:w="9445" w:type="dxa"/>
        <w:tblLook w:val="04A0" w:firstRow="1" w:lastRow="0" w:firstColumn="1" w:lastColumn="0" w:noHBand="0" w:noVBand="1"/>
      </w:tblPr>
      <w:tblGrid>
        <w:gridCol w:w="2695"/>
        <w:gridCol w:w="990"/>
        <w:gridCol w:w="4050"/>
        <w:gridCol w:w="1710"/>
      </w:tblGrid>
      <w:tr w:rsidR="00985FFB" w:rsidRPr="00985FFB" w14:paraId="251BBD90" w14:textId="77777777" w:rsidTr="00862BE1">
        <w:tc>
          <w:tcPr>
            <w:tcW w:w="2695" w:type="dxa"/>
          </w:tcPr>
          <w:p w14:paraId="3E4E657C" w14:textId="77777777" w:rsidR="007539A0" w:rsidRPr="00985FFB" w:rsidRDefault="007539A0" w:rsidP="007539A0">
            <w:pPr>
              <w:pStyle w:val="TS"/>
              <w:spacing w:line="276" w:lineRule="auto"/>
              <w:rPr>
                <w:b/>
                <w:bCs/>
              </w:rPr>
            </w:pPr>
            <w:r w:rsidRPr="00985FFB">
              <w:rPr>
                <w:b/>
                <w:bCs/>
              </w:rPr>
              <w:t>Flux</w:t>
            </w:r>
          </w:p>
        </w:tc>
        <w:tc>
          <w:tcPr>
            <w:tcW w:w="990" w:type="dxa"/>
          </w:tcPr>
          <w:p w14:paraId="60981DDC" w14:textId="77777777" w:rsidR="007539A0" w:rsidRPr="00985FFB" w:rsidRDefault="007539A0" w:rsidP="007539A0">
            <w:pPr>
              <w:pStyle w:val="TS"/>
              <w:spacing w:line="276" w:lineRule="auto"/>
              <w:rPr>
                <w:b/>
                <w:bCs/>
              </w:rPr>
            </w:pPr>
            <w:r w:rsidRPr="00985FFB">
              <w:rPr>
                <w:b/>
                <w:bCs/>
              </w:rPr>
              <w:t>Symbol</w:t>
            </w:r>
          </w:p>
        </w:tc>
        <w:tc>
          <w:tcPr>
            <w:tcW w:w="4050" w:type="dxa"/>
          </w:tcPr>
          <w:p w14:paraId="46BE7CA1" w14:textId="77777777" w:rsidR="007539A0" w:rsidRPr="00985FFB" w:rsidRDefault="007539A0" w:rsidP="007539A0">
            <w:pPr>
              <w:pStyle w:val="TS"/>
              <w:spacing w:line="276" w:lineRule="auto"/>
              <w:rPr>
                <w:b/>
                <w:bCs/>
              </w:rPr>
            </w:pPr>
            <w:r w:rsidRPr="00985FFB">
              <w:rPr>
                <w:b/>
                <w:bCs/>
              </w:rPr>
              <w:t>Equation</w:t>
            </w:r>
          </w:p>
        </w:tc>
        <w:tc>
          <w:tcPr>
            <w:tcW w:w="1710" w:type="dxa"/>
          </w:tcPr>
          <w:p w14:paraId="14C0020F" w14:textId="77777777" w:rsidR="007539A0" w:rsidRPr="00985FFB" w:rsidRDefault="007539A0" w:rsidP="007539A0">
            <w:pPr>
              <w:pStyle w:val="TS"/>
              <w:spacing w:line="276" w:lineRule="auto"/>
              <w:rPr>
                <w:b/>
                <w:bCs/>
              </w:rPr>
            </w:pPr>
            <w:r w:rsidRPr="00985FFB">
              <w:rPr>
                <w:b/>
                <w:bCs/>
              </w:rPr>
              <w:t>Units</w:t>
            </w:r>
          </w:p>
        </w:tc>
      </w:tr>
      <w:tr w:rsidR="00985FFB" w:rsidRPr="00985FFB" w14:paraId="09BD1DA6" w14:textId="77777777" w:rsidTr="00862BE1">
        <w:tc>
          <w:tcPr>
            <w:tcW w:w="2695" w:type="dxa"/>
          </w:tcPr>
          <w:p w14:paraId="3443F50F" w14:textId="77777777" w:rsidR="007539A0" w:rsidRPr="00985FFB" w:rsidRDefault="007539A0" w:rsidP="007539A0">
            <w:pPr>
              <w:pStyle w:val="TS"/>
              <w:spacing w:line="276" w:lineRule="auto"/>
            </w:pPr>
            <w:r w:rsidRPr="00985FFB">
              <w:t>Assimilation flux</w:t>
            </w:r>
          </w:p>
        </w:tc>
        <w:tc>
          <w:tcPr>
            <w:tcW w:w="990" w:type="dxa"/>
          </w:tcPr>
          <w:p w14:paraId="2E1D1FAF" w14:textId="77777777" w:rsidR="007539A0" w:rsidRPr="00985FFB" w:rsidRDefault="007539A0" w:rsidP="007539A0">
            <w:pPr>
              <w:pStyle w:val="TS"/>
              <w:spacing w:line="276" w:lineRule="auto"/>
              <w:jc w:val="center"/>
            </w:pPr>
            <w:r w:rsidRPr="00985FFB">
              <w:rPr>
                <w:i/>
                <w:iCs/>
              </w:rPr>
              <w:t>J</w:t>
            </w:r>
            <w:r w:rsidRPr="00985FFB">
              <w:rPr>
                <w:i/>
                <w:iCs/>
                <w:vertAlign w:val="subscript"/>
              </w:rPr>
              <w:t>A</w:t>
            </w:r>
          </w:p>
        </w:tc>
        <w:tc>
          <w:tcPr>
            <w:tcW w:w="4050" w:type="dxa"/>
          </w:tcPr>
          <w:p w14:paraId="2E55513F"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Pr>
          <w:p w14:paraId="1A1A9B1B"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70643E46" w14:textId="77777777" w:rsidTr="00862BE1">
        <w:tc>
          <w:tcPr>
            <w:tcW w:w="2695" w:type="dxa"/>
          </w:tcPr>
          <w:p w14:paraId="37271DAE" w14:textId="77777777" w:rsidR="007539A0" w:rsidRPr="00985FFB" w:rsidRDefault="007539A0" w:rsidP="007539A0">
            <w:pPr>
              <w:pStyle w:val="TS"/>
              <w:spacing w:line="276" w:lineRule="auto"/>
            </w:pPr>
            <w:r w:rsidRPr="00985FFB">
              <w:t>Maintenance flux</w:t>
            </w:r>
          </w:p>
        </w:tc>
        <w:tc>
          <w:tcPr>
            <w:tcW w:w="990" w:type="dxa"/>
          </w:tcPr>
          <w:p w14:paraId="72AA74C6" w14:textId="77777777" w:rsidR="007539A0" w:rsidRPr="00985FFB" w:rsidRDefault="007539A0" w:rsidP="007539A0">
            <w:pPr>
              <w:pStyle w:val="TS"/>
              <w:spacing w:line="276" w:lineRule="auto"/>
              <w:jc w:val="center"/>
            </w:pPr>
            <w:r w:rsidRPr="00985FFB">
              <w:rPr>
                <w:i/>
                <w:iCs/>
              </w:rPr>
              <w:t>J</w:t>
            </w:r>
            <w:r w:rsidRPr="00985FFB">
              <w:rPr>
                <w:i/>
                <w:iCs/>
                <w:vertAlign w:val="subscript"/>
              </w:rPr>
              <w:t>M</w:t>
            </w:r>
          </w:p>
        </w:tc>
        <w:tc>
          <w:tcPr>
            <w:tcW w:w="4050" w:type="dxa"/>
          </w:tcPr>
          <w:p w14:paraId="104EC499"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Pr>
          <w:p w14:paraId="38D8CE04"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5C9A8822" w14:textId="77777777" w:rsidTr="00862BE1">
        <w:tc>
          <w:tcPr>
            <w:tcW w:w="2695" w:type="dxa"/>
          </w:tcPr>
          <w:p w14:paraId="50B606EE" w14:textId="77777777" w:rsidR="007539A0" w:rsidRPr="00985FFB" w:rsidRDefault="007539A0" w:rsidP="007539A0">
            <w:pPr>
              <w:pStyle w:val="TS"/>
              <w:spacing w:line="276" w:lineRule="auto"/>
            </w:pPr>
            <w:r w:rsidRPr="00985FFB">
              <w:t>Flux to structural growth</w:t>
            </w:r>
          </w:p>
        </w:tc>
        <w:tc>
          <w:tcPr>
            <w:tcW w:w="990" w:type="dxa"/>
          </w:tcPr>
          <w:p w14:paraId="7234A9E8" w14:textId="77777777" w:rsidR="007539A0" w:rsidRPr="00985FFB" w:rsidRDefault="007539A0" w:rsidP="007539A0">
            <w:pPr>
              <w:pStyle w:val="TS"/>
              <w:spacing w:line="276" w:lineRule="auto"/>
              <w:jc w:val="center"/>
              <w:rPr>
                <w:i/>
                <w:iCs/>
              </w:rPr>
            </w:pPr>
            <w:r w:rsidRPr="00985FFB">
              <w:rPr>
                <w:i/>
                <w:iCs/>
              </w:rPr>
              <w:t>J</w:t>
            </w:r>
            <w:r w:rsidRPr="00985FFB">
              <w:rPr>
                <w:i/>
                <w:iCs/>
                <w:vertAlign w:val="subscript"/>
              </w:rPr>
              <w:t>V</w:t>
            </w:r>
          </w:p>
        </w:tc>
        <w:tc>
          <w:tcPr>
            <w:tcW w:w="4050" w:type="dxa"/>
          </w:tcPr>
          <w:p w14:paraId="69671420"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Pr>
          <w:p w14:paraId="327C10BA"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29BC00E0" w14:textId="77777777" w:rsidTr="00862BE1">
        <w:tc>
          <w:tcPr>
            <w:tcW w:w="2695" w:type="dxa"/>
          </w:tcPr>
          <w:p w14:paraId="2F657504" w14:textId="77777777" w:rsidR="007539A0" w:rsidRPr="00985FFB" w:rsidRDefault="007539A0" w:rsidP="007539A0">
            <w:pPr>
              <w:pStyle w:val="TS"/>
              <w:spacing w:line="276" w:lineRule="auto"/>
            </w:pPr>
            <w:r w:rsidRPr="00985FFB">
              <w:t>Flux to reproduction buffer</w:t>
            </w:r>
          </w:p>
        </w:tc>
        <w:tc>
          <w:tcPr>
            <w:tcW w:w="990" w:type="dxa"/>
          </w:tcPr>
          <w:p w14:paraId="6246ED2C" w14:textId="77777777" w:rsidR="007539A0" w:rsidRPr="00985FFB" w:rsidRDefault="007539A0" w:rsidP="007539A0">
            <w:pPr>
              <w:pStyle w:val="TS"/>
              <w:spacing w:line="276" w:lineRule="auto"/>
              <w:jc w:val="center"/>
            </w:pPr>
            <w:r w:rsidRPr="00985FFB">
              <w:rPr>
                <w:i/>
                <w:iCs/>
              </w:rPr>
              <w:t>J</w:t>
            </w:r>
            <w:r w:rsidRPr="00985FFB">
              <w:rPr>
                <w:i/>
                <w:iCs/>
                <w:vertAlign w:val="subscript"/>
              </w:rPr>
              <w:t>R</w:t>
            </w:r>
          </w:p>
        </w:tc>
        <w:tc>
          <w:tcPr>
            <w:tcW w:w="4050" w:type="dxa"/>
          </w:tcPr>
          <w:p w14:paraId="56059F34" w14:textId="77777777" w:rsidR="007539A0" w:rsidRPr="00985FFB" w:rsidRDefault="00000000" w:rsidP="007539A0">
            <w:pPr>
              <w:pStyle w:val="TS"/>
              <w:spacing w:line="276" w:lineRule="auto"/>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0B96F26"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54E9D5CD"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116110E9" w14:textId="77777777" w:rsidTr="00862BE1">
        <w:tc>
          <w:tcPr>
            <w:tcW w:w="2695" w:type="dxa"/>
          </w:tcPr>
          <w:p w14:paraId="2C7A5E54" w14:textId="77777777" w:rsidR="007539A0" w:rsidRPr="00985FFB" w:rsidRDefault="007539A0" w:rsidP="007539A0">
            <w:pPr>
              <w:pStyle w:val="TS"/>
              <w:spacing w:line="276" w:lineRule="auto"/>
            </w:pPr>
            <w:r w:rsidRPr="00985FFB">
              <w:t>Flux to maturity</w:t>
            </w:r>
          </w:p>
        </w:tc>
        <w:tc>
          <w:tcPr>
            <w:tcW w:w="990" w:type="dxa"/>
          </w:tcPr>
          <w:p w14:paraId="6D8184E5" w14:textId="77777777" w:rsidR="007539A0" w:rsidRPr="00985FFB" w:rsidRDefault="007539A0" w:rsidP="007539A0">
            <w:pPr>
              <w:pStyle w:val="TS"/>
              <w:spacing w:line="276" w:lineRule="auto"/>
              <w:jc w:val="center"/>
              <w:rPr>
                <w:i/>
                <w:iCs/>
                <w:vertAlign w:val="subscript"/>
              </w:rPr>
            </w:pPr>
            <w:r w:rsidRPr="00985FFB">
              <w:rPr>
                <w:i/>
                <w:iCs/>
              </w:rPr>
              <w:t>J</w:t>
            </w:r>
            <w:r w:rsidRPr="00985FFB">
              <w:rPr>
                <w:i/>
                <w:iCs/>
                <w:vertAlign w:val="subscript"/>
              </w:rPr>
              <w:t>J</w:t>
            </w:r>
          </w:p>
        </w:tc>
        <w:tc>
          <w:tcPr>
            <w:tcW w:w="4050" w:type="dxa"/>
          </w:tcPr>
          <w:p w14:paraId="1CD430DE"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136368E0" w14:textId="77777777" w:rsidR="007539A0" w:rsidRPr="00985FFB" w:rsidRDefault="00000000" w:rsidP="007539A0">
            <w:pPr>
              <w:pStyle w:val="TS"/>
              <w:spacing w:line="276" w:lineRule="auto"/>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Pr>
          <w:p w14:paraId="67BB2400"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49A99A83" w14:textId="77777777" w:rsidTr="00862BE1">
        <w:tc>
          <w:tcPr>
            <w:tcW w:w="9445" w:type="dxa"/>
            <w:gridSpan w:val="4"/>
          </w:tcPr>
          <w:p w14:paraId="53D26640" w14:textId="77777777" w:rsidR="007539A0" w:rsidRPr="00985FFB" w:rsidRDefault="007539A0" w:rsidP="007539A0">
            <w:pPr>
              <w:pStyle w:val="TS"/>
              <w:spacing w:line="276" w:lineRule="auto"/>
              <w:jc w:val="center"/>
              <w:rPr>
                <w:b/>
                <w:bCs/>
                <w:sz w:val="16"/>
                <w:szCs w:val="16"/>
              </w:rPr>
            </w:pPr>
          </w:p>
        </w:tc>
      </w:tr>
      <w:tr w:rsidR="00985FFB" w:rsidRPr="00985FFB" w14:paraId="4371290E" w14:textId="77777777" w:rsidTr="00862BE1">
        <w:tc>
          <w:tcPr>
            <w:tcW w:w="2695" w:type="dxa"/>
          </w:tcPr>
          <w:p w14:paraId="0A9977B3" w14:textId="77777777" w:rsidR="007539A0" w:rsidRPr="00985FFB" w:rsidRDefault="007539A0" w:rsidP="007539A0">
            <w:pPr>
              <w:pStyle w:val="TS"/>
              <w:spacing w:line="276" w:lineRule="auto"/>
              <w:rPr>
                <w:b/>
                <w:bCs/>
              </w:rPr>
            </w:pPr>
            <w:r w:rsidRPr="00985FFB">
              <w:rPr>
                <w:b/>
                <w:bCs/>
              </w:rPr>
              <w:t>State Variable</w:t>
            </w:r>
          </w:p>
        </w:tc>
        <w:tc>
          <w:tcPr>
            <w:tcW w:w="990" w:type="dxa"/>
          </w:tcPr>
          <w:p w14:paraId="3C91B4EA"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3CD65943" w14:textId="77777777" w:rsidR="007539A0" w:rsidRPr="00985FFB" w:rsidRDefault="007539A0" w:rsidP="007539A0">
            <w:pPr>
              <w:pStyle w:val="TS"/>
              <w:spacing w:line="276" w:lineRule="auto"/>
              <w:rPr>
                <w:b/>
                <w:bCs/>
              </w:rPr>
            </w:pPr>
            <w:r w:rsidRPr="00985FFB">
              <w:rPr>
                <w:b/>
                <w:bCs/>
              </w:rPr>
              <w:t>Equation</w:t>
            </w:r>
          </w:p>
        </w:tc>
        <w:tc>
          <w:tcPr>
            <w:tcW w:w="1710" w:type="dxa"/>
          </w:tcPr>
          <w:p w14:paraId="062B3A88" w14:textId="77777777" w:rsidR="007539A0" w:rsidRPr="00985FFB" w:rsidRDefault="007539A0" w:rsidP="007539A0">
            <w:pPr>
              <w:pStyle w:val="TS"/>
              <w:spacing w:line="276" w:lineRule="auto"/>
              <w:rPr>
                <w:b/>
                <w:bCs/>
              </w:rPr>
            </w:pPr>
            <w:r w:rsidRPr="00985FFB">
              <w:rPr>
                <w:b/>
                <w:bCs/>
              </w:rPr>
              <w:t>Units</w:t>
            </w:r>
          </w:p>
        </w:tc>
      </w:tr>
      <w:tr w:rsidR="00985FFB" w:rsidRPr="00985FFB" w14:paraId="68DC8084" w14:textId="77777777" w:rsidTr="00862BE1">
        <w:tc>
          <w:tcPr>
            <w:tcW w:w="2695" w:type="dxa"/>
          </w:tcPr>
          <w:p w14:paraId="6740DA05" w14:textId="77777777" w:rsidR="007539A0" w:rsidRPr="00985FFB" w:rsidRDefault="007539A0" w:rsidP="007539A0">
            <w:pPr>
              <w:pStyle w:val="TS"/>
              <w:spacing w:line="276" w:lineRule="auto"/>
            </w:pPr>
            <w:r w:rsidRPr="00985FFB">
              <w:t>Structural dry mass over time</w:t>
            </w:r>
          </w:p>
        </w:tc>
        <w:tc>
          <w:tcPr>
            <w:tcW w:w="990" w:type="dxa"/>
          </w:tcPr>
          <w:p w14:paraId="3DF8ED26" w14:textId="77777777" w:rsidR="007539A0" w:rsidRPr="00985FFB" w:rsidRDefault="007539A0" w:rsidP="007539A0">
            <w:pPr>
              <w:pStyle w:val="TS"/>
              <w:spacing w:line="276" w:lineRule="auto"/>
              <w:jc w:val="center"/>
              <w:rPr>
                <w:i/>
                <w:iCs/>
                <w:vertAlign w:val="subscript"/>
              </w:rPr>
            </w:pPr>
            <w:r w:rsidRPr="00985FFB">
              <w:rPr>
                <w:i/>
                <w:iCs/>
              </w:rPr>
              <w:t>W</w:t>
            </w:r>
            <w:r w:rsidRPr="00985FFB">
              <w:rPr>
                <w:i/>
                <w:iCs/>
                <w:vertAlign w:val="subscript"/>
              </w:rPr>
              <w:t>V</w:t>
            </w:r>
          </w:p>
        </w:tc>
        <w:tc>
          <w:tcPr>
            <w:tcW w:w="4050" w:type="dxa"/>
          </w:tcPr>
          <w:p w14:paraId="11AEA3E6"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Pr>
          <w:p w14:paraId="73D260E7" w14:textId="77777777" w:rsidR="007539A0" w:rsidRPr="00985FFB" w:rsidRDefault="007539A0" w:rsidP="007539A0">
            <w:pPr>
              <w:pStyle w:val="TS"/>
              <w:spacing w:line="276" w:lineRule="auto"/>
            </w:pPr>
            <w:r w:rsidRPr="00985FFB">
              <w:t>mg day</w:t>
            </w:r>
            <w:r w:rsidRPr="00985FFB">
              <w:rPr>
                <w:vertAlign w:val="superscript"/>
              </w:rPr>
              <w:t>-1</w:t>
            </w:r>
          </w:p>
        </w:tc>
      </w:tr>
      <w:tr w:rsidR="00985FFB" w:rsidRPr="00985FFB" w14:paraId="662663BB" w14:textId="77777777" w:rsidTr="00862BE1">
        <w:tc>
          <w:tcPr>
            <w:tcW w:w="2695" w:type="dxa"/>
          </w:tcPr>
          <w:p w14:paraId="6E3B38DE" w14:textId="77777777" w:rsidR="007539A0" w:rsidRPr="00985FFB" w:rsidRDefault="007539A0" w:rsidP="007539A0">
            <w:pPr>
              <w:pStyle w:val="TS"/>
              <w:spacing w:line="276" w:lineRule="auto"/>
            </w:pPr>
            <w:r w:rsidRPr="00985FFB">
              <w:t xml:space="preserve">Continuous reproduction rate </w:t>
            </w:r>
          </w:p>
        </w:tc>
        <w:tc>
          <w:tcPr>
            <w:tcW w:w="990" w:type="dxa"/>
          </w:tcPr>
          <w:p w14:paraId="71019295" w14:textId="77777777" w:rsidR="007539A0" w:rsidRPr="00985FFB" w:rsidRDefault="007539A0" w:rsidP="007539A0">
            <w:pPr>
              <w:pStyle w:val="TS"/>
              <w:spacing w:line="276" w:lineRule="auto"/>
              <w:jc w:val="center"/>
              <w:rPr>
                <w:i/>
                <w:iCs/>
              </w:rPr>
            </w:pPr>
            <w:r w:rsidRPr="00985FFB">
              <w:rPr>
                <w:i/>
                <w:iCs/>
              </w:rPr>
              <w:t>R</w:t>
            </w:r>
          </w:p>
        </w:tc>
        <w:tc>
          <w:tcPr>
            <w:tcW w:w="4050" w:type="dxa"/>
          </w:tcPr>
          <w:p w14:paraId="64615ABC" w14:textId="77777777" w:rsidR="007539A0" w:rsidRPr="00985FFB" w:rsidRDefault="00000000" w:rsidP="007539A0">
            <w:pPr>
              <w:pStyle w:val="TS"/>
              <w:spacing w:line="276" w:lineRule="auto"/>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Pr>
          <w:p w14:paraId="05E2BAD6" w14:textId="77777777" w:rsidR="007539A0" w:rsidRPr="00985FFB" w:rsidRDefault="007539A0" w:rsidP="007539A0">
            <w:pPr>
              <w:pStyle w:val="TS"/>
              <w:spacing w:line="276" w:lineRule="auto"/>
            </w:pPr>
            <w:r w:rsidRPr="00985FFB">
              <w:t>eggs day</w:t>
            </w:r>
            <w:r w:rsidRPr="00985FFB">
              <w:rPr>
                <w:vertAlign w:val="superscript"/>
              </w:rPr>
              <w:t>-1</w:t>
            </w:r>
          </w:p>
        </w:tc>
      </w:tr>
      <w:tr w:rsidR="00985FFB" w:rsidRPr="00985FFB" w14:paraId="51B0592B" w14:textId="77777777" w:rsidTr="00862BE1">
        <w:tc>
          <w:tcPr>
            <w:tcW w:w="2695" w:type="dxa"/>
          </w:tcPr>
          <w:p w14:paraId="69CCDB6A" w14:textId="77777777" w:rsidR="007539A0" w:rsidRPr="00985FFB" w:rsidRDefault="007539A0" w:rsidP="007539A0">
            <w:pPr>
              <w:pStyle w:val="TS"/>
              <w:spacing w:line="276" w:lineRule="auto"/>
            </w:pPr>
            <w:r w:rsidRPr="00985FFB">
              <w:t>Egg buffer (yolk) mass</w:t>
            </w:r>
          </w:p>
        </w:tc>
        <w:tc>
          <w:tcPr>
            <w:tcW w:w="990" w:type="dxa"/>
          </w:tcPr>
          <w:p w14:paraId="730A7395" w14:textId="77777777" w:rsidR="007539A0" w:rsidRPr="00985FFB" w:rsidRDefault="007539A0" w:rsidP="007539A0">
            <w:pPr>
              <w:pStyle w:val="TS"/>
              <w:spacing w:line="276" w:lineRule="auto"/>
              <w:jc w:val="center"/>
              <w:rPr>
                <w:i/>
                <w:iCs/>
              </w:rPr>
            </w:pPr>
            <w:r w:rsidRPr="00985FFB">
              <w:rPr>
                <w:i/>
                <w:iCs/>
              </w:rPr>
              <w:t>W</w:t>
            </w:r>
            <w:r w:rsidRPr="00985FFB">
              <w:rPr>
                <w:i/>
                <w:iCs/>
                <w:vertAlign w:val="subscript"/>
              </w:rPr>
              <w:t>B</w:t>
            </w:r>
          </w:p>
        </w:tc>
        <w:tc>
          <w:tcPr>
            <w:tcW w:w="4050" w:type="dxa"/>
          </w:tcPr>
          <w:p w14:paraId="7301018E" w14:textId="77777777" w:rsidR="007539A0" w:rsidRPr="00985FFB" w:rsidRDefault="00000000" w:rsidP="007539A0">
            <w:pPr>
              <w:pStyle w:val="TS"/>
              <w:spacing w:line="276" w:lineRule="auto"/>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Pr>
          <w:p w14:paraId="08A58A1E" w14:textId="77777777" w:rsidR="007539A0" w:rsidRPr="00985FFB" w:rsidRDefault="007539A0" w:rsidP="007539A0">
            <w:pPr>
              <w:pStyle w:val="TS"/>
              <w:spacing w:line="276" w:lineRule="auto"/>
              <w:rPr>
                <w:vertAlign w:val="superscript"/>
              </w:rPr>
            </w:pPr>
            <w:r w:rsidRPr="00985FFB">
              <w:t>mg day</w:t>
            </w:r>
            <w:r w:rsidRPr="00985FFB">
              <w:rPr>
                <w:vertAlign w:val="superscript"/>
              </w:rPr>
              <w:t>-1</w:t>
            </w:r>
          </w:p>
        </w:tc>
      </w:tr>
      <w:tr w:rsidR="00985FFB" w:rsidRPr="00985FFB" w14:paraId="51FCCBBA" w14:textId="77777777" w:rsidTr="00862BE1">
        <w:tc>
          <w:tcPr>
            <w:tcW w:w="2695" w:type="dxa"/>
          </w:tcPr>
          <w:p w14:paraId="7559B044" w14:textId="77777777" w:rsidR="007539A0" w:rsidRPr="00985FFB" w:rsidRDefault="007539A0" w:rsidP="007539A0">
            <w:pPr>
              <w:pStyle w:val="TS"/>
              <w:spacing w:line="276" w:lineRule="auto"/>
            </w:pPr>
            <w:r w:rsidRPr="00985FFB">
              <w:t>Survival</w:t>
            </w:r>
          </w:p>
        </w:tc>
        <w:tc>
          <w:tcPr>
            <w:tcW w:w="990" w:type="dxa"/>
          </w:tcPr>
          <w:p w14:paraId="0CCC2541" w14:textId="77777777" w:rsidR="007539A0" w:rsidRPr="00985FFB" w:rsidRDefault="007539A0" w:rsidP="007539A0">
            <w:pPr>
              <w:pStyle w:val="TS"/>
              <w:spacing w:line="276" w:lineRule="auto"/>
              <w:jc w:val="center"/>
              <w:rPr>
                <w:i/>
                <w:iCs/>
              </w:rPr>
            </w:pPr>
            <w:r w:rsidRPr="00985FFB">
              <w:rPr>
                <w:i/>
                <w:iCs/>
              </w:rPr>
              <w:t>S</w:t>
            </w:r>
          </w:p>
        </w:tc>
        <w:tc>
          <w:tcPr>
            <w:tcW w:w="4050" w:type="dxa"/>
          </w:tcPr>
          <w:p w14:paraId="0EBDEE88"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27748890" w14:textId="77777777" w:rsidR="007539A0" w:rsidRPr="00985FFB" w:rsidRDefault="00000000" w:rsidP="007539A0">
            <w:pPr>
              <w:pStyle w:val="TS"/>
              <w:spacing w:line="276" w:lineRule="auto"/>
              <w:ind w:firstLine="720"/>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Pr>
          <w:p w14:paraId="3CA7B5C8" w14:textId="77777777" w:rsidR="007539A0" w:rsidRPr="00985FFB" w:rsidRDefault="007539A0" w:rsidP="007539A0">
            <w:pPr>
              <w:pStyle w:val="TS"/>
              <w:spacing w:line="276" w:lineRule="auto"/>
            </w:pPr>
            <w:r w:rsidRPr="00985FFB">
              <w:t xml:space="preserve">unitless </w:t>
            </w:r>
          </w:p>
          <w:p w14:paraId="08F59FB6" w14:textId="77777777" w:rsidR="007539A0" w:rsidRPr="00985FFB" w:rsidRDefault="007539A0" w:rsidP="007539A0">
            <w:pPr>
              <w:pStyle w:val="TS"/>
              <w:spacing w:line="276" w:lineRule="auto"/>
            </w:pPr>
            <w:r w:rsidRPr="00985FFB">
              <w:t>(range 0-1)</w:t>
            </w:r>
          </w:p>
        </w:tc>
      </w:tr>
      <w:tr w:rsidR="00985FFB" w:rsidRPr="00985FFB" w14:paraId="7D786621" w14:textId="77777777" w:rsidTr="00862BE1">
        <w:tc>
          <w:tcPr>
            <w:tcW w:w="9445" w:type="dxa"/>
            <w:gridSpan w:val="4"/>
          </w:tcPr>
          <w:p w14:paraId="6A208AC4" w14:textId="77777777" w:rsidR="007539A0" w:rsidRPr="00985FFB" w:rsidRDefault="007539A0" w:rsidP="007539A0">
            <w:pPr>
              <w:pStyle w:val="TS"/>
              <w:spacing w:line="276" w:lineRule="auto"/>
              <w:jc w:val="center"/>
              <w:rPr>
                <w:b/>
                <w:bCs/>
                <w:sz w:val="16"/>
                <w:szCs w:val="16"/>
              </w:rPr>
            </w:pPr>
          </w:p>
        </w:tc>
      </w:tr>
      <w:tr w:rsidR="00985FFB" w:rsidRPr="00985FFB" w14:paraId="76D5A0BE" w14:textId="77777777" w:rsidTr="00862BE1">
        <w:tc>
          <w:tcPr>
            <w:tcW w:w="2695" w:type="dxa"/>
          </w:tcPr>
          <w:p w14:paraId="0EF2F388" w14:textId="77777777" w:rsidR="007539A0" w:rsidRPr="00985FFB" w:rsidRDefault="007539A0" w:rsidP="007539A0">
            <w:pPr>
              <w:pStyle w:val="TS"/>
              <w:spacing w:line="276" w:lineRule="auto"/>
              <w:rPr>
                <w:b/>
                <w:bCs/>
              </w:rPr>
            </w:pPr>
            <w:r w:rsidRPr="00985FFB">
              <w:rPr>
                <w:b/>
                <w:bCs/>
              </w:rPr>
              <w:t>Other variables and conversions</w:t>
            </w:r>
          </w:p>
        </w:tc>
        <w:tc>
          <w:tcPr>
            <w:tcW w:w="990" w:type="dxa"/>
          </w:tcPr>
          <w:p w14:paraId="19755F7B" w14:textId="77777777" w:rsidR="007539A0" w:rsidRPr="00985FFB" w:rsidRDefault="007539A0" w:rsidP="007539A0">
            <w:pPr>
              <w:pStyle w:val="TS"/>
              <w:spacing w:line="276" w:lineRule="auto"/>
              <w:jc w:val="center"/>
              <w:rPr>
                <w:b/>
                <w:bCs/>
              </w:rPr>
            </w:pPr>
            <w:r w:rsidRPr="00985FFB">
              <w:rPr>
                <w:b/>
                <w:bCs/>
              </w:rPr>
              <w:t>Symbol</w:t>
            </w:r>
          </w:p>
        </w:tc>
        <w:tc>
          <w:tcPr>
            <w:tcW w:w="4050" w:type="dxa"/>
          </w:tcPr>
          <w:p w14:paraId="46DCB891" w14:textId="77777777" w:rsidR="007539A0" w:rsidRPr="00985FFB" w:rsidRDefault="007539A0" w:rsidP="007539A0">
            <w:pPr>
              <w:pStyle w:val="TS"/>
              <w:spacing w:line="276" w:lineRule="auto"/>
              <w:rPr>
                <w:b/>
                <w:bCs/>
              </w:rPr>
            </w:pPr>
            <w:r w:rsidRPr="00985FFB">
              <w:rPr>
                <w:b/>
                <w:bCs/>
              </w:rPr>
              <w:t>Equation</w:t>
            </w:r>
          </w:p>
        </w:tc>
        <w:tc>
          <w:tcPr>
            <w:tcW w:w="1710" w:type="dxa"/>
          </w:tcPr>
          <w:p w14:paraId="1CA16613" w14:textId="77777777" w:rsidR="007539A0" w:rsidRPr="00985FFB" w:rsidRDefault="007539A0" w:rsidP="007539A0">
            <w:pPr>
              <w:pStyle w:val="TS"/>
              <w:spacing w:line="276" w:lineRule="auto"/>
              <w:rPr>
                <w:b/>
                <w:bCs/>
              </w:rPr>
            </w:pPr>
            <w:r w:rsidRPr="00985FFB">
              <w:rPr>
                <w:b/>
                <w:bCs/>
              </w:rPr>
              <w:t>Units</w:t>
            </w:r>
          </w:p>
        </w:tc>
      </w:tr>
      <w:tr w:rsidR="00985FFB" w:rsidRPr="00985FFB" w14:paraId="48F00E19" w14:textId="77777777" w:rsidTr="00862BE1">
        <w:tc>
          <w:tcPr>
            <w:tcW w:w="2695" w:type="dxa"/>
          </w:tcPr>
          <w:p w14:paraId="7C84A1EA" w14:textId="77777777" w:rsidR="007539A0" w:rsidRPr="00985FFB" w:rsidRDefault="007539A0" w:rsidP="007539A0">
            <w:pPr>
              <w:pStyle w:val="TS"/>
              <w:spacing w:line="276" w:lineRule="auto"/>
            </w:pPr>
            <w:r w:rsidRPr="00985FFB">
              <w:t>Total physical length</w:t>
            </w:r>
          </w:p>
        </w:tc>
        <w:tc>
          <w:tcPr>
            <w:tcW w:w="990" w:type="dxa"/>
          </w:tcPr>
          <w:p w14:paraId="074488D2" w14:textId="77777777" w:rsidR="007539A0" w:rsidRPr="00985FFB" w:rsidRDefault="007539A0" w:rsidP="007539A0">
            <w:pPr>
              <w:pStyle w:val="TS"/>
              <w:spacing w:line="276" w:lineRule="auto"/>
              <w:jc w:val="center"/>
              <w:rPr>
                <w:i/>
                <w:iCs/>
              </w:rPr>
            </w:pPr>
            <w:r w:rsidRPr="00985FFB">
              <w:rPr>
                <w:i/>
                <w:iCs/>
              </w:rPr>
              <w:t>L</w:t>
            </w:r>
            <w:r w:rsidRPr="00985FFB">
              <w:rPr>
                <w:i/>
                <w:iCs/>
                <w:vertAlign w:val="superscript"/>
              </w:rPr>
              <w:t>M</w:t>
            </w:r>
          </w:p>
        </w:tc>
        <w:tc>
          <w:tcPr>
            <w:tcW w:w="4050" w:type="dxa"/>
          </w:tcPr>
          <w:p w14:paraId="6B4188AC" w14:textId="77777777" w:rsidR="007539A0" w:rsidRPr="00985FFB" w:rsidRDefault="00000000" w:rsidP="007539A0">
            <w:pPr>
              <w:pStyle w:val="TS"/>
              <w:spacing w:line="276" w:lineRule="auto"/>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Pr>
          <w:p w14:paraId="4C252B04" w14:textId="77777777" w:rsidR="007539A0" w:rsidRPr="00985FFB" w:rsidRDefault="007539A0" w:rsidP="007539A0">
            <w:pPr>
              <w:pStyle w:val="TS"/>
              <w:spacing w:line="276" w:lineRule="auto"/>
            </w:pPr>
            <w:r w:rsidRPr="00985FFB">
              <w:t>mm</w:t>
            </w:r>
          </w:p>
        </w:tc>
      </w:tr>
      <w:tr w:rsidR="00985FFB" w:rsidRPr="00985FFB" w14:paraId="54A755AD" w14:textId="77777777" w:rsidTr="00862BE1">
        <w:tc>
          <w:tcPr>
            <w:tcW w:w="2695" w:type="dxa"/>
          </w:tcPr>
          <w:p w14:paraId="3C59A029" w14:textId="77777777" w:rsidR="007539A0" w:rsidRPr="00985FFB" w:rsidRDefault="007539A0" w:rsidP="007539A0">
            <w:pPr>
              <w:pStyle w:val="TS"/>
              <w:spacing w:line="276" w:lineRule="auto"/>
            </w:pPr>
            <w:r w:rsidRPr="00985FFB">
              <w:t>Volumetric length</w:t>
            </w:r>
          </w:p>
        </w:tc>
        <w:tc>
          <w:tcPr>
            <w:tcW w:w="990" w:type="dxa"/>
          </w:tcPr>
          <w:p w14:paraId="55621EE2" w14:textId="77777777" w:rsidR="007539A0" w:rsidRPr="00985FFB" w:rsidRDefault="007539A0" w:rsidP="007539A0">
            <w:pPr>
              <w:pStyle w:val="TS"/>
              <w:spacing w:line="276" w:lineRule="auto"/>
              <w:jc w:val="center"/>
              <w:rPr>
                <w:i/>
                <w:iCs/>
              </w:rPr>
            </w:pPr>
            <w:r w:rsidRPr="00985FFB">
              <w:rPr>
                <w:i/>
                <w:iCs/>
              </w:rPr>
              <w:t>L</w:t>
            </w:r>
          </w:p>
        </w:tc>
        <w:tc>
          <w:tcPr>
            <w:tcW w:w="4050" w:type="dxa"/>
          </w:tcPr>
          <w:p w14:paraId="3047A3B6" w14:textId="77777777" w:rsidR="007539A0" w:rsidRPr="00985FFB" w:rsidRDefault="007539A0" w:rsidP="007539A0">
            <w:pPr>
              <w:pStyle w:val="TS"/>
              <w:spacing w:line="276" w:lineRule="auto"/>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Pr>
          <w:p w14:paraId="47604E44" w14:textId="77777777" w:rsidR="007539A0" w:rsidRPr="00985FFB" w:rsidRDefault="007539A0" w:rsidP="007539A0">
            <w:pPr>
              <w:pStyle w:val="TS"/>
              <w:spacing w:line="276" w:lineRule="auto"/>
            </w:pPr>
            <w:r w:rsidRPr="00985FFB">
              <w:t>mm (cubic root of volume)</w:t>
            </w:r>
          </w:p>
        </w:tc>
      </w:tr>
      <w:tr w:rsidR="00985FFB" w:rsidRPr="00985FFB" w14:paraId="0EC48468" w14:textId="77777777" w:rsidTr="00862BE1">
        <w:tc>
          <w:tcPr>
            <w:tcW w:w="2695" w:type="dxa"/>
          </w:tcPr>
          <w:p w14:paraId="328EB8EC" w14:textId="77777777" w:rsidR="007539A0" w:rsidRPr="00985FFB" w:rsidRDefault="007539A0" w:rsidP="007539A0">
            <w:pPr>
              <w:pStyle w:val="TS"/>
              <w:spacing w:line="276" w:lineRule="auto"/>
            </w:pPr>
            <w:r w:rsidRPr="00985FFB">
              <w:t>Shape coefficient</w:t>
            </w:r>
          </w:p>
        </w:tc>
        <w:tc>
          <w:tcPr>
            <w:tcW w:w="990" w:type="dxa"/>
          </w:tcPr>
          <w:p w14:paraId="2858FEDE" w14:textId="77777777" w:rsidR="007539A0" w:rsidRPr="00985FFB" w:rsidRDefault="007539A0" w:rsidP="007539A0">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Pr>
          <w:p w14:paraId="793648E9" w14:textId="77777777" w:rsidR="007539A0" w:rsidRPr="00985FFB" w:rsidRDefault="00000000" w:rsidP="007539A0">
            <w:pPr>
              <w:pStyle w:val="TS"/>
              <w:spacing w:line="276" w:lineRule="auto"/>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Pr>
          <w:p w14:paraId="329810AD" w14:textId="77777777" w:rsidR="007539A0" w:rsidRPr="00985FFB" w:rsidRDefault="007539A0" w:rsidP="007539A0">
            <w:pPr>
              <w:pStyle w:val="TS"/>
              <w:spacing w:line="276" w:lineRule="auto"/>
            </w:pPr>
            <w:r w:rsidRPr="00985FFB">
              <w:t>unitless</w:t>
            </w:r>
          </w:p>
        </w:tc>
      </w:tr>
      <w:tr w:rsidR="00985FFB" w:rsidRPr="00985FFB" w14:paraId="022CF0C6" w14:textId="77777777" w:rsidTr="00862BE1">
        <w:tc>
          <w:tcPr>
            <w:tcW w:w="2695" w:type="dxa"/>
          </w:tcPr>
          <w:p w14:paraId="24184F2B" w14:textId="77777777" w:rsidR="007539A0" w:rsidRPr="00985FFB" w:rsidRDefault="007539A0" w:rsidP="007539A0">
            <w:pPr>
              <w:pStyle w:val="TS"/>
              <w:spacing w:line="276" w:lineRule="auto"/>
            </w:pPr>
            <w:r w:rsidRPr="00985FFB">
              <w:t>Dry weight density of structure</w:t>
            </w:r>
          </w:p>
        </w:tc>
        <w:tc>
          <w:tcPr>
            <w:tcW w:w="990" w:type="dxa"/>
          </w:tcPr>
          <w:p w14:paraId="53A1DFBD" w14:textId="77777777" w:rsidR="007539A0" w:rsidRPr="00985FFB" w:rsidRDefault="007539A0" w:rsidP="007539A0">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Pr>
          <w:p w14:paraId="04113B91" w14:textId="77777777" w:rsidR="007539A0" w:rsidRPr="00985FFB" w:rsidRDefault="00000000" w:rsidP="007539A0">
            <w:pPr>
              <w:pStyle w:val="TS"/>
              <w:spacing w:line="276"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Pr>
          <w:p w14:paraId="2426DE5A"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p>
        </w:tc>
      </w:tr>
      <w:tr w:rsidR="00985FFB" w:rsidRPr="00985FFB" w14:paraId="304E4FF6" w14:textId="77777777" w:rsidTr="00862BE1">
        <w:tc>
          <w:tcPr>
            <w:tcW w:w="2695" w:type="dxa"/>
          </w:tcPr>
          <w:p w14:paraId="111D99C0" w14:textId="77777777" w:rsidR="007539A0" w:rsidRPr="00985FFB" w:rsidRDefault="007539A0" w:rsidP="00862BE1">
            <w:pPr>
              <w:pStyle w:val="TS"/>
              <w:spacing w:line="360" w:lineRule="auto"/>
            </w:pPr>
            <w:r w:rsidRPr="00985FFB">
              <w:t>Dry mass at puberty</w:t>
            </w:r>
          </w:p>
        </w:tc>
        <w:tc>
          <w:tcPr>
            <w:tcW w:w="990" w:type="dxa"/>
          </w:tcPr>
          <w:p w14:paraId="37A0089C" w14:textId="77777777" w:rsidR="007539A0" w:rsidRPr="00985FFB" w:rsidRDefault="007539A0" w:rsidP="00862BE1">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Pr>
          <w:p w14:paraId="11771973" w14:textId="77777777" w:rsidR="007539A0" w:rsidRPr="00985FFB" w:rsidRDefault="00000000" w:rsidP="00862BE1">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Pr>
          <w:p w14:paraId="2117FCEA" w14:textId="77777777" w:rsidR="007539A0" w:rsidRPr="00985FFB" w:rsidRDefault="007539A0" w:rsidP="00862BE1">
            <w:pPr>
              <w:pStyle w:val="TS"/>
              <w:spacing w:line="360" w:lineRule="auto"/>
            </w:pPr>
            <w:r w:rsidRPr="00985FFB">
              <w:t>mg</w:t>
            </w:r>
          </w:p>
        </w:tc>
      </w:tr>
      <w:tr w:rsidR="00985FFB" w:rsidRPr="00985FFB" w14:paraId="4E73B375" w14:textId="77777777" w:rsidTr="00862BE1">
        <w:tc>
          <w:tcPr>
            <w:tcW w:w="2695" w:type="dxa"/>
          </w:tcPr>
          <w:p w14:paraId="475E57A0" w14:textId="77777777" w:rsidR="007539A0" w:rsidRPr="00985FFB" w:rsidRDefault="007539A0" w:rsidP="007539A0">
            <w:pPr>
              <w:pStyle w:val="TS"/>
              <w:spacing w:line="276" w:lineRule="auto"/>
            </w:pPr>
            <w:r w:rsidRPr="00985FFB">
              <w:t>Volume-specific maturity maintenance costs</w:t>
            </w:r>
          </w:p>
        </w:tc>
        <w:tc>
          <w:tcPr>
            <w:tcW w:w="990" w:type="dxa"/>
          </w:tcPr>
          <w:p w14:paraId="09546501" w14:textId="77777777" w:rsidR="007539A0" w:rsidRPr="00985FFB" w:rsidRDefault="007539A0" w:rsidP="007539A0">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Pr>
          <w:p w14:paraId="05B37C9B" w14:textId="77777777" w:rsidR="007539A0" w:rsidRPr="00985FFB" w:rsidRDefault="007539A0" w:rsidP="007539A0">
            <w:pPr>
              <w:pStyle w:val="TS"/>
              <w:spacing w:line="276" w:lineRule="auto"/>
              <w:jc w:val="center"/>
              <w:rPr>
                <w:rFonts w:eastAsia="Calibri" w:cs="Times New Roman"/>
                <w:i/>
                <w:iCs/>
              </w:rPr>
            </w:pPr>
            <w:r w:rsidRPr="00985FFB">
              <w:rPr>
                <w:rFonts w:eastAsia="Calibri" w:cs="Times New Roman"/>
                <w:i/>
                <w:iCs/>
              </w:rPr>
              <w:t>-</w:t>
            </w:r>
          </w:p>
        </w:tc>
        <w:tc>
          <w:tcPr>
            <w:tcW w:w="1710" w:type="dxa"/>
          </w:tcPr>
          <w:p w14:paraId="51C00459" w14:textId="77777777" w:rsidR="007539A0" w:rsidRPr="00985FFB" w:rsidRDefault="007539A0" w:rsidP="007539A0">
            <w:pPr>
              <w:pStyle w:val="TS"/>
              <w:spacing w:line="276" w:lineRule="auto"/>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985FFB" w:rsidRPr="00985FFB" w14:paraId="5E6092A7" w14:textId="77777777" w:rsidTr="00862BE1">
        <w:tc>
          <w:tcPr>
            <w:tcW w:w="2695" w:type="dxa"/>
          </w:tcPr>
          <w:p w14:paraId="47B86346" w14:textId="77777777" w:rsidR="007539A0" w:rsidRPr="00985FFB" w:rsidRDefault="007539A0" w:rsidP="007539A0">
            <w:pPr>
              <w:pStyle w:val="TS"/>
              <w:spacing w:line="276" w:lineRule="auto"/>
            </w:pPr>
            <w:r w:rsidRPr="00985FFB">
              <w:t>Structural volume at puberty</w:t>
            </w:r>
          </w:p>
        </w:tc>
        <w:tc>
          <w:tcPr>
            <w:tcW w:w="990" w:type="dxa"/>
          </w:tcPr>
          <w:p w14:paraId="07C5511F" w14:textId="77777777" w:rsidR="007539A0" w:rsidRPr="00985FFB" w:rsidRDefault="007539A0" w:rsidP="007539A0">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Pr>
          <w:p w14:paraId="37C5B9D3"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776A9E5" w14:textId="77777777" w:rsidR="007539A0" w:rsidRPr="00985FFB" w:rsidRDefault="007539A0" w:rsidP="007539A0">
            <w:pPr>
              <w:pStyle w:val="TS"/>
              <w:spacing w:line="276" w:lineRule="auto"/>
            </w:pPr>
            <w:r w:rsidRPr="00985FFB">
              <w:t>mm</w:t>
            </w:r>
            <w:r w:rsidRPr="00985FFB">
              <w:rPr>
                <w:vertAlign w:val="superscript"/>
              </w:rPr>
              <w:t>-3</w:t>
            </w:r>
          </w:p>
        </w:tc>
      </w:tr>
      <w:tr w:rsidR="007539A0" w:rsidRPr="00985FFB" w14:paraId="4E8C4853" w14:textId="77777777" w:rsidTr="00862BE1">
        <w:tc>
          <w:tcPr>
            <w:tcW w:w="2695" w:type="dxa"/>
          </w:tcPr>
          <w:p w14:paraId="39E6F00D" w14:textId="77777777" w:rsidR="007539A0" w:rsidRPr="00985FFB" w:rsidRDefault="007539A0" w:rsidP="007539A0">
            <w:pPr>
              <w:pStyle w:val="TS"/>
              <w:spacing w:line="276" w:lineRule="auto"/>
            </w:pPr>
            <w:r w:rsidRPr="00985FFB">
              <w:t>Scaled measure of resource availability</w:t>
            </w:r>
          </w:p>
        </w:tc>
        <w:tc>
          <w:tcPr>
            <w:tcW w:w="990" w:type="dxa"/>
          </w:tcPr>
          <w:p w14:paraId="6B940553" w14:textId="77777777" w:rsidR="007539A0" w:rsidRPr="00985FFB" w:rsidRDefault="007539A0" w:rsidP="007539A0">
            <w:pPr>
              <w:pStyle w:val="TS"/>
              <w:spacing w:line="276" w:lineRule="auto"/>
              <w:jc w:val="center"/>
              <w:rPr>
                <w:i/>
                <w:iCs/>
              </w:rPr>
            </w:pPr>
            <w:r w:rsidRPr="00985FFB">
              <w:rPr>
                <w:i/>
                <w:iCs/>
              </w:rPr>
              <w:t>f</w:t>
            </w:r>
          </w:p>
        </w:tc>
        <w:tc>
          <w:tcPr>
            <w:tcW w:w="4050" w:type="dxa"/>
          </w:tcPr>
          <w:p w14:paraId="289D42DB" w14:textId="77777777" w:rsidR="007539A0" w:rsidRPr="00985FFB" w:rsidRDefault="007539A0" w:rsidP="007539A0">
            <w:pPr>
              <w:pStyle w:val="TS"/>
              <w:spacing w:line="276" w:lineRule="auto"/>
              <w:jc w:val="center"/>
              <w:rPr>
                <w:rFonts w:eastAsia="Calibri" w:cs="Times New Roman"/>
              </w:rPr>
            </w:pPr>
            <w:r w:rsidRPr="00985FFB">
              <w:rPr>
                <w:rFonts w:eastAsia="Calibri" w:cs="Times New Roman"/>
              </w:rPr>
              <w:t>-</w:t>
            </w:r>
          </w:p>
        </w:tc>
        <w:tc>
          <w:tcPr>
            <w:tcW w:w="1710" w:type="dxa"/>
          </w:tcPr>
          <w:p w14:paraId="341A8F38" w14:textId="77777777" w:rsidR="007539A0" w:rsidRPr="00985FFB" w:rsidRDefault="007539A0" w:rsidP="007539A0">
            <w:pPr>
              <w:pStyle w:val="TS"/>
              <w:spacing w:line="276" w:lineRule="auto"/>
            </w:pPr>
            <w:r w:rsidRPr="00985FFB">
              <w:t xml:space="preserve">unitless </w:t>
            </w:r>
          </w:p>
          <w:p w14:paraId="79F53201" w14:textId="77777777" w:rsidR="007539A0" w:rsidRPr="00985FFB" w:rsidRDefault="007539A0" w:rsidP="007539A0">
            <w:pPr>
              <w:pStyle w:val="TS"/>
              <w:spacing w:line="276" w:lineRule="auto"/>
            </w:pPr>
            <w:r w:rsidRPr="00985FFB">
              <w:t>(range 0-1)</w:t>
            </w:r>
          </w:p>
        </w:tc>
      </w:tr>
    </w:tbl>
    <w:p w14:paraId="1B3A0D82" w14:textId="77777777" w:rsidR="007539A0" w:rsidRPr="00985FFB" w:rsidRDefault="007539A0" w:rsidP="007539A0"/>
    <w:p w14:paraId="0D5E8A1A" w14:textId="6F0823B0" w:rsidR="00D33A25" w:rsidRPr="00985FFB" w:rsidRDefault="00D33A25" w:rsidP="00966BCC">
      <w:pPr>
        <w:pStyle w:val="TS"/>
        <w:rPr>
          <w:rFonts w:eastAsiaTheme="minorEastAsia"/>
        </w:rPr>
      </w:pPr>
      <w:bookmarkStart w:id="102" w:name="_Hlk131599039"/>
      <w:bookmarkEnd w:id="101"/>
      <w:r w:rsidRPr="00985FFB">
        <w:rPr>
          <w:rFonts w:eastAsiaTheme="minorEastAsia"/>
          <w:b/>
          <w:bCs/>
        </w:rPr>
        <w:lastRenderedPageBreak/>
        <w:t xml:space="preserve">Table 3.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oxygen treatments in Cross et al. (2019). The control DO level means (7.7 mg l</w:t>
      </w:r>
      <w:r w:rsidRPr="00985FFB">
        <w:rPr>
          <w:rFonts w:eastAsiaTheme="minorEastAsia"/>
          <w:vertAlign w:val="superscript"/>
        </w:rPr>
        <w:t>-1</w:t>
      </w:r>
      <w:r w:rsidRPr="00985FFB">
        <w:rPr>
          <w:rFonts w:eastAsiaTheme="minorEastAsia"/>
        </w:rPr>
        <w:t xml:space="preserve">) also include data from Murray and Baumann (2018). </w:t>
      </w:r>
    </w:p>
    <w:tbl>
      <w:tblPr>
        <w:tblStyle w:val="TableGrid"/>
        <w:tblW w:w="0" w:type="auto"/>
        <w:tblLook w:val="04A0" w:firstRow="1" w:lastRow="0" w:firstColumn="1" w:lastColumn="0" w:noHBand="0" w:noVBand="1"/>
      </w:tblPr>
      <w:tblGrid>
        <w:gridCol w:w="3595"/>
        <w:gridCol w:w="1438"/>
        <w:gridCol w:w="1439"/>
        <w:gridCol w:w="1439"/>
        <w:gridCol w:w="1439"/>
      </w:tblGrid>
      <w:tr w:rsidR="00985FFB" w:rsidRPr="00985FFB" w14:paraId="0338349F" w14:textId="77777777" w:rsidTr="00862BE1">
        <w:tc>
          <w:tcPr>
            <w:tcW w:w="3595" w:type="dxa"/>
          </w:tcPr>
          <w:p w14:paraId="7EE4B6DF" w14:textId="77777777" w:rsidR="00D33A25" w:rsidRPr="00985FFB" w:rsidRDefault="00D33A25" w:rsidP="00862BE1">
            <w:pPr>
              <w:pStyle w:val="TS"/>
              <w:rPr>
                <w:rFonts w:eastAsiaTheme="minorEastAsia"/>
              </w:rPr>
            </w:pPr>
          </w:p>
        </w:tc>
        <w:tc>
          <w:tcPr>
            <w:tcW w:w="1438" w:type="dxa"/>
          </w:tcPr>
          <w:p w14:paraId="27488864" w14:textId="77777777" w:rsidR="00D33A25" w:rsidRPr="00985FFB" w:rsidRDefault="00D33A25" w:rsidP="00862BE1">
            <w:pPr>
              <w:pStyle w:val="TS"/>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Pr>
          <w:p w14:paraId="24A53614" w14:textId="77777777" w:rsidR="00D33A25" w:rsidRPr="00985FFB" w:rsidRDefault="00D33A25" w:rsidP="00862BE1">
            <w:pPr>
              <w:pStyle w:val="TS"/>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Pr>
          <w:p w14:paraId="71185742" w14:textId="77777777" w:rsidR="00D33A25" w:rsidRPr="00985FFB" w:rsidRDefault="00D33A25" w:rsidP="00862BE1">
            <w:pPr>
              <w:pStyle w:val="TS"/>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Pr>
          <w:p w14:paraId="4DD86F72" w14:textId="77777777" w:rsidR="00D33A25" w:rsidRPr="00985FFB" w:rsidRDefault="00D33A25" w:rsidP="00862BE1">
            <w:pPr>
              <w:pStyle w:val="TS"/>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985FFB" w:rsidRPr="00985FFB" w14:paraId="5DAEE2BB" w14:textId="77777777" w:rsidTr="00862BE1">
        <w:tc>
          <w:tcPr>
            <w:tcW w:w="3595" w:type="dxa"/>
          </w:tcPr>
          <w:p w14:paraId="1E4760D3" w14:textId="77777777" w:rsidR="00D33A25" w:rsidRPr="00985FFB" w:rsidRDefault="00D33A25" w:rsidP="00862BE1">
            <w:pPr>
              <w:pStyle w:val="TS"/>
              <w:rPr>
                <w:rFonts w:eastAsiaTheme="minorEastAsia"/>
              </w:rPr>
            </w:pPr>
            <w:r w:rsidRPr="00985FFB">
              <w:rPr>
                <w:rFonts w:eastAsiaTheme="minorEastAsia"/>
              </w:rPr>
              <w:t>Survival to hatching</w:t>
            </w:r>
          </w:p>
        </w:tc>
        <w:tc>
          <w:tcPr>
            <w:tcW w:w="1438" w:type="dxa"/>
          </w:tcPr>
          <w:p w14:paraId="335A46D0" w14:textId="77777777" w:rsidR="00D33A25" w:rsidRPr="00985FFB" w:rsidRDefault="00D33A25" w:rsidP="00862BE1">
            <w:pPr>
              <w:pStyle w:val="TS"/>
              <w:rPr>
                <w:rFonts w:eastAsiaTheme="minorEastAsia"/>
              </w:rPr>
            </w:pPr>
            <w:r w:rsidRPr="00985FFB">
              <w:rPr>
                <w:rFonts w:eastAsiaTheme="minorEastAsia"/>
              </w:rPr>
              <w:t>74.3%</w:t>
            </w:r>
          </w:p>
        </w:tc>
        <w:tc>
          <w:tcPr>
            <w:tcW w:w="1439" w:type="dxa"/>
          </w:tcPr>
          <w:p w14:paraId="295B60F9" w14:textId="77777777" w:rsidR="00D33A25" w:rsidRPr="00985FFB" w:rsidRDefault="00D33A25" w:rsidP="00862BE1">
            <w:pPr>
              <w:pStyle w:val="TS"/>
              <w:rPr>
                <w:rFonts w:eastAsiaTheme="minorEastAsia"/>
              </w:rPr>
            </w:pPr>
            <w:r w:rsidRPr="00985FFB">
              <w:rPr>
                <w:rFonts w:eastAsiaTheme="minorEastAsia"/>
              </w:rPr>
              <w:t>70.6%</w:t>
            </w:r>
          </w:p>
        </w:tc>
        <w:tc>
          <w:tcPr>
            <w:tcW w:w="1439" w:type="dxa"/>
          </w:tcPr>
          <w:p w14:paraId="31A3E7E8" w14:textId="77777777" w:rsidR="00D33A25" w:rsidRPr="00985FFB" w:rsidRDefault="00D33A25" w:rsidP="00862BE1">
            <w:pPr>
              <w:pStyle w:val="TS"/>
              <w:rPr>
                <w:rFonts w:eastAsiaTheme="minorEastAsia"/>
              </w:rPr>
            </w:pPr>
            <w:r w:rsidRPr="00985FFB">
              <w:rPr>
                <w:rFonts w:eastAsiaTheme="minorEastAsia"/>
              </w:rPr>
              <w:t>85.8%</w:t>
            </w:r>
          </w:p>
        </w:tc>
        <w:tc>
          <w:tcPr>
            <w:tcW w:w="1439" w:type="dxa"/>
          </w:tcPr>
          <w:p w14:paraId="780472A4" w14:textId="77777777" w:rsidR="00D33A25" w:rsidRPr="00985FFB" w:rsidRDefault="00D33A25" w:rsidP="00862BE1">
            <w:pPr>
              <w:pStyle w:val="TS"/>
              <w:rPr>
                <w:rFonts w:eastAsiaTheme="minorEastAsia"/>
              </w:rPr>
            </w:pPr>
            <w:r w:rsidRPr="00985FFB">
              <w:rPr>
                <w:rFonts w:eastAsiaTheme="minorEastAsia"/>
              </w:rPr>
              <w:t>30.2%</w:t>
            </w:r>
          </w:p>
        </w:tc>
      </w:tr>
      <w:tr w:rsidR="00985FFB" w:rsidRPr="00985FFB" w14:paraId="398DDED5" w14:textId="77777777" w:rsidTr="00862BE1">
        <w:tc>
          <w:tcPr>
            <w:tcW w:w="3595" w:type="dxa"/>
          </w:tcPr>
          <w:p w14:paraId="193D022B" w14:textId="77777777" w:rsidR="00D33A25" w:rsidRPr="00985FFB" w:rsidRDefault="00D33A25" w:rsidP="00862BE1">
            <w:pPr>
              <w:pStyle w:val="TS"/>
              <w:rPr>
                <w:rFonts w:eastAsiaTheme="minorEastAsia"/>
              </w:rPr>
            </w:pPr>
            <w:r w:rsidRPr="00985FFB">
              <w:rPr>
                <w:rFonts w:eastAsiaTheme="minorEastAsia"/>
              </w:rPr>
              <w:t>Hatch time (egg buffer mass = 0)</w:t>
            </w:r>
          </w:p>
        </w:tc>
        <w:tc>
          <w:tcPr>
            <w:tcW w:w="1438" w:type="dxa"/>
          </w:tcPr>
          <w:p w14:paraId="5488E41E" w14:textId="77777777" w:rsidR="00D33A25" w:rsidRPr="00985FFB" w:rsidRDefault="00D33A25" w:rsidP="00862BE1">
            <w:pPr>
              <w:pStyle w:val="TS"/>
              <w:rPr>
                <w:rFonts w:eastAsiaTheme="minorEastAsia"/>
              </w:rPr>
            </w:pPr>
            <w:r w:rsidRPr="00985FFB">
              <w:rPr>
                <w:rFonts w:eastAsiaTheme="minorEastAsia"/>
              </w:rPr>
              <w:t>6 days</w:t>
            </w:r>
          </w:p>
        </w:tc>
        <w:tc>
          <w:tcPr>
            <w:tcW w:w="1439" w:type="dxa"/>
          </w:tcPr>
          <w:p w14:paraId="22A42B17" w14:textId="77777777" w:rsidR="00D33A25" w:rsidRPr="00985FFB" w:rsidRDefault="00D33A25" w:rsidP="00862BE1">
            <w:pPr>
              <w:pStyle w:val="TS"/>
              <w:rPr>
                <w:rFonts w:eastAsiaTheme="minorEastAsia"/>
              </w:rPr>
            </w:pPr>
            <w:r w:rsidRPr="00985FFB">
              <w:rPr>
                <w:rFonts w:eastAsiaTheme="minorEastAsia"/>
              </w:rPr>
              <w:t>7 days</w:t>
            </w:r>
          </w:p>
        </w:tc>
        <w:tc>
          <w:tcPr>
            <w:tcW w:w="1439" w:type="dxa"/>
          </w:tcPr>
          <w:p w14:paraId="0F15E32E" w14:textId="77777777" w:rsidR="00D33A25" w:rsidRPr="00985FFB" w:rsidRDefault="00D33A25" w:rsidP="00862BE1">
            <w:pPr>
              <w:pStyle w:val="TS"/>
              <w:rPr>
                <w:rFonts w:eastAsiaTheme="minorEastAsia"/>
              </w:rPr>
            </w:pPr>
            <w:r w:rsidRPr="00985FFB">
              <w:rPr>
                <w:rFonts w:eastAsiaTheme="minorEastAsia"/>
              </w:rPr>
              <w:t>8 days</w:t>
            </w:r>
          </w:p>
        </w:tc>
        <w:tc>
          <w:tcPr>
            <w:tcW w:w="1439" w:type="dxa"/>
          </w:tcPr>
          <w:p w14:paraId="55B91CAC" w14:textId="77777777" w:rsidR="00D33A25" w:rsidRPr="00985FFB" w:rsidRDefault="00D33A25" w:rsidP="00862BE1">
            <w:pPr>
              <w:pStyle w:val="TS"/>
              <w:rPr>
                <w:rFonts w:eastAsiaTheme="minorEastAsia"/>
              </w:rPr>
            </w:pPr>
            <w:r w:rsidRPr="00985FFB">
              <w:rPr>
                <w:rFonts w:eastAsiaTheme="minorEastAsia"/>
              </w:rPr>
              <w:t>9 days</w:t>
            </w:r>
          </w:p>
        </w:tc>
      </w:tr>
      <w:tr w:rsidR="00985FFB" w:rsidRPr="00985FFB" w14:paraId="0CD3D281" w14:textId="77777777" w:rsidTr="00862BE1">
        <w:tc>
          <w:tcPr>
            <w:tcW w:w="3595" w:type="dxa"/>
          </w:tcPr>
          <w:p w14:paraId="12AA5DE2" w14:textId="77777777" w:rsidR="00D33A25" w:rsidRPr="00985FFB" w:rsidRDefault="00D33A25" w:rsidP="00862BE1">
            <w:pPr>
              <w:pStyle w:val="TS"/>
              <w:rPr>
                <w:rFonts w:eastAsiaTheme="minorEastAsia"/>
              </w:rPr>
            </w:pPr>
            <w:r w:rsidRPr="00985FFB">
              <w:rPr>
                <w:rFonts w:eastAsiaTheme="minorEastAsia"/>
              </w:rPr>
              <w:t>Length at hatching</w:t>
            </w:r>
          </w:p>
        </w:tc>
        <w:tc>
          <w:tcPr>
            <w:tcW w:w="1438" w:type="dxa"/>
          </w:tcPr>
          <w:p w14:paraId="2CE06C09" w14:textId="77777777" w:rsidR="00D33A25" w:rsidRPr="00985FFB" w:rsidRDefault="00D33A25" w:rsidP="00862BE1">
            <w:pPr>
              <w:pStyle w:val="TS"/>
              <w:rPr>
                <w:rFonts w:eastAsiaTheme="minorEastAsia"/>
              </w:rPr>
            </w:pPr>
            <w:r w:rsidRPr="00985FFB">
              <w:rPr>
                <w:rFonts w:eastAsiaTheme="minorEastAsia"/>
              </w:rPr>
              <w:t>5.3 mm</w:t>
            </w:r>
          </w:p>
        </w:tc>
        <w:tc>
          <w:tcPr>
            <w:tcW w:w="1439" w:type="dxa"/>
          </w:tcPr>
          <w:p w14:paraId="389D734E" w14:textId="77777777" w:rsidR="00D33A25" w:rsidRPr="00985FFB" w:rsidRDefault="00D33A25" w:rsidP="00862BE1">
            <w:pPr>
              <w:pStyle w:val="TS"/>
              <w:rPr>
                <w:rFonts w:eastAsiaTheme="minorEastAsia"/>
              </w:rPr>
            </w:pPr>
            <w:r w:rsidRPr="00985FFB">
              <w:rPr>
                <w:rFonts w:eastAsiaTheme="minorEastAsia"/>
              </w:rPr>
              <w:t>4.6 mm</w:t>
            </w:r>
          </w:p>
        </w:tc>
        <w:tc>
          <w:tcPr>
            <w:tcW w:w="1439" w:type="dxa"/>
          </w:tcPr>
          <w:p w14:paraId="0B5D4F9B" w14:textId="77777777" w:rsidR="00D33A25" w:rsidRPr="00985FFB" w:rsidRDefault="00D33A25" w:rsidP="00862BE1">
            <w:pPr>
              <w:pStyle w:val="TS"/>
              <w:rPr>
                <w:rFonts w:eastAsiaTheme="minorEastAsia"/>
              </w:rPr>
            </w:pPr>
            <w:r w:rsidRPr="00985FFB">
              <w:rPr>
                <w:rFonts w:eastAsiaTheme="minorEastAsia"/>
              </w:rPr>
              <w:t>4.4 mm</w:t>
            </w:r>
          </w:p>
        </w:tc>
        <w:tc>
          <w:tcPr>
            <w:tcW w:w="1439" w:type="dxa"/>
          </w:tcPr>
          <w:p w14:paraId="15C39FBD" w14:textId="77777777" w:rsidR="00D33A25" w:rsidRPr="00985FFB" w:rsidRDefault="00D33A25" w:rsidP="00862BE1">
            <w:pPr>
              <w:pStyle w:val="TS"/>
              <w:rPr>
                <w:rFonts w:eastAsiaTheme="minorEastAsia"/>
              </w:rPr>
            </w:pPr>
            <w:r w:rsidRPr="00985FFB">
              <w:rPr>
                <w:rFonts w:eastAsiaTheme="minorEastAsia"/>
              </w:rPr>
              <w:t>4.1 mm</w:t>
            </w:r>
          </w:p>
        </w:tc>
      </w:tr>
      <w:tr w:rsidR="00985FFB" w:rsidRPr="00985FFB" w14:paraId="7C3EEFF8" w14:textId="77777777" w:rsidTr="00862BE1">
        <w:tc>
          <w:tcPr>
            <w:tcW w:w="3595" w:type="dxa"/>
          </w:tcPr>
          <w:p w14:paraId="353F6539" w14:textId="77777777" w:rsidR="00D33A25" w:rsidRPr="00985FFB" w:rsidRDefault="00D33A25" w:rsidP="00862BE1">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Pr>
          <w:p w14:paraId="5C1B04B0" w14:textId="77777777" w:rsidR="00D33A25" w:rsidRPr="00985FFB" w:rsidRDefault="00D33A25" w:rsidP="00862BE1">
            <w:pPr>
              <w:pStyle w:val="TS"/>
              <w:rPr>
                <w:rFonts w:eastAsiaTheme="minorEastAsia"/>
              </w:rPr>
            </w:pPr>
            <w:r w:rsidRPr="00985FFB">
              <w:rPr>
                <w:rFonts w:eastAsiaTheme="minorEastAsia"/>
              </w:rPr>
              <w:t>15.8 mm</w:t>
            </w:r>
          </w:p>
        </w:tc>
        <w:tc>
          <w:tcPr>
            <w:tcW w:w="1439" w:type="dxa"/>
          </w:tcPr>
          <w:p w14:paraId="138FAAA2" w14:textId="77777777" w:rsidR="00D33A25" w:rsidRPr="00985FFB" w:rsidRDefault="00D33A25" w:rsidP="00862BE1">
            <w:pPr>
              <w:pStyle w:val="TS"/>
              <w:rPr>
                <w:rFonts w:eastAsiaTheme="minorEastAsia"/>
              </w:rPr>
            </w:pPr>
            <w:r w:rsidRPr="00985FFB">
              <w:rPr>
                <w:rFonts w:eastAsiaTheme="minorEastAsia"/>
              </w:rPr>
              <w:t>12.2 mm</w:t>
            </w:r>
          </w:p>
        </w:tc>
        <w:tc>
          <w:tcPr>
            <w:tcW w:w="1439" w:type="dxa"/>
          </w:tcPr>
          <w:p w14:paraId="0991C266" w14:textId="77777777" w:rsidR="00D33A25" w:rsidRPr="00985FFB" w:rsidRDefault="00D33A25" w:rsidP="00862BE1">
            <w:pPr>
              <w:pStyle w:val="TS"/>
              <w:rPr>
                <w:rFonts w:eastAsiaTheme="minorEastAsia"/>
              </w:rPr>
            </w:pPr>
            <w:r w:rsidRPr="00985FFB">
              <w:rPr>
                <w:rFonts w:eastAsiaTheme="minorEastAsia"/>
              </w:rPr>
              <w:t>9.2 mm</w:t>
            </w:r>
          </w:p>
        </w:tc>
        <w:tc>
          <w:tcPr>
            <w:tcW w:w="1439" w:type="dxa"/>
          </w:tcPr>
          <w:p w14:paraId="37DB89B7" w14:textId="77777777" w:rsidR="00D33A25" w:rsidRPr="00985FFB" w:rsidRDefault="00D33A25" w:rsidP="00862BE1">
            <w:pPr>
              <w:pStyle w:val="TS"/>
              <w:rPr>
                <w:rFonts w:eastAsiaTheme="minorEastAsia"/>
              </w:rPr>
            </w:pPr>
            <w:r w:rsidRPr="00985FFB">
              <w:rPr>
                <w:rFonts w:eastAsiaTheme="minorEastAsia"/>
              </w:rPr>
              <w:t>-</w:t>
            </w:r>
          </w:p>
        </w:tc>
      </w:tr>
      <w:tr w:rsidR="00D33A25" w:rsidRPr="00985FFB" w14:paraId="4AD5821E" w14:textId="77777777" w:rsidTr="00862BE1">
        <w:tc>
          <w:tcPr>
            <w:tcW w:w="3595" w:type="dxa"/>
          </w:tcPr>
          <w:p w14:paraId="1588E9AB" w14:textId="77777777" w:rsidR="00D33A25" w:rsidRPr="00985FFB" w:rsidRDefault="00D33A25" w:rsidP="00862BE1">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Pr>
          <w:p w14:paraId="4079003D" w14:textId="77777777" w:rsidR="00D33A25" w:rsidRPr="00985FFB" w:rsidRDefault="00D33A25" w:rsidP="00862BE1">
            <w:pPr>
              <w:pStyle w:val="TS"/>
              <w:rPr>
                <w:rFonts w:eastAsiaTheme="minorEastAsia"/>
              </w:rPr>
            </w:pPr>
            <w:r w:rsidRPr="00985FFB">
              <w:rPr>
                <w:rFonts w:eastAsiaTheme="minorEastAsia"/>
              </w:rPr>
              <w:t>44.0%</w:t>
            </w:r>
          </w:p>
        </w:tc>
        <w:tc>
          <w:tcPr>
            <w:tcW w:w="1439" w:type="dxa"/>
          </w:tcPr>
          <w:p w14:paraId="7D0B0A0F" w14:textId="77777777" w:rsidR="00D33A25" w:rsidRPr="00985FFB" w:rsidRDefault="00D33A25" w:rsidP="00862BE1">
            <w:pPr>
              <w:pStyle w:val="TS"/>
              <w:rPr>
                <w:rFonts w:eastAsiaTheme="minorEastAsia"/>
              </w:rPr>
            </w:pPr>
            <w:r w:rsidRPr="00985FFB">
              <w:rPr>
                <w:rFonts w:eastAsiaTheme="minorEastAsia"/>
              </w:rPr>
              <w:t>22.2%</w:t>
            </w:r>
          </w:p>
        </w:tc>
        <w:tc>
          <w:tcPr>
            <w:tcW w:w="1439" w:type="dxa"/>
          </w:tcPr>
          <w:p w14:paraId="2B8DE2DA" w14:textId="77777777" w:rsidR="00D33A25" w:rsidRPr="00985FFB" w:rsidRDefault="00D33A25" w:rsidP="00862BE1">
            <w:pPr>
              <w:pStyle w:val="TS"/>
              <w:rPr>
                <w:rFonts w:eastAsiaTheme="minorEastAsia"/>
              </w:rPr>
            </w:pPr>
            <w:r w:rsidRPr="00985FFB">
              <w:rPr>
                <w:rFonts w:eastAsiaTheme="minorEastAsia"/>
              </w:rPr>
              <w:t>20.9%</w:t>
            </w:r>
          </w:p>
        </w:tc>
        <w:tc>
          <w:tcPr>
            <w:tcW w:w="1439" w:type="dxa"/>
          </w:tcPr>
          <w:p w14:paraId="7D449358" w14:textId="77777777" w:rsidR="00D33A25" w:rsidRPr="00985FFB" w:rsidRDefault="00D33A25" w:rsidP="00862BE1">
            <w:pPr>
              <w:pStyle w:val="TS"/>
              <w:rPr>
                <w:rFonts w:eastAsiaTheme="minorEastAsia"/>
              </w:rPr>
            </w:pPr>
            <w:r w:rsidRPr="00985FFB">
              <w:rPr>
                <w:rFonts w:eastAsiaTheme="minorEastAsia"/>
              </w:rPr>
              <w:t>0%</w:t>
            </w:r>
          </w:p>
        </w:tc>
      </w:tr>
    </w:tbl>
    <w:p w14:paraId="7BED8925" w14:textId="4DFD941D" w:rsidR="00D33A25" w:rsidRPr="00985FFB" w:rsidRDefault="00D33A25" w:rsidP="00D33A25">
      <w:pPr>
        <w:pStyle w:val="TS"/>
        <w:spacing w:line="480" w:lineRule="auto"/>
      </w:pPr>
    </w:p>
    <w:bookmarkEnd w:id="102"/>
    <w:p w14:paraId="14280357" w14:textId="77777777" w:rsidR="00D33A25" w:rsidRPr="00985FFB" w:rsidRDefault="00D33A25">
      <w:pPr>
        <w:spacing w:after="0" w:line="240" w:lineRule="auto"/>
        <w:rPr>
          <w:rFonts w:ascii="Times New Roman" w:eastAsiaTheme="minorHAnsi" w:hAnsi="Times New Roman" w:cstheme="minorBidi"/>
          <w:sz w:val="24"/>
        </w:rPr>
      </w:pPr>
      <w:r w:rsidRPr="00985FFB">
        <w:br w:type="page"/>
      </w:r>
    </w:p>
    <w:p w14:paraId="276ED6F6" w14:textId="03396E6B" w:rsidR="00D33A25" w:rsidRPr="00985FFB" w:rsidRDefault="00D33A25" w:rsidP="00966BCC">
      <w:pPr>
        <w:pStyle w:val="TS"/>
      </w:pPr>
      <w:bookmarkStart w:id="103" w:name="_Hlk131599069"/>
      <w:r w:rsidRPr="00985FFB">
        <w:rPr>
          <w:b/>
          <w:bCs/>
        </w:rPr>
        <w:lastRenderedPageBreak/>
        <w:t xml:space="preserve">Table </w:t>
      </w:r>
      <w:r w:rsidR="00224172">
        <w:rPr>
          <w:b/>
          <w:bCs/>
        </w:rPr>
        <w:t>4</w:t>
      </w:r>
      <w:r w:rsidRPr="00985FFB">
        <w:rPr>
          <w:b/>
          <w:bCs/>
        </w:rPr>
        <w:t xml:space="preserve">. </w:t>
      </w:r>
      <w:r w:rsidRPr="00985FFB">
        <w:t xml:space="preserve">The estimated </w:t>
      </w:r>
      <w:r w:rsidRPr="00985FFB">
        <w:rPr>
          <w:i/>
          <w:iCs/>
        </w:rPr>
        <w:t>Z</w:t>
      </w:r>
      <w:r w:rsidRPr="00985FFB">
        <w:t xml:space="preserve"> value</w:t>
      </w:r>
      <w:r w:rsidR="00224172">
        <w:t>,</w:t>
      </w:r>
      <w:r w:rsidRPr="00985FFB">
        <w:t xml:space="preserve"> </w:t>
      </w:r>
      <w:proofErr w:type="spellStart"/>
      <w:r w:rsidRPr="00985FFB">
        <w:t>AICc</w:t>
      </w:r>
      <w:proofErr w:type="spellEnd"/>
      <w:r w:rsidR="00224172">
        <w:t xml:space="preserve">, </w:t>
      </w:r>
      <w:proofErr w:type="spellStart"/>
      <w:r w:rsidR="00224172" w:rsidRPr="00985FFB">
        <w:rPr>
          <w:rFonts w:cs="Times New Roman"/>
        </w:rPr>
        <w:t>Δ</w:t>
      </w:r>
      <w:r w:rsidR="00224172" w:rsidRPr="00985FFB">
        <w:t>AICc</w:t>
      </w:r>
      <w:proofErr w:type="spellEnd"/>
      <w:r w:rsidR="00224172">
        <w:t>,</w:t>
      </w:r>
      <w:r w:rsidR="00224172" w:rsidRPr="00985FFB">
        <w:t xml:space="preserve"> and Akaike weights</w:t>
      </w:r>
      <w:r w:rsidRPr="00985FFB">
        <w:t xml:space="preserve">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rsidR="00224172">
        <w:t>were calculated with</w:t>
      </w:r>
      <w:r w:rsidRPr="00985FFB">
        <w:t xml:space="preserve"> </w:t>
      </w:r>
      <w:proofErr w:type="spellStart"/>
      <w:r w:rsidRPr="00985FFB">
        <w:t>AICc</w:t>
      </w:r>
      <w:r w:rsidRPr="00985FFB">
        <w:rPr>
          <w:vertAlign w:val="subscript"/>
        </w:rPr>
        <w:t>min</w:t>
      </w:r>
      <w:proofErr w:type="spellEnd"/>
      <w:r w:rsidRPr="00985FFB">
        <w:t xml:space="preserve"> = </w:t>
      </w:r>
      <w:r w:rsidR="00224172">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 </w:t>
      </w:r>
    </w:p>
    <w:tbl>
      <w:tblPr>
        <w:tblStyle w:val="TableGrid"/>
        <w:tblW w:w="8725" w:type="dxa"/>
        <w:tblLook w:val="04A0" w:firstRow="1" w:lastRow="0" w:firstColumn="1" w:lastColumn="0" w:noHBand="0" w:noVBand="1"/>
      </w:tblPr>
      <w:tblGrid>
        <w:gridCol w:w="2605"/>
        <w:gridCol w:w="2610"/>
        <w:gridCol w:w="1170"/>
        <w:gridCol w:w="1080"/>
        <w:gridCol w:w="1260"/>
      </w:tblGrid>
      <w:tr w:rsidR="00224172" w:rsidRPr="00985FFB" w14:paraId="6D29078C" w14:textId="77777777" w:rsidTr="00224172">
        <w:tc>
          <w:tcPr>
            <w:tcW w:w="2605" w:type="dxa"/>
          </w:tcPr>
          <w:p w14:paraId="62396E03" w14:textId="49E49120" w:rsidR="00224172" w:rsidRPr="00985FFB" w:rsidRDefault="00224172" w:rsidP="00862BE1">
            <w:pPr>
              <w:pStyle w:val="TS"/>
              <w:rPr>
                <w:b/>
                <w:bCs/>
                <w:szCs w:val="24"/>
              </w:rPr>
            </w:pPr>
            <w:r w:rsidRPr="00985FFB">
              <w:rPr>
                <w:b/>
                <w:bCs/>
                <w:szCs w:val="24"/>
              </w:rPr>
              <w:t>Parameter(s) affected by hypoxia</w:t>
            </w:r>
            <w:r>
              <w:rPr>
                <w:b/>
                <w:bCs/>
                <w:szCs w:val="24"/>
              </w:rPr>
              <w:t xml:space="preserve"> correction factor</w:t>
            </w:r>
          </w:p>
        </w:tc>
        <w:tc>
          <w:tcPr>
            <w:tcW w:w="2610" w:type="dxa"/>
          </w:tcPr>
          <w:p w14:paraId="019CFEFD" w14:textId="77777777" w:rsidR="00224172" w:rsidRPr="00985FFB" w:rsidRDefault="00224172" w:rsidP="00862BE1">
            <w:pPr>
              <w:pStyle w:val="TS"/>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Pr>
          <w:p w14:paraId="7EEEDA2B" w14:textId="77777777" w:rsidR="00224172" w:rsidRPr="00985FFB" w:rsidRDefault="00224172" w:rsidP="00862BE1">
            <w:pPr>
              <w:pStyle w:val="TS"/>
              <w:rPr>
                <w:b/>
                <w:bCs/>
                <w:szCs w:val="24"/>
              </w:rPr>
            </w:pPr>
            <w:r w:rsidRPr="00985FFB">
              <w:rPr>
                <w:b/>
                <w:bCs/>
                <w:szCs w:val="24"/>
              </w:rPr>
              <w:t>AICc</w:t>
            </w:r>
          </w:p>
        </w:tc>
        <w:tc>
          <w:tcPr>
            <w:tcW w:w="1080" w:type="dxa"/>
          </w:tcPr>
          <w:p w14:paraId="2C348E8C" w14:textId="77777777" w:rsidR="00224172" w:rsidRPr="00985FFB" w:rsidRDefault="00224172" w:rsidP="00862BE1">
            <w:pPr>
              <w:pStyle w:val="TS"/>
              <w:rPr>
                <w:b/>
                <w:bCs/>
                <w:szCs w:val="24"/>
              </w:rPr>
            </w:pPr>
            <w:proofErr w:type="spellStart"/>
            <w:r w:rsidRPr="00985FFB">
              <w:rPr>
                <w:rFonts w:cs="Times New Roman"/>
                <w:b/>
                <w:bCs/>
              </w:rPr>
              <w:t>Δ</w:t>
            </w:r>
            <w:r w:rsidRPr="00985FFB">
              <w:rPr>
                <w:b/>
                <w:bCs/>
              </w:rPr>
              <w:t>AICc</w:t>
            </w:r>
            <w:proofErr w:type="spellEnd"/>
          </w:p>
        </w:tc>
        <w:tc>
          <w:tcPr>
            <w:tcW w:w="1260" w:type="dxa"/>
          </w:tcPr>
          <w:p w14:paraId="774D57AA" w14:textId="77777777" w:rsidR="00224172" w:rsidRPr="00985FFB" w:rsidRDefault="00224172" w:rsidP="00862BE1">
            <w:pPr>
              <w:pStyle w:val="TS"/>
              <w:rPr>
                <w:rFonts w:cs="Times New Roman"/>
                <w:b/>
                <w:bCs/>
              </w:rPr>
            </w:pPr>
            <w:r w:rsidRPr="00985FFB">
              <w:rPr>
                <w:rFonts w:cs="Times New Roman"/>
                <w:b/>
                <w:bCs/>
              </w:rPr>
              <w:t>Akaike weight</w:t>
            </w:r>
          </w:p>
        </w:tc>
      </w:tr>
      <w:tr w:rsidR="00224172" w:rsidRPr="00985FFB" w14:paraId="29372942" w14:textId="77777777" w:rsidTr="00224172">
        <w:tc>
          <w:tcPr>
            <w:tcW w:w="2605" w:type="dxa"/>
          </w:tcPr>
          <w:p w14:paraId="5A136A30" w14:textId="77777777"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Pr>
          <w:p w14:paraId="10C39FFC" w14:textId="7C1218B9" w:rsidR="00224172" w:rsidRPr="00224172" w:rsidRDefault="00224172" w:rsidP="00224172">
            <w:pPr>
              <w:pStyle w:val="TS"/>
            </w:pPr>
            <w:r w:rsidRPr="00224172">
              <w:t>3.019 [2.512-3.612]</w:t>
            </w:r>
          </w:p>
        </w:tc>
        <w:tc>
          <w:tcPr>
            <w:tcW w:w="1170" w:type="dxa"/>
          </w:tcPr>
          <w:p w14:paraId="3BDD3860" w14:textId="3302A98B" w:rsidR="00224172" w:rsidRPr="00224172" w:rsidRDefault="00224172" w:rsidP="00224172">
            <w:pPr>
              <w:pStyle w:val="TS"/>
            </w:pPr>
            <w:r w:rsidRPr="00224172">
              <w:t>856.06</w:t>
            </w:r>
          </w:p>
        </w:tc>
        <w:tc>
          <w:tcPr>
            <w:tcW w:w="1080" w:type="dxa"/>
          </w:tcPr>
          <w:p w14:paraId="30C88CB3" w14:textId="10508411" w:rsidR="00224172" w:rsidRPr="00224172" w:rsidRDefault="00224172" w:rsidP="00224172">
            <w:pPr>
              <w:pStyle w:val="TS"/>
            </w:pPr>
            <w:r w:rsidRPr="00224172">
              <w:t>62.03</w:t>
            </w:r>
          </w:p>
        </w:tc>
        <w:tc>
          <w:tcPr>
            <w:tcW w:w="1260" w:type="dxa"/>
          </w:tcPr>
          <w:p w14:paraId="18CA6FFE" w14:textId="6E4E0F81" w:rsidR="00224172" w:rsidRPr="00224172" w:rsidRDefault="00224172" w:rsidP="00224172">
            <w:pPr>
              <w:pStyle w:val="TS"/>
            </w:pPr>
            <w:r w:rsidRPr="00224172">
              <w:t>2.5e-14</w:t>
            </w:r>
          </w:p>
        </w:tc>
      </w:tr>
      <w:tr w:rsidR="00224172" w:rsidRPr="00985FFB" w14:paraId="4AE6735D" w14:textId="77777777" w:rsidTr="00224172">
        <w:tc>
          <w:tcPr>
            <w:tcW w:w="2605" w:type="dxa"/>
          </w:tcPr>
          <w:p w14:paraId="4436957A" w14:textId="77777777"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Pr>
          <w:p w14:paraId="1CE80F70" w14:textId="2C706C77" w:rsidR="00224172" w:rsidRPr="00224172" w:rsidRDefault="00224172" w:rsidP="00224172">
            <w:pPr>
              <w:pStyle w:val="TS"/>
            </w:pPr>
            <w:r w:rsidRPr="00224172">
              <w:t>1.818 [1.601-2.342]</w:t>
            </w:r>
          </w:p>
        </w:tc>
        <w:tc>
          <w:tcPr>
            <w:tcW w:w="1170" w:type="dxa"/>
          </w:tcPr>
          <w:p w14:paraId="0DA4EDAB" w14:textId="767B7965" w:rsidR="00224172" w:rsidRPr="00224172" w:rsidRDefault="00224172" w:rsidP="00224172">
            <w:pPr>
              <w:pStyle w:val="TS"/>
            </w:pPr>
            <w:r w:rsidRPr="00224172">
              <w:t>848.65</w:t>
            </w:r>
          </w:p>
        </w:tc>
        <w:tc>
          <w:tcPr>
            <w:tcW w:w="1080" w:type="dxa"/>
          </w:tcPr>
          <w:p w14:paraId="0B3E7285" w14:textId="17BA7DF1" w:rsidR="00224172" w:rsidRPr="00224172" w:rsidRDefault="00224172" w:rsidP="00224172">
            <w:pPr>
              <w:pStyle w:val="TS"/>
            </w:pPr>
            <w:r w:rsidRPr="00224172">
              <w:t>54.62</w:t>
            </w:r>
          </w:p>
        </w:tc>
        <w:tc>
          <w:tcPr>
            <w:tcW w:w="1260" w:type="dxa"/>
          </w:tcPr>
          <w:p w14:paraId="75BC1109" w14:textId="4E81E4D5" w:rsidR="00224172" w:rsidRPr="00224172" w:rsidRDefault="00224172" w:rsidP="00224172">
            <w:pPr>
              <w:pStyle w:val="TS"/>
            </w:pPr>
            <w:r w:rsidRPr="00224172">
              <w:t>1.0e-12</w:t>
            </w:r>
          </w:p>
        </w:tc>
      </w:tr>
      <w:tr w:rsidR="00224172" w:rsidRPr="00985FFB" w14:paraId="7B3B4CF0" w14:textId="77777777" w:rsidTr="00224172">
        <w:tc>
          <w:tcPr>
            <w:tcW w:w="2605" w:type="dxa"/>
          </w:tcPr>
          <w:p w14:paraId="05E4A29C" w14:textId="489E17AB" w:rsidR="00224172" w:rsidRPr="00985FFB" w:rsidRDefault="00224172" w:rsidP="00224172">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1E738043" w14:textId="47FA6795" w:rsidR="00224172" w:rsidRPr="00224172" w:rsidRDefault="00224172" w:rsidP="00224172">
            <w:pPr>
              <w:pStyle w:val="TS"/>
            </w:pPr>
            <w:r w:rsidRPr="00224172">
              <w:t>3.105 [2.651-3.726]</w:t>
            </w:r>
          </w:p>
        </w:tc>
        <w:tc>
          <w:tcPr>
            <w:tcW w:w="1170" w:type="dxa"/>
          </w:tcPr>
          <w:p w14:paraId="500C3F63" w14:textId="67BDD140" w:rsidR="00224172" w:rsidRPr="00224172" w:rsidRDefault="00224172" w:rsidP="00224172">
            <w:pPr>
              <w:pStyle w:val="TS"/>
            </w:pPr>
            <w:r w:rsidRPr="00224172">
              <w:t>855.00</w:t>
            </w:r>
          </w:p>
        </w:tc>
        <w:tc>
          <w:tcPr>
            <w:tcW w:w="1080" w:type="dxa"/>
          </w:tcPr>
          <w:p w14:paraId="00E8A9E3" w14:textId="501C49F4" w:rsidR="00224172" w:rsidRPr="00224172" w:rsidRDefault="00224172" w:rsidP="00224172">
            <w:pPr>
              <w:pStyle w:val="TS"/>
            </w:pPr>
            <w:r w:rsidRPr="00224172">
              <w:t>60.97</w:t>
            </w:r>
          </w:p>
        </w:tc>
        <w:tc>
          <w:tcPr>
            <w:tcW w:w="1260" w:type="dxa"/>
          </w:tcPr>
          <w:p w14:paraId="78CA12AC" w14:textId="12EE7C14" w:rsidR="00224172" w:rsidRPr="00224172" w:rsidRDefault="00224172" w:rsidP="00224172">
            <w:pPr>
              <w:pStyle w:val="TS"/>
            </w:pPr>
            <w:r w:rsidRPr="00224172">
              <w:t>4.2e-14</w:t>
            </w:r>
          </w:p>
        </w:tc>
      </w:tr>
      <w:tr w:rsidR="00224172" w:rsidRPr="00985FFB" w14:paraId="6579FAFB" w14:textId="77777777" w:rsidTr="00224172">
        <w:tc>
          <w:tcPr>
            <w:tcW w:w="2605" w:type="dxa"/>
          </w:tcPr>
          <w:p w14:paraId="2D0393B1" w14:textId="246BAB9F" w:rsidR="00224172" w:rsidRPr="00985FFB" w:rsidRDefault="00224172" w:rsidP="00224172">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Pr>
          <w:p w14:paraId="762CA1D2" w14:textId="3AD46580" w:rsidR="00224172" w:rsidRPr="00224172" w:rsidRDefault="00224172" w:rsidP="00224172">
            <w:pPr>
              <w:pStyle w:val="TS"/>
            </w:pPr>
            <w:r w:rsidRPr="00224172">
              <w:t>1.985 [1.688-2.774]</w:t>
            </w:r>
          </w:p>
        </w:tc>
        <w:tc>
          <w:tcPr>
            <w:tcW w:w="1170" w:type="dxa"/>
          </w:tcPr>
          <w:p w14:paraId="2948E768" w14:textId="11E2090A" w:rsidR="00224172" w:rsidRPr="00224172" w:rsidRDefault="00224172" w:rsidP="00224172">
            <w:pPr>
              <w:pStyle w:val="TS"/>
            </w:pPr>
            <w:r w:rsidRPr="00224172">
              <w:t>850.64</w:t>
            </w:r>
          </w:p>
        </w:tc>
        <w:tc>
          <w:tcPr>
            <w:tcW w:w="1080" w:type="dxa"/>
          </w:tcPr>
          <w:p w14:paraId="6CE24CD5" w14:textId="2CC16928" w:rsidR="00224172" w:rsidRPr="00224172" w:rsidRDefault="00224172" w:rsidP="00224172">
            <w:pPr>
              <w:pStyle w:val="TS"/>
            </w:pPr>
            <w:r w:rsidRPr="00224172">
              <w:t>56.61</w:t>
            </w:r>
          </w:p>
        </w:tc>
        <w:tc>
          <w:tcPr>
            <w:tcW w:w="1260" w:type="dxa"/>
          </w:tcPr>
          <w:p w14:paraId="40AA6F3B" w14:textId="01AA8F87" w:rsidR="00224172" w:rsidRPr="00224172" w:rsidRDefault="00224172" w:rsidP="00224172">
            <w:pPr>
              <w:pStyle w:val="TS"/>
            </w:pPr>
            <w:r w:rsidRPr="00224172">
              <w:t>3.7e-13</w:t>
            </w:r>
          </w:p>
        </w:tc>
      </w:tr>
      <w:tr w:rsidR="00224172" w:rsidRPr="00985FFB" w14:paraId="046D9B71" w14:textId="77777777" w:rsidTr="00224172">
        <w:tc>
          <w:tcPr>
            <w:tcW w:w="2605" w:type="dxa"/>
          </w:tcPr>
          <w:p w14:paraId="5CB93584" w14:textId="2BF7237B"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646E60C9" w14:textId="474E3161" w:rsidR="00224172" w:rsidRPr="00224172" w:rsidRDefault="00224172" w:rsidP="00224172">
            <w:pPr>
              <w:pStyle w:val="TS"/>
            </w:pPr>
            <w:r w:rsidRPr="00224172">
              <w:t>2.804 [1.605-3.287]</w:t>
            </w:r>
          </w:p>
        </w:tc>
        <w:tc>
          <w:tcPr>
            <w:tcW w:w="1170" w:type="dxa"/>
          </w:tcPr>
          <w:p w14:paraId="7983E020" w14:textId="4B278AD0" w:rsidR="00224172" w:rsidRPr="00224172" w:rsidRDefault="00224172" w:rsidP="00224172">
            <w:pPr>
              <w:pStyle w:val="TS"/>
            </w:pPr>
            <w:r w:rsidRPr="00224172">
              <w:t>823.24</w:t>
            </w:r>
          </w:p>
        </w:tc>
        <w:tc>
          <w:tcPr>
            <w:tcW w:w="1080" w:type="dxa"/>
          </w:tcPr>
          <w:p w14:paraId="533A150C" w14:textId="296CA71F" w:rsidR="00224172" w:rsidRPr="00224172" w:rsidRDefault="00224172" w:rsidP="00224172">
            <w:pPr>
              <w:pStyle w:val="TS"/>
            </w:pPr>
            <w:r w:rsidRPr="00224172">
              <w:t>29.21</w:t>
            </w:r>
          </w:p>
        </w:tc>
        <w:tc>
          <w:tcPr>
            <w:tcW w:w="1260" w:type="dxa"/>
          </w:tcPr>
          <w:p w14:paraId="76465D13" w14:textId="5CA6FE3B" w:rsidR="00224172" w:rsidRPr="00224172" w:rsidRDefault="00224172" w:rsidP="00224172">
            <w:pPr>
              <w:pStyle w:val="TS"/>
            </w:pPr>
            <w:r w:rsidRPr="00224172">
              <w:t>3.3e-7</w:t>
            </w:r>
          </w:p>
        </w:tc>
      </w:tr>
      <w:tr w:rsidR="00224172" w:rsidRPr="00985FFB" w14:paraId="576FBF62" w14:textId="77777777" w:rsidTr="00224172">
        <w:tc>
          <w:tcPr>
            <w:tcW w:w="2605" w:type="dxa"/>
          </w:tcPr>
          <w:p w14:paraId="7BF0E323" w14:textId="60D7ED6B"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Pr>
          <w:p w14:paraId="2A3C7004" w14:textId="399673EA" w:rsidR="00224172" w:rsidRPr="00224172" w:rsidRDefault="00224172" w:rsidP="00224172">
            <w:pPr>
              <w:pStyle w:val="TS"/>
            </w:pPr>
            <w:r w:rsidRPr="00224172">
              <w:t>1.801 [1.570-2.167]</w:t>
            </w:r>
          </w:p>
        </w:tc>
        <w:tc>
          <w:tcPr>
            <w:tcW w:w="1170" w:type="dxa"/>
          </w:tcPr>
          <w:p w14:paraId="6BA2040B" w14:textId="2F3904EE" w:rsidR="00224172" w:rsidRPr="00224172" w:rsidRDefault="00224172" w:rsidP="00224172">
            <w:pPr>
              <w:pStyle w:val="TS"/>
            </w:pPr>
            <w:r w:rsidRPr="00224172">
              <w:t>808.12</w:t>
            </w:r>
          </w:p>
        </w:tc>
        <w:tc>
          <w:tcPr>
            <w:tcW w:w="1080" w:type="dxa"/>
          </w:tcPr>
          <w:p w14:paraId="41821BD9" w14:textId="5242CA9B" w:rsidR="00224172" w:rsidRPr="00224172" w:rsidRDefault="00224172" w:rsidP="00224172">
            <w:pPr>
              <w:pStyle w:val="TS"/>
            </w:pPr>
            <w:r w:rsidRPr="00224172">
              <w:t>14.09</w:t>
            </w:r>
          </w:p>
        </w:tc>
        <w:tc>
          <w:tcPr>
            <w:tcW w:w="1260" w:type="dxa"/>
          </w:tcPr>
          <w:p w14:paraId="3773256E" w14:textId="716A16ED" w:rsidR="00224172" w:rsidRPr="00224172" w:rsidRDefault="00224172" w:rsidP="00224172">
            <w:pPr>
              <w:pStyle w:val="TS"/>
            </w:pPr>
            <w:r w:rsidRPr="00224172">
              <w:t>6.3e-4</w:t>
            </w:r>
          </w:p>
        </w:tc>
      </w:tr>
      <w:tr w:rsidR="00224172" w:rsidRPr="00985FFB" w14:paraId="5562346F" w14:textId="77777777" w:rsidTr="00224172">
        <w:tc>
          <w:tcPr>
            <w:tcW w:w="2605" w:type="dxa"/>
          </w:tcPr>
          <w:p w14:paraId="50386B2D" w14:textId="3B59392F"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552C5A28" w14:textId="75D14D33" w:rsidR="00224172" w:rsidRPr="00224172" w:rsidRDefault="00224172" w:rsidP="00224172">
            <w:pPr>
              <w:pStyle w:val="TS"/>
            </w:pPr>
            <w:r w:rsidRPr="00224172">
              <w:t>2.930 [2.165-3.428]</w:t>
            </w:r>
          </w:p>
        </w:tc>
        <w:tc>
          <w:tcPr>
            <w:tcW w:w="1170" w:type="dxa"/>
          </w:tcPr>
          <w:p w14:paraId="218B8F2B" w14:textId="7B010E55" w:rsidR="00224172" w:rsidRPr="00224172" w:rsidRDefault="00224172" w:rsidP="00224172">
            <w:pPr>
              <w:pStyle w:val="TS"/>
            </w:pPr>
            <w:r w:rsidRPr="00224172">
              <w:t>838.17</w:t>
            </w:r>
          </w:p>
        </w:tc>
        <w:tc>
          <w:tcPr>
            <w:tcW w:w="1080" w:type="dxa"/>
          </w:tcPr>
          <w:p w14:paraId="020027E9" w14:textId="108536B1" w:rsidR="00224172" w:rsidRPr="00224172" w:rsidRDefault="00224172" w:rsidP="00224172">
            <w:pPr>
              <w:pStyle w:val="TS"/>
            </w:pPr>
            <w:r w:rsidRPr="00224172">
              <w:t>44.14</w:t>
            </w:r>
          </w:p>
        </w:tc>
        <w:tc>
          <w:tcPr>
            <w:tcW w:w="1260" w:type="dxa"/>
          </w:tcPr>
          <w:p w14:paraId="5B07CD77" w14:textId="687226A6" w:rsidR="00224172" w:rsidRPr="00224172" w:rsidRDefault="00224172" w:rsidP="00224172">
            <w:pPr>
              <w:pStyle w:val="TS"/>
            </w:pPr>
            <w:r w:rsidRPr="00224172">
              <w:t>1.9e-10</w:t>
            </w:r>
          </w:p>
        </w:tc>
      </w:tr>
      <w:tr w:rsidR="00224172" w:rsidRPr="00985FFB" w14:paraId="799E5280" w14:textId="77777777" w:rsidTr="00224172">
        <w:tc>
          <w:tcPr>
            <w:tcW w:w="2605" w:type="dxa"/>
          </w:tcPr>
          <w:p w14:paraId="33826DE0" w14:textId="0C2806F9"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Pr>
          <w:p w14:paraId="6DDCC1D7" w14:textId="379FD09C" w:rsidR="00224172" w:rsidRPr="00224172" w:rsidRDefault="00224172" w:rsidP="00224172">
            <w:pPr>
              <w:pStyle w:val="TS"/>
            </w:pPr>
            <w:r w:rsidRPr="00224172">
              <w:t>1.767 [1.536-2.111]</w:t>
            </w:r>
          </w:p>
        </w:tc>
        <w:tc>
          <w:tcPr>
            <w:tcW w:w="1170" w:type="dxa"/>
          </w:tcPr>
          <w:p w14:paraId="49054187" w14:textId="2D57FEA6" w:rsidR="00224172" w:rsidRPr="00224172" w:rsidRDefault="00224172" w:rsidP="00224172">
            <w:pPr>
              <w:pStyle w:val="TS"/>
            </w:pPr>
            <w:r w:rsidRPr="00224172">
              <w:t>821.30</w:t>
            </w:r>
          </w:p>
        </w:tc>
        <w:tc>
          <w:tcPr>
            <w:tcW w:w="1080" w:type="dxa"/>
          </w:tcPr>
          <w:p w14:paraId="69AFAB96" w14:textId="20564747" w:rsidR="00224172" w:rsidRPr="00224172" w:rsidRDefault="00224172" w:rsidP="00224172">
            <w:pPr>
              <w:pStyle w:val="TS"/>
            </w:pPr>
            <w:r w:rsidRPr="00224172">
              <w:t>27.27</w:t>
            </w:r>
          </w:p>
        </w:tc>
        <w:tc>
          <w:tcPr>
            <w:tcW w:w="1260" w:type="dxa"/>
          </w:tcPr>
          <w:p w14:paraId="135687A4" w14:textId="78B00238" w:rsidR="00224172" w:rsidRPr="00224172" w:rsidRDefault="00224172" w:rsidP="00224172">
            <w:pPr>
              <w:pStyle w:val="TS"/>
            </w:pPr>
            <w:r w:rsidRPr="00224172">
              <w:t>8.7e-7</w:t>
            </w:r>
          </w:p>
        </w:tc>
      </w:tr>
      <w:tr w:rsidR="00224172" w:rsidRPr="00985FFB" w14:paraId="5AAEBE9A" w14:textId="77777777" w:rsidTr="00224172">
        <w:tc>
          <w:tcPr>
            <w:tcW w:w="2605" w:type="dxa"/>
          </w:tcPr>
          <w:p w14:paraId="4AE39204" w14:textId="4DC94D0B" w:rsidR="00224172" w:rsidRPr="00985FFB" w:rsidRDefault="00224172" w:rsidP="00224172">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2BFA529E" w14:textId="4DE10FD5" w:rsidR="00224172" w:rsidRPr="00224172" w:rsidRDefault="00224172" w:rsidP="00224172">
            <w:pPr>
              <w:pStyle w:val="TS"/>
            </w:pPr>
            <w:r w:rsidRPr="00224172">
              <w:t>2.819 [1.920-3.286]</w:t>
            </w:r>
          </w:p>
        </w:tc>
        <w:tc>
          <w:tcPr>
            <w:tcW w:w="1170" w:type="dxa"/>
          </w:tcPr>
          <w:p w14:paraId="3D404147" w14:textId="20F0D067" w:rsidR="00224172" w:rsidRPr="00224172" w:rsidRDefault="00224172" w:rsidP="00224172">
            <w:pPr>
              <w:pStyle w:val="TS"/>
            </w:pPr>
            <w:r w:rsidRPr="00224172">
              <w:t>810.21</w:t>
            </w:r>
          </w:p>
        </w:tc>
        <w:tc>
          <w:tcPr>
            <w:tcW w:w="1080" w:type="dxa"/>
          </w:tcPr>
          <w:p w14:paraId="65151E60" w14:textId="7A52D320" w:rsidR="00224172" w:rsidRPr="00224172" w:rsidRDefault="00224172" w:rsidP="00224172">
            <w:pPr>
              <w:pStyle w:val="TS"/>
            </w:pPr>
            <w:r w:rsidRPr="00224172">
              <w:t>16.18</w:t>
            </w:r>
          </w:p>
        </w:tc>
        <w:tc>
          <w:tcPr>
            <w:tcW w:w="1260" w:type="dxa"/>
          </w:tcPr>
          <w:p w14:paraId="763B440E" w14:textId="3057FA6D" w:rsidR="00224172" w:rsidRPr="00224172" w:rsidRDefault="00224172" w:rsidP="00224172">
            <w:pPr>
              <w:pStyle w:val="TS"/>
            </w:pPr>
            <w:r w:rsidRPr="00224172">
              <w:t>2.2e-4</w:t>
            </w:r>
          </w:p>
        </w:tc>
      </w:tr>
      <w:tr w:rsidR="00224172" w:rsidRPr="00985FFB" w14:paraId="4AF6E471" w14:textId="77777777" w:rsidTr="00224172">
        <w:tc>
          <w:tcPr>
            <w:tcW w:w="2605" w:type="dxa"/>
          </w:tcPr>
          <w:p w14:paraId="7CD2FAF9" w14:textId="3E5A6622" w:rsidR="00224172" w:rsidRPr="00985FFB" w:rsidRDefault="00224172" w:rsidP="00224172">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FD01058" w14:textId="34B0C164" w:rsidR="00224172" w:rsidRPr="00224172" w:rsidRDefault="00224172" w:rsidP="00224172">
            <w:pPr>
              <w:pStyle w:val="TS"/>
            </w:pPr>
            <w:r w:rsidRPr="00224172">
              <w:t>1.827 [1.620-2.269]</w:t>
            </w:r>
          </w:p>
        </w:tc>
        <w:tc>
          <w:tcPr>
            <w:tcW w:w="1170" w:type="dxa"/>
          </w:tcPr>
          <w:p w14:paraId="2C0FD9BC" w14:textId="71A5F0E3" w:rsidR="00224172" w:rsidRPr="00224172" w:rsidRDefault="00224172" w:rsidP="00224172">
            <w:pPr>
              <w:pStyle w:val="TS"/>
            </w:pPr>
            <w:r w:rsidRPr="00224172">
              <w:t>794.03</w:t>
            </w:r>
          </w:p>
        </w:tc>
        <w:tc>
          <w:tcPr>
            <w:tcW w:w="1080" w:type="dxa"/>
          </w:tcPr>
          <w:p w14:paraId="7720CBFF" w14:textId="403E790B" w:rsidR="00224172" w:rsidRPr="00224172" w:rsidRDefault="00224172" w:rsidP="00224172">
            <w:pPr>
              <w:pStyle w:val="TS"/>
            </w:pPr>
            <w:r w:rsidRPr="00224172">
              <w:t>0</w:t>
            </w:r>
          </w:p>
        </w:tc>
        <w:tc>
          <w:tcPr>
            <w:tcW w:w="1260" w:type="dxa"/>
          </w:tcPr>
          <w:p w14:paraId="403EF983" w14:textId="6FE90DAD" w:rsidR="00224172" w:rsidRPr="00224172" w:rsidRDefault="00224172" w:rsidP="00224172">
            <w:pPr>
              <w:pStyle w:val="TS"/>
            </w:pPr>
            <w:r w:rsidRPr="00224172">
              <w:t>0.72</w:t>
            </w:r>
          </w:p>
        </w:tc>
      </w:tr>
      <w:tr w:rsidR="00224172" w:rsidRPr="00985FFB" w14:paraId="2C4A959F" w14:textId="77777777" w:rsidTr="00224172">
        <w:tc>
          <w:tcPr>
            <w:tcW w:w="2605" w:type="dxa"/>
          </w:tcPr>
          <w:p w14:paraId="64C96CDB" w14:textId="41704A7E" w:rsidR="00224172" w:rsidRPr="00985FFB" w:rsidRDefault="00224172" w:rsidP="00224172">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306C5DE5" w14:textId="5CB90C21" w:rsidR="00224172" w:rsidRPr="00224172" w:rsidRDefault="00224172" w:rsidP="00224172">
            <w:pPr>
              <w:pStyle w:val="TS"/>
            </w:pPr>
            <w:r w:rsidRPr="00224172">
              <w:t>2.913 [2.288, 3.387]</w:t>
            </w:r>
          </w:p>
        </w:tc>
        <w:tc>
          <w:tcPr>
            <w:tcW w:w="1170" w:type="dxa"/>
          </w:tcPr>
          <w:p w14:paraId="485AF049" w14:textId="76054980" w:rsidR="00224172" w:rsidRPr="00224172" w:rsidRDefault="00224172" w:rsidP="00224172">
            <w:pPr>
              <w:pStyle w:val="TS"/>
            </w:pPr>
            <w:r w:rsidRPr="00224172">
              <w:t>809.96</w:t>
            </w:r>
          </w:p>
        </w:tc>
        <w:tc>
          <w:tcPr>
            <w:tcW w:w="1080" w:type="dxa"/>
          </w:tcPr>
          <w:p w14:paraId="63C0EF0B" w14:textId="442538A8" w:rsidR="00224172" w:rsidRPr="00224172" w:rsidRDefault="00224172" w:rsidP="00224172">
            <w:pPr>
              <w:pStyle w:val="TS"/>
            </w:pPr>
            <w:r w:rsidRPr="00224172">
              <w:t>15.93</w:t>
            </w:r>
          </w:p>
        </w:tc>
        <w:tc>
          <w:tcPr>
            <w:tcW w:w="1260" w:type="dxa"/>
          </w:tcPr>
          <w:p w14:paraId="7B9F609E" w14:textId="632263C6" w:rsidR="00224172" w:rsidRPr="00224172" w:rsidRDefault="00224172" w:rsidP="00224172">
            <w:pPr>
              <w:pStyle w:val="TS"/>
            </w:pPr>
            <w:r w:rsidRPr="00224172">
              <w:t>2.5e-4</w:t>
            </w:r>
          </w:p>
        </w:tc>
      </w:tr>
      <w:tr w:rsidR="00224172" w:rsidRPr="00985FFB" w14:paraId="4A77181F" w14:textId="77777777" w:rsidTr="00224172">
        <w:tc>
          <w:tcPr>
            <w:tcW w:w="2605" w:type="dxa"/>
          </w:tcPr>
          <w:p w14:paraId="445AB0EE" w14:textId="1298E266" w:rsidR="00224172" w:rsidRPr="00985FFB" w:rsidRDefault="00224172" w:rsidP="00224172">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Pr>
          <w:p w14:paraId="1DA2A916" w14:textId="61402E6A" w:rsidR="00224172" w:rsidRPr="00224172" w:rsidRDefault="00224172" w:rsidP="00224172">
            <w:pPr>
              <w:pStyle w:val="TS"/>
            </w:pPr>
            <w:r w:rsidRPr="00224172">
              <w:t>1.981 [1.700, 2.456]</w:t>
            </w:r>
          </w:p>
        </w:tc>
        <w:tc>
          <w:tcPr>
            <w:tcW w:w="1170" w:type="dxa"/>
          </w:tcPr>
          <w:p w14:paraId="043D8451" w14:textId="4BC90418" w:rsidR="00224172" w:rsidRPr="00224172" w:rsidRDefault="00224172" w:rsidP="00224172">
            <w:pPr>
              <w:pStyle w:val="TS"/>
            </w:pPr>
            <w:r w:rsidRPr="00224172">
              <w:t>795.97</w:t>
            </w:r>
          </w:p>
        </w:tc>
        <w:tc>
          <w:tcPr>
            <w:tcW w:w="1080" w:type="dxa"/>
          </w:tcPr>
          <w:p w14:paraId="4709CA4D" w14:textId="44FB1731" w:rsidR="00224172" w:rsidRPr="00224172" w:rsidRDefault="00224172" w:rsidP="00224172">
            <w:pPr>
              <w:pStyle w:val="TS"/>
            </w:pPr>
            <w:r w:rsidRPr="00224172">
              <w:t>1.94</w:t>
            </w:r>
          </w:p>
        </w:tc>
        <w:tc>
          <w:tcPr>
            <w:tcW w:w="1260" w:type="dxa"/>
          </w:tcPr>
          <w:p w14:paraId="5DA2D29F" w14:textId="22854564" w:rsidR="00224172" w:rsidRPr="00224172" w:rsidRDefault="00224172" w:rsidP="00224172">
            <w:pPr>
              <w:pStyle w:val="TS"/>
            </w:pPr>
            <w:r w:rsidRPr="00224172">
              <w:t>0.27</w:t>
            </w:r>
          </w:p>
        </w:tc>
      </w:tr>
    </w:tbl>
    <w:p w14:paraId="13F8901E" w14:textId="77777777" w:rsidR="007539A0" w:rsidRPr="00985FFB" w:rsidRDefault="007539A0" w:rsidP="007539A0">
      <w:pPr>
        <w:pStyle w:val="TS"/>
        <w:spacing w:line="480" w:lineRule="auto"/>
      </w:pPr>
    </w:p>
    <w:bookmarkEnd w:id="103"/>
    <w:p w14:paraId="0B08FB37" w14:textId="03D6DA40" w:rsidR="00D33A25" w:rsidRPr="00985FFB" w:rsidRDefault="00D33A25">
      <w:pPr>
        <w:spacing w:after="0" w:line="240" w:lineRule="auto"/>
      </w:pPr>
      <w:r w:rsidRPr="00985FFB">
        <w:br w:type="page"/>
      </w:r>
    </w:p>
    <w:p w14:paraId="4DEB9740" w14:textId="0FF80326" w:rsidR="00D33A25" w:rsidRPr="00985FFB" w:rsidRDefault="00D33A25" w:rsidP="00966BCC">
      <w:pPr>
        <w:pStyle w:val="TS"/>
      </w:pPr>
      <w:bookmarkStart w:id="104" w:name="_Hlk131599084"/>
      <w:r w:rsidRPr="00985FFB">
        <w:rPr>
          <w:b/>
          <w:bCs/>
        </w:rPr>
        <w:lastRenderedPageBreak/>
        <w:t xml:space="preserve">Table </w:t>
      </w:r>
      <w:r w:rsidR="00C364E1">
        <w:rPr>
          <w:b/>
          <w:bCs/>
        </w:rPr>
        <w:t>5</w:t>
      </w:r>
      <w:r w:rsidRPr="00985FFB">
        <w:rPr>
          <w:b/>
          <w:bCs/>
        </w:rPr>
        <w:t xml:space="preserve">. </w:t>
      </w:r>
      <w:r w:rsidRPr="00985FFB">
        <w:t xml:space="preserve">The value of the DEBkiss parameters that best reproduce the hypoxia effects observed experimentally, calculated (along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rsidR="00C364E1">
        <w:t>.827</w:t>
      </w:r>
      <w:r w:rsidRPr="00985FFB">
        <w:t xml:space="preserve">. </w:t>
      </w:r>
    </w:p>
    <w:tbl>
      <w:tblPr>
        <w:tblStyle w:val="TableGrid"/>
        <w:tblW w:w="9535" w:type="dxa"/>
        <w:tblLook w:val="04A0" w:firstRow="1" w:lastRow="0" w:firstColumn="1" w:lastColumn="0" w:noHBand="0" w:noVBand="1"/>
      </w:tblPr>
      <w:tblGrid>
        <w:gridCol w:w="895"/>
        <w:gridCol w:w="2160"/>
        <w:gridCol w:w="2160"/>
        <w:gridCol w:w="2160"/>
        <w:gridCol w:w="2160"/>
      </w:tblGrid>
      <w:tr w:rsidR="00985FFB" w:rsidRPr="00985FFB" w14:paraId="4CE9F485" w14:textId="77777777" w:rsidTr="00862BE1">
        <w:tc>
          <w:tcPr>
            <w:tcW w:w="895" w:type="dxa"/>
            <w:vMerge w:val="restart"/>
          </w:tcPr>
          <w:p w14:paraId="62163F59" w14:textId="77777777" w:rsidR="00D33A25" w:rsidRPr="00985FFB" w:rsidRDefault="00D33A25" w:rsidP="00862BE1">
            <w:pPr>
              <w:pStyle w:val="TS"/>
              <w:rPr>
                <w:b/>
                <w:bCs/>
              </w:rPr>
            </w:pPr>
          </w:p>
        </w:tc>
        <w:tc>
          <w:tcPr>
            <w:tcW w:w="8640" w:type="dxa"/>
            <w:gridSpan w:val="4"/>
          </w:tcPr>
          <w:p w14:paraId="0A893604" w14:textId="77777777" w:rsidR="00D33A25" w:rsidRPr="00985FFB" w:rsidRDefault="00D33A25" w:rsidP="00862BE1">
            <w:pPr>
              <w:pStyle w:val="TS"/>
              <w:rPr>
                <w:b/>
                <w:bCs/>
              </w:rPr>
            </w:pPr>
            <w:r w:rsidRPr="00985FFB">
              <w:rPr>
                <w:b/>
                <w:bCs/>
              </w:rPr>
              <w:t>Product of correction factor and initial parameter value</w:t>
            </w:r>
          </w:p>
        </w:tc>
      </w:tr>
      <w:tr w:rsidR="00985FFB" w:rsidRPr="00985FFB" w14:paraId="7D926D68" w14:textId="77777777" w:rsidTr="00862BE1">
        <w:tc>
          <w:tcPr>
            <w:tcW w:w="895" w:type="dxa"/>
            <w:vMerge/>
          </w:tcPr>
          <w:p w14:paraId="46566D94" w14:textId="77777777" w:rsidR="00D33A25" w:rsidRPr="00985FFB" w:rsidRDefault="00D33A25" w:rsidP="00862BE1">
            <w:pPr>
              <w:pStyle w:val="TS"/>
              <w:rPr>
                <w:b/>
                <w:bCs/>
              </w:rPr>
            </w:pPr>
          </w:p>
        </w:tc>
        <w:tc>
          <w:tcPr>
            <w:tcW w:w="2160" w:type="dxa"/>
          </w:tcPr>
          <w:p w14:paraId="7CB6A9BE" w14:textId="77777777" w:rsidR="00D33A25" w:rsidRPr="00985FFB" w:rsidRDefault="00D33A25" w:rsidP="00862BE1">
            <w:pPr>
              <w:pStyle w:val="TS"/>
              <w:rPr>
                <w:b/>
                <w:bCs/>
              </w:rPr>
            </w:pPr>
            <w:r w:rsidRPr="00985FFB">
              <w:rPr>
                <w:b/>
                <w:bCs/>
              </w:rPr>
              <w:t>7.7 mg L</w:t>
            </w:r>
            <w:r w:rsidRPr="00985FFB">
              <w:rPr>
                <w:b/>
                <w:bCs/>
                <w:vertAlign w:val="superscript"/>
              </w:rPr>
              <w:t>-1</w:t>
            </w:r>
          </w:p>
        </w:tc>
        <w:tc>
          <w:tcPr>
            <w:tcW w:w="2160" w:type="dxa"/>
          </w:tcPr>
          <w:p w14:paraId="069ADC35" w14:textId="77777777" w:rsidR="00D33A25" w:rsidRPr="00985FFB" w:rsidRDefault="00D33A25" w:rsidP="00862BE1">
            <w:pPr>
              <w:pStyle w:val="TS"/>
              <w:rPr>
                <w:b/>
                <w:bCs/>
              </w:rPr>
            </w:pPr>
            <w:r w:rsidRPr="00985FFB">
              <w:rPr>
                <w:b/>
                <w:bCs/>
              </w:rPr>
              <w:t>4.2 mg L</w:t>
            </w:r>
            <w:r w:rsidRPr="00985FFB">
              <w:rPr>
                <w:b/>
                <w:bCs/>
                <w:vertAlign w:val="superscript"/>
              </w:rPr>
              <w:t>-1</w:t>
            </w:r>
          </w:p>
        </w:tc>
        <w:tc>
          <w:tcPr>
            <w:tcW w:w="2160" w:type="dxa"/>
          </w:tcPr>
          <w:p w14:paraId="7DFE8C3B" w14:textId="77777777" w:rsidR="00D33A25" w:rsidRPr="00985FFB" w:rsidRDefault="00D33A25" w:rsidP="00862BE1">
            <w:pPr>
              <w:pStyle w:val="TS"/>
              <w:rPr>
                <w:b/>
                <w:bCs/>
                <w:vertAlign w:val="superscript"/>
              </w:rPr>
            </w:pPr>
            <w:r w:rsidRPr="00985FFB">
              <w:rPr>
                <w:b/>
                <w:bCs/>
              </w:rPr>
              <w:t>3.1 mg L</w:t>
            </w:r>
            <w:r w:rsidRPr="00985FFB">
              <w:rPr>
                <w:b/>
                <w:bCs/>
                <w:vertAlign w:val="superscript"/>
              </w:rPr>
              <w:t>-1</w:t>
            </w:r>
          </w:p>
        </w:tc>
        <w:tc>
          <w:tcPr>
            <w:tcW w:w="2160" w:type="dxa"/>
          </w:tcPr>
          <w:p w14:paraId="2956AF5E" w14:textId="77777777" w:rsidR="00D33A25" w:rsidRPr="00985FFB" w:rsidRDefault="00D33A25" w:rsidP="00862BE1">
            <w:pPr>
              <w:pStyle w:val="TS"/>
              <w:rPr>
                <w:b/>
                <w:bCs/>
              </w:rPr>
            </w:pPr>
            <w:r w:rsidRPr="00985FFB">
              <w:rPr>
                <w:b/>
                <w:bCs/>
              </w:rPr>
              <w:t>2.7 mg L</w:t>
            </w:r>
            <w:r w:rsidRPr="00985FFB">
              <w:rPr>
                <w:b/>
                <w:bCs/>
                <w:vertAlign w:val="superscript"/>
              </w:rPr>
              <w:t>-1</w:t>
            </w:r>
          </w:p>
        </w:tc>
      </w:tr>
      <w:tr w:rsidR="00985FFB" w:rsidRPr="00985FFB" w14:paraId="734E825A" w14:textId="77777777" w:rsidTr="00862BE1">
        <w:tc>
          <w:tcPr>
            <w:tcW w:w="895" w:type="dxa"/>
          </w:tcPr>
          <w:p w14:paraId="757C1AD3" w14:textId="77777777" w:rsidR="00D33A25" w:rsidRPr="00985FFB" w:rsidRDefault="00D33A25" w:rsidP="00862BE1">
            <w:pPr>
              <w:pStyle w:val="TS"/>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Pr>
          <w:p w14:paraId="47B33390" w14:textId="77777777" w:rsidR="00654725" w:rsidRDefault="00654725" w:rsidP="00654725">
            <w:pPr>
              <w:pStyle w:val="TS"/>
            </w:pPr>
            <w:r>
              <w:t xml:space="preserve">0.333 </w:t>
            </w:r>
          </w:p>
          <w:p w14:paraId="5D11F7F6" w14:textId="40CE01BD" w:rsidR="00D33A25" w:rsidRPr="00985FFB" w:rsidRDefault="00654725" w:rsidP="00862BE1">
            <w:pPr>
              <w:pStyle w:val="TS"/>
            </w:pPr>
            <w:r>
              <w:t>[0.329, 0.339]</w:t>
            </w:r>
          </w:p>
        </w:tc>
        <w:tc>
          <w:tcPr>
            <w:tcW w:w="2160" w:type="dxa"/>
          </w:tcPr>
          <w:p w14:paraId="4E45CDB0" w14:textId="77777777" w:rsidR="00D33A25" w:rsidRDefault="00D33A25" w:rsidP="00654725">
            <w:pPr>
              <w:pStyle w:val="TS"/>
            </w:pPr>
            <w:r w:rsidRPr="00985FFB">
              <w:t>0.</w:t>
            </w:r>
            <w:r w:rsidR="00654725">
              <w:t xml:space="preserve">291 </w:t>
            </w:r>
          </w:p>
          <w:p w14:paraId="7CFACA77" w14:textId="7F7736E0" w:rsidR="00654725" w:rsidRPr="00985FFB" w:rsidRDefault="00654725" w:rsidP="00654725">
            <w:pPr>
              <w:pStyle w:val="TS"/>
            </w:pPr>
            <w:r>
              <w:t>[0.284, 0.303]</w:t>
            </w:r>
          </w:p>
        </w:tc>
        <w:tc>
          <w:tcPr>
            <w:tcW w:w="2160" w:type="dxa"/>
          </w:tcPr>
          <w:p w14:paraId="282C8F9D" w14:textId="77777777" w:rsidR="00D33A25" w:rsidRDefault="00654725" w:rsidP="00862BE1">
            <w:pPr>
              <w:pStyle w:val="TS"/>
            </w:pPr>
            <w:r>
              <w:t>0.240</w:t>
            </w:r>
          </w:p>
          <w:p w14:paraId="06ABD27E" w14:textId="545C000B" w:rsidR="00654725" w:rsidRPr="00985FFB" w:rsidRDefault="00654725" w:rsidP="00862BE1">
            <w:pPr>
              <w:pStyle w:val="TS"/>
            </w:pPr>
            <w:r>
              <w:t>[0.230, 0.257]</w:t>
            </w:r>
          </w:p>
        </w:tc>
        <w:tc>
          <w:tcPr>
            <w:tcW w:w="2160" w:type="dxa"/>
          </w:tcPr>
          <w:p w14:paraId="49E86846" w14:textId="77777777" w:rsidR="00D33A25" w:rsidRDefault="00654725" w:rsidP="00862BE1">
            <w:pPr>
              <w:pStyle w:val="TS"/>
            </w:pPr>
            <w:r>
              <w:t>0.199</w:t>
            </w:r>
          </w:p>
          <w:p w14:paraId="69FB934B" w14:textId="3130454E" w:rsidR="00654725" w:rsidRPr="00985FFB" w:rsidRDefault="00654725" w:rsidP="00862BE1">
            <w:pPr>
              <w:pStyle w:val="TS"/>
            </w:pPr>
            <w:r>
              <w:t>[0.188, 0.218]</w:t>
            </w:r>
          </w:p>
        </w:tc>
      </w:tr>
      <w:tr w:rsidR="00985FFB" w:rsidRPr="00985FFB" w14:paraId="135F9B03" w14:textId="77777777" w:rsidTr="00862BE1">
        <w:tc>
          <w:tcPr>
            <w:tcW w:w="895" w:type="dxa"/>
          </w:tcPr>
          <w:p w14:paraId="25EBBC4B" w14:textId="77777777" w:rsidR="00D33A25" w:rsidRPr="00985FFB" w:rsidRDefault="00D33A25" w:rsidP="00862BE1">
            <w:pPr>
              <w:pStyle w:val="TS"/>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Pr>
          <w:p w14:paraId="5DA4AF2D" w14:textId="11E148A3" w:rsidR="00985478" w:rsidRPr="00985FFB" w:rsidRDefault="00985478" w:rsidP="00985478">
            <w:pPr>
              <w:pStyle w:val="TS"/>
            </w:pPr>
            <w:r>
              <w:t>0.0701</w:t>
            </w:r>
          </w:p>
          <w:p w14:paraId="19599D76" w14:textId="287CA18E" w:rsidR="00985478" w:rsidRPr="00985FFB" w:rsidRDefault="00985478" w:rsidP="00985478">
            <w:pPr>
              <w:pStyle w:val="TS"/>
            </w:pPr>
            <w:r>
              <w:t>[0.0689, 0.0709]</w:t>
            </w:r>
          </w:p>
        </w:tc>
        <w:tc>
          <w:tcPr>
            <w:tcW w:w="2160" w:type="dxa"/>
          </w:tcPr>
          <w:p w14:paraId="3C881098" w14:textId="77777777" w:rsidR="00985478" w:rsidRDefault="00985478" w:rsidP="00862BE1">
            <w:pPr>
              <w:pStyle w:val="TS"/>
            </w:pPr>
            <w:r>
              <w:t>0.0801</w:t>
            </w:r>
          </w:p>
          <w:p w14:paraId="2CA40D3E" w14:textId="4A41FB2D" w:rsidR="00985478" w:rsidRPr="00985FFB" w:rsidRDefault="00985478" w:rsidP="00862BE1">
            <w:pPr>
              <w:pStyle w:val="TS"/>
            </w:pPr>
            <w:r>
              <w:t>[0.0770, 0.0822]</w:t>
            </w:r>
          </w:p>
        </w:tc>
        <w:tc>
          <w:tcPr>
            <w:tcW w:w="2160" w:type="dxa"/>
          </w:tcPr>
          <w:p w14:paraId="4E82843D" w14:textId="77777777" w:rsidR="00985478" w:rsidRDefault="00985478" w:rsidP="00862BE1">
            <w:pPr>
              <w:pStyle w:val="TS"/>
            </w:pPr>
            <w:r>
              <w:t>0.0970</w:t>
            </w:r>
          </w:p>
          <w:p w14:paraId="182D12BD" w14:textId="4759AD37" w:rsidR="00985478" w:rsidRPr="00985FFB" w:rsidRDefault="00985478" w:rsidP="00862BE1">
            <w:pPr>
              <w:pStyle w:val="TS"/>
            </w:pPr>
            <w:r>
              <w:t>[0.0906, 0.101]</w:t>
            </w:r>
          </w:p>
        </w:tc>
        <w:tc>
          <w:tcPr>
            <w:tcW w:w="2160" w:type="dxa"/>
          </w:tcPr>
          <w:p w14:paraId="7DFFE5B4" w14:textId="007D0633" w:rsidR="00985478" w:rsidRDefault="00985478" w:rsidP="00862BE1">
            <w:pPr>
              <w:pStyle w:val="TS"/>
            </w:pPr>
            <w:r>
              <w:t>0.117</w:t>
            </w:r>
          </w:p>
          <w:p w14:paraId="3EC12971" w14:textId="1771B6C3" w:rsidR="00985478" w:rsidRPr="00985FFB" w:rsidRDefault="00985478" w:rsidP="00862BE1">
            <w:pPr>
              <w:pStyle w:val="TS"/>
            </w:pPr>
            <w:r>
              <w:t>[0.107, 0.124]</w:t>
            </w:r>
          </w:p>
        </w:tc>
      </w:tr>
      <w:tr w:rsidR="00D33A25" w:rsidRPr="00985FFB" w14:paraId="53071A8B" w14:textId="77777777" w:rsidTr="00862BE1">
        <w:tc>
          <w:tcPr>
            <w:tcW w:w="895" w:type="dxa"/>
          </w:tcPr>
          <w:p w14:paraId="55CA7617" w14:textId="77777777" w:rsidR="00D33A25" w:rsidRPr="00985FFB" w:rsidRDefault="00D33A25" w:rsidP="00862BE1">
            <w:pPr>
              <w:pStyle w:val="TS"/>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Pr>
          <w:p w14:paraId="3BB55FC9" w14:textId="77777777" w:rsidR="00985478" w:rsidRDefault="00985478" w:rsidP="00862BE1">
            <w:pPr>
              <w:pStyle w:val="TS"/>
            </w:pPr>
            <w:r>
              <w:t>0.0322</w:t>
            </w:r>
          </w:p>
          <w:p w14:paraId="3AB2CDF5" w14:textId="0601B37F" w:rsidR="00985478" w:rsidRPr="00985FFB" w:rsidRDefault="00985478" w:rsidP="00862BE1">
            <w:pPr>
              <w:pStyle w:val="TS"/>
            </w:pPr>
            <w:r>
              <w:t>[0.0317, 0.0326]</w:t>
            </w:r>
          </w:p>
        </w:tc>
        <w:tc>
          <w:tcPr>
            <w:tcW w:w="2160" w:type="dxa"/>
          </w:tcPr>
          <w:p w14:paraId="2677E6E9" w14:textId="77777777" w:rsidR="00D33A25" w:rsidRDefault="00985478" w:rsidP="00862BE1">
            <w:pPr>
              <w:pStyle w:val="TS"/>
            </w:pPr>
            <w:r>
              <w:t>0.0369</w:t>
            </w:r>
          </w:p>
          <w:p w14:paraId="60F184A8" w14:textId="772936B4" w:rsidR="00985478" w:rsidRPr="00985FFB" w:rsidRDefault="00985478" w:rsidP="00862BE1">
            <w:pPr>
              <w:pStyle w:val="TS"/>
            </w:pPr>
            <w:r>
              <w:t>[0.0354, 0.0378]</w:t>
            </w:r>
          </w:p>
        </w:tc>
        <w:tc>
          <w:tcPr>
            <w:tcW w:w="2160" w:type="dxa"/>
          </w:tcPr>
          <w:p w14:paraId="7C3D4D20" w14:textId="77777777" w:rsidR="00D33A25" w:rsidRDefault="00985478" w:rsidP="00862BE1">
            <w:pPr>
              <w:pStyle w:val="TS"/>
            </w:pPr>
            <w:r>
              <w:t>0.0446</w:t>
            </w:r>
          </w:p>
          <w:p w14:paraId="0A0A543B" w14:textId="10848BD7" w:rsidR="00985478" w:rsidRPr="00985FFB" w:rsidRDefault="00985478" w:rsidP="00862BE1">
            <w:pPr>
              <w:pStyle w:val="TS"/>
            </w:pPr>
            <w:r>
              <w:t>[0.0417, 0.0466]</w:t>
            </w:r>
          </w:p>
        </w:tc>
        <w:tc>
          <w:tcPr>
            <w:tcW w:w="2160" w:type="dxa"/>
          </w:tcPr>
          <w:p w14:paraId="35C2BE8F" w14:textId="77777777" w:rsidR="00D33A25" w:rsidRDefault="00985478" w:rsidP="00862BE1">
            <w:pPr>
              <w:pStyle w:val="TS"/>
            </w:pPr>
            <w:r>
              <w:t>0.0539</w:t>
            </w:r>
          </w:p>
          <w:p w14:paraId="551CF59B" w14:textId="3D573AE4" w:rsidR="00985478" w:rsidRPr="00985FFB" w:rsidRDefault="00985478" w:rsidP="00862BE1">
            <w:pPr>
              <w:pStyle w:val="TS"/>
            </w:pPr>
            <w:r>
              <w:t>[0.0492, 0.0571]</w:t>
            </w:r>
          </w:p>
        </w:tc>
      </w:tr>
    </w:tbl>
    <w:p w14:paraId="647F7A8D" w14:textId="06CACC85" w:rsidR="00582644" w:rsidRPr="00985FFB" w:rsidRDefault="00582644" w:rsidP="007539A0"/>
    <w:bookmarkEnd w:id="104"/>
    <w:p w14:paraId="2D14B0C2" w14:textId="77777777" w:rsidR="00582644" w:rsidRPr="00985FFB" w:rsidRDefault="00582644">
      <w:pPr>
        <w:spacing w:after="0" w:line="240" w:lineRule="auto"/>
      </w:pPr>
      <w:r w:rsidRPr="00985FFB">
        <w:br w:type="page"/>
      </w:r>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5" w:name="_Toc131590765"/>
      <w:bookmarkStart w:id="106" w:name="_Toc131592472"/>
      <w:bookmarkEnd w:id="105"/>
      <w:bookmarkEnd w:id="106"/>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7" w:name="_Toc131590766"/>
      <w:bookmarkStart w:id="108" w:name="_Toc131592473"/>
      <w:bookmarkEnd w:id="107"/>
      <w:bookmarkEnd w:id="108"/>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09" w:name="_Toc131590767"/>
      <w:bookmarkStart w:id="110" w:name="_Toc131592474"/>
      <w:bookmarkEnd w:id="109"/>
      <w:bookmarkEnd w:id="110"/>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11" w:name="_Toc131590768"/>
      <w:bookmarkStart w:id="112" w:name="_Toc131592475"/>
      <w:bookmarkEnd w:id="111"/>
      <w:bookmarkEnd w:id="112"/>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4BC37592" w:rsidR="009069EE" w:rsidRPr="00985FFB" w:rsidRDefault="009069EE" w:rsidP="00966BCC">
      <w:pPr>
        <w:pStyle w:val="TS"/>
      </w:pPr>
      <w:r w:rsidRPr="00985FFB">
        <w:rPr>
          <w:b/>
          <w:bCs/>
        </w:rPr>
        <w:t xml:space="preserve">Figure S1. </w:t>
      </w:r>
      <w:r w:rsidRPr="00985FFB">
        <w:t xml:space="preserve">Best fit of DEBkiss model to all experimental data from four DO levels. The best fitting model was selected based on </w:t>
      </w:r>
      <w:r w:rsidR="00B70AAA">
        <w:t xml:space="preserve">lowest </w:t>
      </w:r>
      <w:r w:rsidRPr="00985FFB">
        <w:t xml:space="preserve">AICc. (A) is total length (mm) over time (days), (B) is egg buffer mass (mg) over time (days), and (C) is survival over time (days). </w:t>
      </w:r>
    </w:p>
    <w:bookmarkEnd w:id="98"/>
    <w:p w14:paraId="68C97AC8" w14:textId="19139010" w:rsidR="005F4420" w:rsidRPr="00985FFB" w:rsidRDefault="005F4420" w:rsidP="005F4420"/>
    <w:sectPr w:rsidR="005F4420" w:rsidRPr="00985FFB" w:rsidSect="000B0191">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chwemmer, Teresa" w:date="2024-03-14T10:58:00Z" w:initials="TS">
    <w:p w14:paraId="1AE1179C" w14:textId="77777777" w:rsidR="0090203D" w:rsidRDefault="0090203D" w:rsidP="0090203D">
      <w:pPr>
        <w:pStyle w:val="CommentText"/>
      </w:pPr>
      <w:r>
        <w:rPr>
          <w:rStyle w:val="CommentReference"/>
        </w:rPr>
        <w:annotationRef/>
      </w:r>
      <w:r>
        <w:t>@Janet this paragraph is new since you read the Introduction</w:t>
      </w:r>
    </w:p>
  </w:comment>
  <w:comment w:id="3" w:author="Roger Nisbet" w:date="2024-02-08T10:02:00Z" w:initials="RN">
    <w:p w14:paraId="2D8F03DC" w14:textId="1D75B972" w:rsidR="00E73D67" w:rsidRDefault="00E73D67">
      <w:pPr>
        <w:pStyle w:val="CommentText"/>
      </w:pPr>
      <w:r>
        <w:rPr>
          <w:rStyle w:val="CommentReference"/>
        </w:rPr>
        <w:annotationRef/>
      </w:r>
      <w:r w:rsidRPr="00F70A39">
        <w:rPr>
          <w:highlight w:val="yellow"/>
        </w:rPr>
        <w:t>I’m keen to include this short para but am open-minded on whether to include the final sentence.</w:t>
      </w:r>
      <w:r>
        <w:t xml:space="preserve">  If you decide to leave it in, then a citation is probably needed for AmP.</w:t>
      </w:r>
    </w:p>
  </w:comment>
  <w:comment w:id="4" w:author="Roger Nisbet" w:date="2024-03-03T15:00:00Z" w:initials="RN">
    <w:p w14:paraId="411A8665" w14:textId="77777777" w:rsidR="00E73D67" w:rsidRDefault="00E73D67">
      <w:pPr>
        <w:pStyle w:val="CommentText"/>
      </w:pPr>
      <w:r>
        <w:rPr>
          <w:rStyle w:val="CommentReference"/>
        </w:rPr>
        <w:annotationRef/>
      </w:r>
      <w:r>
        <w:t>Good citations.</w:t>
      </w:r>
    </w:p>
    <w:p w14:paraId="3789ABDD" w14:textId="13852F57" w:rsidR="00E73D67" w:rsidRDefault="00E73D67">
      <w:pPr>
        <w:pStyle w:val="CommentText"/>
      </w:pPr>
      <w:r>
        <w:t>I’m assuming you’re OK with leaving it in as I refer to it later.</w:t>
      </w:r>
    </w:p>
  </w:comment>
  <w:comment w:id="5" w:author="Schwemmer, Teresa" w:date="2024-03-13T14:33:00Z" w:initials="TS">
    <w:p w14:paraId="591C13AD" w14:textId="77777777" w:rsidR="00DA2EF1" w:rsidRDefault="00DA2EF1" w:rsidP="00DA2EF1">
      <w:pPr>
        <w:pStyle w:val="CommentText"/>
      </w:pPr>
      <w:r>
        <w:rPr>
          <w:rStyle w:val="CommentReference"/>
        </w:rPr>
        <w:annotationRef/>
      </w:r>
      <w:r>
        <w:t>Yes!</w:t>
      </w:r>
    </w:p>
  </w:comment>
  <w:comment w:id="9" w:author="Roger Nisbet" w:date="2024-03-05T15:29:00Z" w:initials="RN">
    <w:p w14:paraId="61F27F6D" w14:textId="68192F01" w:rsidR="00E73D67" w:rsidRDefault="00E73D67">
      <w:pPr>
        <w:pStyle w:val="CommentText"/>
      </w:pPr>
      <w:r>
        <w:rPr>
          <w:rStyle w:val="CommentReference"/>
        </w:rPr>
        <w:annotationRef/>
      </w:r>
      <w:r w:rsidRPr="00B93914">
        <w:rPr>
          <w:highlight w:val="green"/>
        </w:rPr>
        <w:t>SEE LATER COMMENT ABOUT ASSIMILATION/ABSORPTION AND ABOUT WHETHER YOLK IS FOOD FOR EMBRYOS.  WE NEED TO BE CONSISTENT.  I FAVOR USING “ASSIMILATION” FOR BOTH PROCESSES.</w:t>
      </w:r>
    </w:p>
  </w:comment>
  <w:comment w:id="10" w:author="Roger Nisbet" w:date="2024-03-06T15:37:00Z" w:initials="RN">
    <w:p w14:paraId="102AB514" w14:textId="68085D4D" w:rsidR="00E73D67" w:rsidRDefault="00E73D67">
      <w:pPr>
        <w:pStyle w:val="CommentText"/>
      </w:pPr>
      <w:r>
        <w:rPr>
          <w:rStyle w:val="CommentReference"/>
        </w:rPr>
        <w:annotationRef/>
      </w:r>
      <w:r>
        <w:t>Fussy comment.  The fractions to each individual endpoint (growth, repro, maint) DO change during the lifecycle.  It’s the parameter kappa that doesn’t change.</w:t>
      </w:r>
    </w:p>
  </w:comment>
  <w:comment w:id="11" w:author="Schwemmer, Teresa" w:date="2024-03-13T14:36:00Z" w:initials="TS">
    <w:p w14:paraId="7B9AF32D" w14:textId="77777777" w:rsidR="00DA2EF1" w:rsidRDefault="00DA2EF1" w:rsidP="00DA2EF1">
      <w:pPr>
        <w:pStyle w:val="CommentText"/>
      </w:pPr>
      <w:r>
        <w:rPr>
          <w:rStyle w:val="CommentReference"/>
        </w:rPr>
        <w:annotationRef/>
      </w:r>
      <w:r>
        <w:t xml:space="preserve">Understood- I was trying to state that kappa doesn’t change but am fine with leaving that out as we don’t really touch kappa in this study anyway. </w:t>
      </w:r>
    </w:p>
  </w:comment>
  <w:comment w:id="12" w:author="Roger Nisbet" w:date="2024-03-06T15:53:00Z" w:initials="RN">
    <w:p w14:paraId="3138ECA2" w14:textId="19EE8B9D" w:rsidR="00E73D67" w:rsidRDefault="00E73D67">
      <w:pPr>
        <w:pStyle w:val="CommentText"/>
      </w:pPr>
      <w:r>
        <w:rPr>
          <w:rStyle w:val="CommentReference"/>
        </w:rPr>
        <w:annotationRef/>
      </w:r>
      <w:r>
        <w:t>Another fussy comment.  You used the term “mass” a few lines on.  This tiny edit adds (?) consistency.</w:t>
      </w:r>
    </w:p>
  </w:comment>
  <w:comment w:id="13" w:author="Schwemmer, Teresa" w:date="2024-03-13T14:37:00Z" w:initials="TS">
    <w:p w14:paraId="602A6E03" w14:textId="77777777" w:rsidR="00DA2EF1" w:rsidRDefault="00DA2EF1" w:rsidP="00DA2EF1">
      <w:pPr>
        <w:pStyle w:val="CommentText"/>
      </w:pPr>
      <w:r>
        <w:rPr>
          <w:rStyle w:val="CommentReference"/>
        </w:rPr>
        <w:annotationRef/>
      </w:r>
      <w:r>
        <w:t>Sounds good</w:t>
      </w:r>
    </w:p>
  </w:comment>
  <w:comment w:id="14" w:author="Roger Nisbet" w:date="2024-01-22T20:57:00Z" w:initials="RN">
    <w:p w14:paraId="5A465967" w14:textId="7037DC69" w:rsidR="00E73D67" w:rsidRDefault="00E73D67">
      <w:pPr>
        <w:pStyle w:val="CommentText"/>
      </w:pPr>
      <w:r>
        <w:rPr>
          <w:rStyle w:val="CommentReference"/>
        </w:rPr>
        <w:annotationRef/>
      </w:r>
      <w:r w:rsidRPr="007D4E81">
        <w:rPr>
          <w:highlight w:val="yellow"/>
        </w:rPr>
        <w:t>You need to explain how this calculation was done – or at least outline briefly.  They aren’t in Table 1.</w:t>
      </w:r>
    </w:p>
  </w:comment>
  <w:comment w:id="15" w:author="Teresa G Schwemmer" w:date="2024-02-29T18:16:00Z" w:initials="TGS">
    <w:p w14:paraId="6AB4BE29" w14:textId="77777777" w:rsidR="00E73D67" w:rsidRDefault="00E73D67" w:rsidP="007F722E">
      <w:pPr>
        <w:pStyle w:val="CommentText"/>
      </w:pPr>
      <w:r>
        <w:rPr>
          <w:rStyle w:val="CommentReference"/>
        </w:rPr>
        <w:annotationRef/>
      </w:r>
      <w:r>
        <w:t>Added the equations and explanation below - thanks</w:t>
      </w:r>
    </w:p>
  </w:comment>
  <w:comment w:id="16" w:author="Roger Nisbet" w:date="2024-03-05T11:44:00Z" w:initials="RN">
    <w:p w14:paraId="590ABF68" w14:textId="622376A8" w:rsidR="00E73D67" w:rsidRDefault="00E73D67">
      <w:pPr>
        <w:pStyle w:val="CommentText"/>
      </w:pPr>
      <w:r>
        <w:rPr>
          <w:rStyle w:val="CommentReference"/>
        </w:rPr>
        <w:annotationRef/>
      </w:r>
      <w:r>
        <w:t>Nice clear explanation.  A reviewer may ask us to push it to section 2.3.  Perhaps leave it here for now?</w:t>
      </w:r>
    </w:p>
  </w:comment>
  <w:comment w:id="17" w:author="Schwemmer, Teresa" w:date="2024-03-13T14:39:00Z" w:initials="TS">
    <w:p w14:paraId="09165153" w14:textId="77777777" w:rsidR="00DA2EF1" w:rsidRDefault="00DA2EF1" w:rsidP="00DA2EF1">
      <w:pPr>
        <w:pStyle w:val="CommentText"/>
      </w:pPr>
      <w:r>
        <w:rPr>
          <w:rStyle w:val="CommentReference"/>
        </w:rPr>
        <w:annotationRef/>
      </w:r>
      <w:r>
        <w:t xml:space="preserve">That probably makes more sense. It is a mixture of model description and value calculations and may make more sense in 2.3. </w:t>
      </w:r>
    </w:p>
  </w:comment>
  <w:comment w:id="21" w:author="Schwemmer, Teresa" w:date="2024-03-14T11:08:00Z" w:initials="TS">
    <w:p w14:paraId="1ED94CDB" w14:textId="77777777" w:rsidR="00351609" w:rsidRDefault="00351609" w:rsidP="00351609">
      <w:pPr>
        <w:pStyle w:val="CommentText"/>
      </w:pPr>
      <w:r>
        <w:rPr>
          <w:rStyle w:val="CommentReference"/>
        </w:rPr>
        <w:annotationRef/>
      </w:r>
      <w:r>
        <w:t>@Janet this is a new paragraph added by Roger</w:t>
      </w:r>
    </w:p>
  </w:comment>
  <w:comment w:id="19" w:author="Roger Nisbet" w:date="2024-02-08T10:27:00Z" w:initials="RN">
    <w:p w14:paraId="59FC1C39" w14:textId="692BA086" w:rsidR="00E73D67" w:rsidRDefault="00E73D67">
      <w:pPr>
        <w:pStyle w:val="CommentText"/>
      </w:pPr>
      <w:r>
        <w:rPr>
          <w:rStyle w:val="CommentReference"/>
        </w:rPr>
        <w:annotationRef/>
      </w:r>
      <w:r>
        <w:t>I added this short para to emphasize link to intro.  You may prefer to place it at start of section 2.3?</w:t>
      </w:r>
    </w:p>
  </w:comment>
  <w:comment w:id="20" w:author="Teresa G Schwemmer" w:date="2024-02-29T18:18:00Z" w:initials="TGS">
    <w:p w14:paraId="42465316" w14:textId="77777777" w:rsidR="00E73D67" w:rsidRDefault="00E73D67" w:rsidP="007F722E">
      <w:pPr>
        <w:pStyle w:val="CommentText"/>
      </w:pPr>
      <w:r>
        <w:rPr>
          <w:rStyle w:val="CommentReference"/>
        </w:rPr>
        <w:annotationRef/>
      </w:r>
      <w:r>
        <w:t>I like it here, it gives more meaning to the listing of types of data that follows</w:t>
      </w:r>
    </w:p>
  </w:comment>
  <w:comment w:id="22" w:author="Roger Nisbet" w:date="2024-02-08T10:20:00Z" w:initials="RN">
    <w:p w14:paraId="77A45F5A" w14:textId="032EDBD9" w:rsidR="00E73D67" w:rsidRDefault="00E73D67">
      <w:pPr>
        <w:pStyle w:val="CommentText"/>
      </w:pPr>
      <w:r>
        <w:rPr>
          <w:rStyle w:val="CommentReference"/>
        </w:rPr>
        <w:annotationRef/>
      </w:r>
      <w:r w:rsidRPr="00F70A39">
        <w:rPr>
          <w:highlight w:val="yellow"/>
        </w:rPr>
        <w:t>Can you give sources for the wo groups of data?  Also, what do you mean by “existing data”</w:t>
      </w:r>
    </w:p>
  </w:comment>
  <w:comment w:id="23" w:author="Teresa G Schwemmer" w:date="2024-02-29T18:23:00Z" w:initials="TGS">
    <w:p w14:paraId="0367DBF2" w14:textId="77777777" w:rsidR="00E73D67" w:rsidRDefault="00E73D67" w:rsidP="00580895">
      <w:pPr>
        <w:pStyle w:val="CommentText"/>
      </w:pPr>
      <w:r>
        <w:rPr>
          <w:rStyle w:val="CommentReference"/>
        </w:rPr>
        <w:annotationRef/>
      </w:r>
      <w:r>
        <w:t xml:space="preserve">I added “listed in Section 2.2” </w:t>
      </w:r>
    </w:p>
  </w:comment>
  <w:comment w:id="24" w:author="Roger Nisbet" w:date="2024-03-05T11:50:00Z" w:initials="RN">
    <w:p w14:paraId="6B43B32D" w14:textId="77DF23B3" w:rsidR="00E73D67" w:rsidRDefault="00E73D67">
      <w:pPr>
        <w:pStyle w:val="CommentText"/>
      </w:pPr>
      <w:r>
        <w:rPr>
          <w:rStyle w:val="CommentReference"/>
        </w:rPr>
        <w:annotationRef/>
      </w:r>
      <w:r>
        <w:t>OK</w:t>
      </w:r>
    </w:p>
  </w:comment>
  <w:comment w:id="25" w:author="Roger Nisbet" w:date="2024-02-08T11:06:00Z" w:initials="RN">
    <w:p w14:paraId="37C2497D" w14:textId="4BD4CE38" w:rsidR="00E73D67" w:rsidRDefault="00E73D67">
      <w:pPr>
        <w:pStyle w:val="CommentText"/>
      </w:pPr>
      <w:r>
        <w:rPr>
          <w:rStyle w:val="CommentReference"/>
        </w:rPr>
        <w:annotationRef/>
      </w:r>
      <w:r w:rsidRPr="00F70A39">
        <w:rPr>
          <w:highlight w:val="yellow"/>
        </w:rPr>
        <w:t>Same question as before – you need to define “existing data”.</w:t>
      </w:r>
    </w:p>
  </w:comment>
  <w:comment w:id="26" w:author="Teresa G Schwemmer" w:date="2024-02-29T18:38:00Z" w:initials="TGS">
    <w:p w14:paraId="28B4778F" w14:textId="77777777" w:rsidR="00E73D67" w:rsidRDefault="00E73D67" w:rsidP="004F51C9">
      <w:pPr>
        <w:pStyle w:val="CommentText"/>
      </w:pPr>
      <w:r>
        <w:rPr>
          <w:rStyle w:val="CommentReference"/>
        </w:rPr>
        <w:annotationRef/>
      </w:r>
      <w:r>
        <w:t>Rephrased to clarify. I used “existing” to emphasize that I didn’t collect the data for this study but that probably isn’t necessary since we describe where all the data came from!</w:t>
      </w:r>
    </w:p>
  </w:comment>
  <w:comment w:id="27" w:author="Roger Nisbet" w:date="2024-03-05T11:53:00Z" w:initials="RN">
    <w:p w14:paraId="048C5E52" w14:textId="68C0902B" w:rsidR="00E73D67" w:rsidRDefault="00E73D67">
      <w:pPr>
        <w:pStyle w:val="CommentText"/>
      </w:pPr>
      <w:r>
        <w:rPr>
          <w:rStyle w:val="CommentReference"/>
        </w:rPr>
        <w:annotationRef/>
      </w:r>
      <w:r>
        <w:t>OK</w:t>
      </w:r>
    </w:p>
  </w:comment>
  <w:comment w:id="28" w:author="Roger Nisbet" w:date="2024-02-08T11:08:00Z" w:initials="RN">
    <w:p w14:paraId="2D5B9D6F" w14:textId="59568DFC" w:rsidR="00E73D67" w:rsidRDefault="00E73D67">
      <w:pPr>
        <w:pStyle w:val="CommentText"/>
      </w:pPr>
      <w:r>
        <w:rPr>
          <w:rStyle w:val="CommentReference"/>
        </w:rPr>
        <w:annotationRef/>
      </w:r>
      <w:r>
        <w:t>IS THIS CORRECT?</w:t>
      </w:r>
    </w:p>
  </w:comment>
  <w:comment w:id="29" w:author="Teresa G Schwemmer" w:date="2024-02-29T18:37:00Z" w:initials="TGS">
    <w:p w14:paraId="71CE8222" w14:textId="77777777" w:rsidR="00E73D67" w:rsidRDefault="00E73D67" w:rsidP="004F51C9">
      <w:pPr>
        <w:pStyle w:val="CommentText"/>
      </w:pPr>
      <w:r>
        <w:rPr>
          <w:rStyle w:val="CommentReference"/>
        </w:rPr>
        <w:annotationRef/>
      </w:r>
      <w:r>
        <w:t>Yes - not hypoxic fish</w:t>
      </w:r>
    </w:p>
  </w:comment>
  <w:comment w:id="30" w:author="Roger Nisbet" w:date="2024-03-05T11:53:00Z" w:initials="RN">
    <w:p w14:paraId="76D43570" w14:textId="0B2D6E40" w:rsidR="00E73D67" w:rsidRDefault="00E73D67">
      <w:pPr>
        <w:pStyle w:val="CommentText"/>
      </w:pPr>
      <w:r>
        <w:rPr>
          <w:rStyle w:val="CommentReference"/>
        </w:rPr>
        <w:annotationRef/>
      </w:r>
      <w:r>
        <w:t>OK</w:t>
      </w:r>
    </w:p>
  </w:comment>
  <w:comment w:id="31" w:author="Roger Nisbet" w:date="2024-03-06T16:05:00Z" w:initials="RN">
    <w:p w14:paraId="194D0A08" w14:textId="471EE2AB" w:rsidR="00E73D67" w:rsidRDefault="00E73D67">
      <w:pPr>
        <w:pStyle w:val="CommentText"/>
      </w:pPr>
      <w:r>
        <w:rPr>
          <w:rStyle w:val="CommentReference"/>
        </w:rPr>
        <w:annotationRef/>
      </w:r>
      <w:r>
        <w:t>Don’t understand the “and” here?</w:t>
      </w:r>
    </w:p>
  </w:comment>
  <w:comment w:id="32" w:author="Roger Nisbet" w:date="2024-03-06T16:06:00Z" w:initials="RN">
    <w:p w14:paraId="4F750783" w14:textId="29814480" w:rsidR="00E73D67" w:rsidRDefault="00E73D67">
      <w:pPr>
        <w:pStyle w:val="CommentText"/>
      </w:pPr>
      <w:r>
        <w:rPr>
          <w:rStyle w:val="CommentReference"/>
        </w:rPr>
        <w:annotationRef/>
      </w:r>
      <w:r w:rsidRPr="00543B2F">
        <w:rPr>
          <w:highlight w:val="green"/>
        </w:rPr>
        <w:t>Don’t understand this sentence.</w:t>
      </w:r>
    </w:p>
  </w:comment>
  <w:comment w:id="33" w:author="Schwemmer, Teresa" w:date="2024-03-13T18:04:00Z" w:initials="TS">
    <w:p w14:paraId="451B0721" w14:textId="77777777" w:rsidR="009C26F8" w:rsidRDefault="009C26F8" w:rsidP="009C26F8">
      <w:pPr>
        <w:pStyle w:val="CommentText"/>
      </w:pPr>
      <w:r>
        <w:rPr>
          <w:rStyle w:val="CommentReference"/>
        </w:rPr>
        <w:annotationRef/>
      </w:r>
      <w:r>
        <w:t>I removed extraneous info to make it more clear and concise</w:t>
      </w:r>
    </w:p>
  </w:comment>
  <w:comment w:id="34" w:author="Roger Nisbet" w:date="2024-03-06T16:19:00Z" w:initials="RN">
    <w:p w14:paraId="5C53ACE5" w14:textId="518E5167" w:rsidR="00E73D67" w:rsidRDefault="00E73D67">
      <w:pPr>
        <w:pStyle w:val="CommentText"/>
      </w:pPr>
      <w:r>
        <w:rPr>
          <w:rStyle w:val="CommentReference"/>
        </w:rPr>
        <w:annotationRef/>
      </w:r>
      <w:r w:rsidRPr="00543B2F">
        <w:rPr>
          <w:highlight w:val="green"/>
        </w:rPr>
        <w:t>Isn’t this a “result”?</w:t>
      </w:r>
      <w:r>
        <w:t xml:space="preserve">  </w:t>
      </w:r>
    </w:p>
  </w:comment>
  <w:comment w:id="35" w:author="Schwemmer, Teresa" w:date="2024-03-13T14:49:00Z" w:initials="TS">
    <w:p w14:paraId="1E17C477" w14:textId="77777777" w:rsidR="00A40670" w:rsidRDefault="00A40670" w:rsidP="00A40670">
      <w:pPr>
        <w:pStyle w:val="CommentText"/>
      </w:pPr>
      <w:r>
        <w:rPr>
          <w:rStyle w:val="CommentReference"/>
        </w:rPr>
        <w:annotationRef/>
      </w:r>
      <w:r>
        <w:t xml:space="preserve">Yes, I will remove this because the first sentence of results directs readers there. </w:t>
      </w:r>
    </w:p>
  </w:comment>
  <w:comment w:id="36" w:author="Roger Nisbet" w:date="2024-03-07T09:25:00Z" w:initials="RN">
    <w:p w14:paraId="64B8EDC1" w14:textId="19D00293" w:rsidR="00E73D67" w:rsidRDefault="00E73D67">
      <w:pPr>
        <w:pStyle w:val="CommentText"/>
      </w:pPr>
      <w:r>
        <w:rPr>
          <w:rStyle w:val="CommentReference"/>
        </w:rPr>
        <w:annotationRef/>
      </w:r>
      <w:r>
        <w:t>This forward pointer to the math could help some readers.</w:t>
      </w:r>
    </w:p>
  </w:comment>
  <w:comment w:id="38" w:author="Schwemmer, Teresa" w:date="2024-03-14T11:08:00Z" w:initials="TS">
    <w:p w14:paraId="0AAC907E" w14:textId="77777777" w:rsidR="00351609" w:rsidRDefault="00351609" w:rsidP="00351609">
      <w:pPr>
        <w:pStyle w:val="CommentText"/>
      </w:pPr>
      <w:r>
        <w:rPr>
          <w:rStyle w:val="CommentReference"/>
        </w:rPr>
        <w:annotationRef/>
      </w:r>
      <w:r>
        <w:t>@Janet this is a new section added by Roger</w:t>
      </w:r>
    </w:p>
  </w:comment>
  <w:comment w:id="37" w:author="Schwemmer, Teresa" w:date="2024-03-13T14:55:00Z" w:initials="TS">
    <w:p w14:paraId="261D8FD1" w14:textId="1161C931" w:rsidR="00354A45" w:rsidRDefault="008433E9" w:rsidP="00354A45">
      <w:pPr>
        <w:pStyle w:val="CommentText"/>
      </w:pPr>
      <w:r>
        <w:rPr>
          <w:rStyle w:val="CommentReference"/>
        </w:rPr>
        <w:annotationRef/>
      </w:r>
      <w:r w:rsidR="00354A45">
        <w:t>I like this addition, thanks for adding!</w:t>
      </w:r>
    </w:p>
  </w:comment>
  <w:comment w:id="39" w:author="Roger Nisbet" w:date="2024-03-05T15:25:00Z" w:initials="RN">
    <w:p w14:paraId="730D66BF" w14:textId="5D8B6EAB" w:rsidR="00E73D67" w:rsidRDefault="00E73D67">
      <w:pPr>
        <w:pStyle w:val="CommentText"/>
      </w:pPr>
      <w:r>
        <w:rPr>
          <w:rStyle w:val="CommentReference"/>
        </w:rPr>
        <w:annotationRef/>
      </w:r>
      <w:r>
        <w:t>This suggestion may be missing part of what you’re trying to say here.  Are you distinguishing assimilation (of food) and absorption (of yolk)?</w:t>
      </w:r>
    </w:p>
  </w:comment>
  <w:comment w:id="40" w:author="Schwemmer, Teresa" w:date="2024-03-13T14:59:00Z" w:initials="TS">
    <w:p w14:paraId="36EB47BA" w14:textId="77777777" w:rsidR="008433E9" w:rsidRDefault="008433E9" w:rsidP="008433E9">
      <w:pPr>
        <w:pStyle w:val="CommentText"/>
      </w:pPr>
      <w:r>
        <w:rPr>
          <w:rStyle w:val="CommentReference"/>
        </w:rPr>
        <w:annotationRef/>
      </w:r>
      <w:r>
        <w:t>Yes it is better to say both food and yolk here</w:t>
      </w:r>
    </w:p>
  </w:comment>
  <w:comment w:id="41" w:author="Roger Nisbet" w:date="2024-03-06T16:56:00Z" w:initials="RN">
    <w:p w14:paraId="7FC83D67" w14:textId="11A447E9" w:rsidR="00E73D67" w:rsidRDefault="00E73D67">
      <w:pPr>
        <w:pStyle w:val="CommentText"/>
      </w:pPr>
      <w:r>
        <w:rPr>
          <w:rStyle w:val="CommentReference"/>
        </w:rPr>
        <w:annotationRef/>
      </w:r>
      <w:r>
        <w:t>No need to keep repeating the pointer to Muller et al.</w:t>
      </w:r>
    </w:p>
  </w:comment>
  <w:comment w:id="42" w:author="Roger Nisbet" w:date="2024-02-08T11:20:00Z" w:initials="RN">
    <w:p w14:paraId="1E01E5C1" w14:textId="6A4CF54B" w:rsidR="00E73D67" w:rsidRDefault="00E73D67">
      <w:pPr>
        <w:pStyle w:val="CommentText"/>
      </w:pPr>
      <w:r>
        <w:rPr>
          <w:rStyle w:val="CommentReference"/>
        </w:rPr>
        <w:annotationRef/>
      </w:r>
      <w:r w:rsidRPr="009D69D5">
        <w:rPr>
          <w:highlight w:val="yellow"/>
        </w:rPr>
        <w:t>Similar point to above – you previously stated no change in oxygen use?  This doesn’t preclude increased use of anaerobic processes, but will the reader understand?</w:t>
      </w:r>
    </w:p>
  </w:comment>
  <w:comment w:id="43" w:author="Teresa G Schwemmer" w:date="2024-02-29T22:31:00Z" w:initials="TS">
    <w:p w14:paraId="39F77A89" w14:textId="77777777" w:rsidR="00E73D67" w:rsidRDefault="00E73D67" w:rsidP="0083236E">
      <w:pPr>
        <w:pStyle w:val="CommentText"/>
      </w:pPr>
      <w:r>
        <w:rPr>
          <w:rStyle w:val="CommentReference"/>
        </w:rPr>
        <w:annotationRef/>
      </w:r>
      <w:r>
        <w:t xml:space="preserve">I have added a sentence stating that anaerobic glycolysis can be used even when hypoxia isn’t severe enough for oxygen consumption to decline. This is also mentioned in the discussion but should be brought up here to help justify the hypothesis. </w:t>
      </w:r>
    </w:p>
  </w:comment>
  <w:comment w:id="44" w:author="Roger Nisbet" w:date="2024-03-05T15:41:00Z" w:initials="RN">
    <w:p w14:paraId="6E4EEE10" w14:textId="23792322" w:rsidR="00E73D67" w:rsidRDefault="00E73D67">
      <w:pPr>
        <w:pStyle w:val="CommentText"/>
      </w:pPr>
      <w:r>
        <w:rPr>
          <w:rStyle w:val="CommentReference"/>
        </w:rPr>
        <w:annotationRef/>
      </w:r>
      <w:r>
        <w:t>Good addition.</w:t>
      </w:r>
    </w:p>
  </w:comment>
  <w:comment w:id="45" w:author="Roger Nisbet" w:date="2024-03-06T16:59:00Z" w:initials="RN">
    <w:p w14:paraId="741EF634" w14:textId="0C68F2EB" w:rsidR="00E73D67" w:rsidRDefault="00E73D67">
      <w:pPr>
        <w:pStyle w:val="CommentText"/>
      </w:pPr>
      <w:r>
        <w:rPr>
          <w:rStyle w:val="CommentReference"/>
        </w:rPr>
        <w:annotationRef/>
      </w:r>
      <w:r>
        <w:t>Is this your intended meaning.</w:t>
      </w:r>
    </w:p>
  </w:comment>
  <w:comment w:id="46" w:author="Schwemmer, Teresa" w:date="2024-03-13T15:04:00Z" w:initials="TS">
    <w:p w14:paraId="14926D25" w14:textId="77777777" w:rsidR="00923764" w:rsidRDefault="00923764" w:rsidP="00923764">
      <w:pPr>
        <w:pStyle w:val="CommentText"/>
      </w:pPr>
      <w:r>
        <w:rPr>
          <w:rStyle w:val="CommentReference"/>
        </w:rPr>
        <w:annotationRef/>
      </w:r>
      <w:r>
        <w:t>Yeah this sounds better</w:t>
      </w:r>
    </w:p>
  </w:comment>
  <w:comment w:id="47" w:author="Schwemmer, Teresa" w:date="2024-03-13T15:05:00Z" w:initials="TS">
    <w:p w14:paraId="604378A2" w14:textId="77777777" w:rsidR="00923764" w:rsidRDefault="00923764" w:rsidP="00923764">
      <w:pPr>
        <w:pStyle w:val="CommentText"/>
      </w:pPr>
      <w:r>
        <w:rPr>
          <w:rStyle w:val="CommentReference"/>
        </w:rPr>
        <w:annotationRef/>
      </w:r>
      <w:r>
        <w:t>And I removed “perhaps” from “perhaps through lactate accumulation...” because “may also be responsible” covers that</w:t>
      </w:r>
    </w:p>
  </w:comment>
  <w:comment w:id="48" w:author="Roger Nisbet" w:date="2024-03-06T17:00:00Z" w:initials="RN">
    <w:p w14:paraId="50BF5F84" w14:textId="1CF9EB6F" w:rsidR="00E73D67" w:rsidRDefault="00E73D67">
      <w:pPr>
        <w:pStyle w:val="CommentText"/>
      </w:pPr>
      <w:r>
        <w:rPr>
          <w:rStyle w:val="CommentReference"/>
        </w:rPr>
        <w:annotationRef/>
      </w:r>
      <w:r>
        <w:t>I changed the wording here because with (for example) glucose,  glycolysis is always needed to generate pyruvate as an entry to the TCA cycle ( if I understand it correctly).</w:t>
      </w:r>
    </w:p>
  </w:comment>
  <w:comment w:id="49" w:author="Schwemmer, Teresa" w:date="2024-03-13T15:06:00Z" w:initials="TS">
    <w:p w14:paraId="1356FCED" w14:textId="77777777" w:rsidR="00923764" w:rsidRDefault="00923764" w:rsidP="00923764">
      <w:pPr>
        <w:pStyle w:val="CommentText"/>
      </w:pPr>
      <w:r>
        <w:rPr>
          <w:rStyle w:val="CommentReference"/>
        </w:rPr>
        <w:annotationRef/>
      </w:r>
      <w:r>
        <w:t>Good point!</w:t>
      </w:r>
    </w:p>
  </w:comment>
  <w:comment w:id="52" w:author="Roger Nisbet" w:date="2024-02-08T11:22:00Z" w:initials="RN">
    <w:p w14:paraId="0FCB324B" w14:textId="77777777" w:rsidR="00944750" w:rsidRDefault="00944750" w:rsidP="00944750">
      <w:pPr>
        <w:pStyle w:val="CommentText"/>
      </w:pPr>
      <w:r>
        <w:rPr>
          <w:rStyle w:val="CommentReference"/>
        </w:rPr>
        <w:annotationRef/>
      </w:r>
      <w:r w:rsidRPr="009D69D5">
        <w:rPr>
          <w:highlight w:val="yellow"/>
        </w:rPr>
        <w:t>Again the same point about no change in oxygen cosumption</w:t>
      </w:r>
    </w:p>
  </w:comment>
  <w:comment w:id="53" w:author="Teresa G Schwemmer" w:date="2024-02-29T22:36:00Z" w:initials="TS">
    <w:p w14:paraId="015519AD" w14:textId="77777777" w:rsidR="00944750" w:rsidRDefault="00944750" w:rsidP="00944750">
      <w:pPr>
        <w:pStyle w:val="CommentText"/>
      </w:pPr>
      <w:r>
        <w:rPr>
          <w:rStyle w:val="CommentReference"/>
        </w:rPr>
        <w:annotationRef/>
      </w:r>
      <w:r>
        <w:t>As discussed I added a sentence referring to the large amount of variability between individuals, which could hide small differences in metabolic rate that may result from damage repair.</w:t>
      </w:r>
    </w:p>
  </w:comment>
  <w:comment w:id="54" w:author="Teresa G Schwemmer" w:date="2024-02-29T22:38:00Z" w:initials="TS">
    <w:p w14:paraId="38C6BEB1" w14:textId="77777777" w:rsidR="00944750" w:rsidRDefault="00944750" w:rsidP="00944750">
      <w:pPr>
        <w:pStyle w:val="CommentText"/>
      </w:pPr>
      <w:r>
        <w:rPr>
          <w:rStyle w:val="CommentReference"/>
        </w:rPr>
        <w:annotationRef/>
      </w:r>
      <w:r>
        <w:t>(It is the sentence that starts with “The oxygen consumption rates of M. menidia early life stages did not significantly increase...”)</w:t>
      </w:r>
    </w:p>
  </w:comment>
  <w:comment w:id="55" w:author="Roger Nisbet" w:date="2024-03-06T22:29:00Z" w:initials="RN">
    <w:p w14:paraId="3B8E52A9" w14:textId="77777777" w:rsidR="00944750" w:rsidRDefault="00944750" w:rsidP="00944750">
      <w:pPr>
        <w:pStyle w:val="CommentText"/>
      </w:pPr>
      <w:r>
        <w:rPr>
          <w:rStyle w:val="CommentReference"/>
        </w:rPr>
        <w:annotationRef/>
      </w:r>
      <w:r>
        <w:t>This first highlighted para now seems fine.  I’ve added a sentence and a para break so as the points about the measured O2 consumption gets a stand-alone para.</w:t>
      </w:r>
    </w:p>
  </w:comment>
  <w:comment w:id="50" w:author="Roger Nisbet" w:date="2024-03-05T15:52:00Z" w:initials="RN">
    <w:p w14:paraId="5E05F1D6" w14:textId="77777777" w:rsidR="00944750" w:rsidRDefault="00944750" w:rsidP="00944750">
      <w:pPr>
        <w:pStyle w:val="CommentText"/>
      </w:pPr>
      <w:r>
        <w:rPr>
          <w:rStyle w:val="CommentReference"/>
        </w:rPr>
        <w:annotationRef/>
      </w:r>
      <w:r w:rsidRPr="00EC30E7">
        <w:rPr>
          <w:highlight w:val="green"/>
        </w:rPr>
        <w:t>How does this relate to the maintnenace rate in DEB</w:t>
      </w:r>
    </w:p>
  </w:comment>
  <w:comment w:id="51" w:author="Schwemmer, Teresa" w:date="2024-03-13T15:26:00Z" w:initials="TS">
    <w:p w14:paraId="251B93C8" w14:textId="77777777" w:rsidR="00944750" w:rsidRDefault="00944750" w:rsidP="00944750">
      <w:pPr>
        <w:pStyle w:val="CommentText"/>
      </w:pPr>
      <w:r>
        <w:rPr>
          <w:rStyle w:val="CommentReference"/>
        </w:rPr>
        <w:annotationRef/>
      </w:r>
      <w:r>
        <w:t xml:space="preserve">This sentence highlights additional activities (energetic demands) that could increase maintenance, but maybe fits better at the end of the previous paragraph. </w:t>
      </w:r>
    </w:p>
  </w:comment>
  <w:comment w:id="56" w:author="Schwemmer, Teresa" w:date="2024-03-14T11:12:00Z" w:initials="TS">
    <w:p w14:paraId="1B3552F8" w14:textId="77777777" w:rsidR="00351609" w:rsidRDefault="00351609" w:rsidP="00351609">
      <w:pPr>
        <w:pStyle w:val="CommentText"/>
      </w:pPr>
      <w:r>
        <w:rPr>
          <w:rStyle w:val="CommentReference"/>
        </w:rPr>
        <w:annotationRef/>
      </w:r>
      <w:r>
        <w:t xml:space="preserve">@Janet I think this paragraph Roger and I added is new since you read it? </w:t>
      </w:r>
    </w:p>
  </w:comment>
  <w:comment w:id="58" w:author="Roger Nisbet" w:date="2024-03-06T15:20:00Z" w:initials="RN">
    <w:p w14:paraId="25A2BB61" w14:textId="3DD3AE64" w:rsidR="00E73D67" w:rsidRDefault="00E73D67">
      <w:pPr>
        <w:pStyle w:val="CommentText"/>
      </w:pPr>
      <w:r>
        <w:rPr>
          <w:rStyle w:val="CommentReference"/>
        </w:rPr>
        <w:annotationRef/>
      </w:r>
      <w:r>
        <w:t>Good para.</w:t>
      </w:r>
    </w:p>
  </w:comment>
  <w:comment w:id="61" w:author="Schwemmer, Teresa" w:date="2024-03-14T11:12:00Z" w:initials="TS">
    <w:p w14:paraId="748F5A8B" w14:textId="77777777" w:rsidR="00351609" w:rsidRDefault="00351609" w:rsidP="00351609">
      <w:pPr>
        <w:pStyle w:val="CommentText"/>
      </w:pPr>
      <w:r>
        <w:rPr>
          <w:rStyle w:val="CommentReference"/>
        </w:rPr>
        <w:annotationRef/>
      </w:r>
      <w:r>
        <w:t>@Janet this paragraph was added by Roger</w:t>
      </w:r>
    </w:p>
  </w:comment>
  <w:comment w:id="59" w:author="Roger Nisbet" w:date="2024-03-07T10:12:00Z" w:initials="RN">
    <w:p w14:paraId="36F61838" w14:textId="5F78CF21" w:rsidR="00E73D67" w:rsidRDefault="00E73D67">
      <w:pPr>
        <w:pStyle w:val="CommentText"/>
      </w:pPr>
      <w:r>
        <w:rPr>
          <w:rStyle w:val="CommentReference"/>
        </w:rPr>
        <w:annotationRef/>
      </w:r>
      <w:r w:rsidRPr="00EC30E7">
        <w:rPr>
          <w:highlight w:val="green"/>
        </w:rPr>
        <w:t>I suggest adding this para here so that we have all the theory needed for our hypoxia modeling at the start of section 2.5.</w:t>
      </w:r>
    </w:p>
  </w:comment>
  <w:comment w:id="60" w:author="Schwemmer, Teresa" w:date="2024-03-13T15:32:00Z" w:initials="TS">
    <w:p w14:paraId="59C243AD" w14:textId="77777777" w:rsidR="00906195" w:rsidRDefault="00906195" w:rsidP="00906195">
      <w:pPr>
        <w:pStyle w:val="CommentText"/>
      </w:pPr>
      <w:r>
        <w:rPr>
          <w:rStyle w:val="CommentReference"/>
        </w:rPr>
        <w:annotationRef/>
      </w:r>
      <w:r>
        <w:t>Thank you for adding this explanation!</w:t>
      </w:r>
    </w:p>
  </w:comment>
  <w:comment w:id="62" w:author="Roger Nisbet" w:date="2024-02-08T11:32:00Z" w:initials="RN">
    <w:p w14:paraId="36ABE716" w14:textId="78A5FCCA" w:rsidR="00E73D67" w:rsidRPr="00A628DC" w:rsidRDefault="00E73D67">
      <w:pPr>
        <w:pStyle w:val="CommentText"/>
        <w:rPr>
          <w:color w:val="FFFF00"/>
        </w:rPr>
      </w:pPr>
      <w:r>
        <w:rPr>
          <w:rStyle w:val="CommentReference"/>
        </w:rPr>
        <w:annotationRef/>
      </w:r>
      <w:r w:rsidRPr="00A628DC">
        <w:rPr>
          <w:highlight w:val="yellow"/>
        </w:rPr>
        <w:t>I don’t think that the division by c is consistent with the Muller et al mechanism without more detail.</w:t>
      </w:r>
      <w:r>
        <w:t xml:space="preserve">  </w:t>
      </w:r>
      <w:r w:rsidRPr="00A628DC">
        <w:rPr>
          <w:highlight w:val="red"/>
        </w:rPr>
        <w:t>Let me think more about this</w:t>
      </w:r>
      <w:r>
        <w:rPr>
          <w:highlight w:val="red"/>
        </w:rPr>
        <w:t>.</w:t>
      </w:r>
    </w:p>
  </w:comment>
  <w:comment w:id="63" w:author="Teresa G Schwemmer" w:date="2024-02-29T22:42:00Z" w:initials="TS">
    <w:p w14:paraId="784AC0F6" w14:textId="77777777" w:rsidR="00E73D67" w:rsidRDefault="00E73D67" w:rsidP="003525B8">
      <w:pPr>
        <w:pStyle w:val="CommentText"/>
      </w:pPr>
      <w:r>
        <w:rPr>
          <w:rStyle w:val="CommentReference"/>
        </w:rPr>
        <w:annotationRef/>
      </w:r>
      <w:r>
        <w:t xml:space="preserve">I think when we met we decided the justifications above (in section 2.4) are adequate? Maintenance could increase slightly despite no changes in oxygen consumption, and mortality could increase with damage. </w:t>
      </w:r>
    </w:p>
    <w:p w14:paraId="66D99A92" w14:textId="77777777" w:rsidR="00E73D67" w:rsidRDefault="00E73D67" w:rsidP="003525B8">
      <w:pPr>
        <w:pStyle w:val="CommentText"/>
      </w:pPr>
    </w:p>
    <w:p w14:paraId="48FC98B1" w14:textId="77777777" w:rsidR="00E73D67" w:rsidRDefault="00E73D67" w:rsidP="003525B8">
      <w:pPr>
        <w:pStyle w:val="CommentText"/>
      </w:pPr>
      <w:r>
        <w:t>I added the phrase “for the reasons described in Section 2.4” - let me know if that sounds good.</w:t>
      </w:r>
    </w:p>
  </w:comment>
  <w:comment w:id="64" w:author="Roger Nisbet" w:date="2024-03-07T10:17:00Z" w:initials="RN">
    <w:p w14:paraId="33D5521E" w14:textId="45662285" w:rsidR="00E73D67" w:rsidRDefault="00E73D67">
      <w:pPr>
        <w:pStyle w:val="CommentText"/>
      </w:pPr>
      <w:r>
        <w:rPr>
          <w:rStyle w:val="CommentReference"/>
        </w:rPr>
        <w:annotationRef/>
      </w:r>
      <w:r>
        <w:t>You may want to reword this short para a little if you accept my previous suggestions.</w:t>
      </w:r>
    </w:p>
  </w:comment>
  <w:comment w:id="65" w:author="Schwemmer, Teresa" w:date="2024-03-13T15:34:00Z" w:initials="TS">
    <w:p w14:paraId="58757A5E" w14:textId="77777777" w:rsidR="00906195" w:rsidRDefault="00906195" w:rsidP="00906195">
      <w:pPr>
        <w:pStyle w:val="CommentText"/>
      </w:pPr>
      <w:r>
        <w:rPr>
          <w:rStyle w:val="CommentReference"/>
        </w:rPr>
        <w:annotationRef/>
      </w:r>
      <w:r>
        <w:t xml:space="preserve">Yes - accepted your paragraph above and removal of the redundant sentence here. </w:t>
      </w:r>
    </w:p>
  </w:comment>
  <w:comment w:id="71" w:author="Roger Nisbet" w:date="2024-02-08T12:00:00Z" w:initials="RN">
    <w:p w14:paraId="37896C02" w14:textId="0EBAB0C5" w:rsidR="00E73D67" w:rsidRDefault="00E73D67">
      <w:pPr>
        <w:pStyle w:val="CommentText"/>
      </w:pPr>
      <w:r>
        <w:rPr>
          <w:rStyle w:val="CommentReference"/>
        </w:rPr>
        <w:annotationRef/>
      </w:r>
      <w:r>
        <w:t>Do you mean adding the correction factor to JvM alone?  Or was it additional to the pervious runs meaning that although NLL will be reduced with a further degree of freedom, the improvement is too small to offset the penalty paid in the formula for AIC (1.99 from memory?)?</w:t>
      </w:r>
    </w:p>
  </w:comment>
  <w:comment w:id="72" w:author="Teresa G Schwemmer" w:date="2024-02-22T20:05:00Z" w:initials="TS">
    <w:p w14:paraId="1A8D9513" w14:textId="77777777" w:rsidR="00E73D67" w:rsidRDefault="00E73D67" w:rsidP="00520B64">
      <w:pPr>
        <w:pStyle w:val="CommentText"/>
      </w:pPr>
      <w:r>
        <w:rPr>
          <w:rStyle w:val="CommentReference"/>
        </w:rPr>
        <w:annotationRef/>
      </w:r>
      <w:r>
        <w:t xml:space="preserve">The second one - applying the correction factor to </w:t>
      </w:r>
      <w:r>
        <w:t xml:space="preserve">JvM, yVA, u_emb, and u_lar. I added the word “simultaneously” to make that clear, and added the reference to Table 4 where this can be seen. </w:t>
      </w:r>
    </w:p>
  </w:comment>
  <w:comment w:id="73" w:author="Roger Nisbet" w:date="2024-03-07T10:19:00Z" w:initials="RN">
    <w:p w14:paraId="7CCA648E" w14:textId="4F8F3F1F" w:rsidR="00E73D67" w:rsidRDefault="00E73D67">
      <w:pPr>
        <w:pStyle w:val="CommentText"/>
      </w:pPr>
      <w:r>
        <w:rPr>
          <w:rStyle w:val="CommentReference"/>
        </w:rPr>
        <w:annotationRef/>
      </w:r>
      <w:r>
        <w:t>OK</w:t>
      </w:r>
    </w:p>
  </w:comment>
  <w:comment w:id="74" w:author="Roger Nisbet" w:date="2024-02-08T12:04:00Z" w:initials="RN">
    <w:p w14:paraId="37913833" w14:textId="416EB377" w:rsidR="00E73D67" w:rsidRDefault="00E73D67">
      <w:pPr>
        <w:pStyle w:val="CommentText"/>
      </w:pPr>
      <w:r>
        <w:rPr>
          <w:rStyle w:val="CommentReference"/>
        </w:rPr>
        <w:annotationRef/>
      </w:r>
      <w:r>
        <w:t>I</w:t>
      </w:r>
      <w:r w:rsidRPr="00AE50F9">
        <w:rPr>
          <w:highlight w:val="yellow"/>
        </w:rPr>
        <w:t>’m not sure I understand this.</w:t>
      </w:r>
      <w:r>
        <w:t xml:space="preserve">  </w:t>
      </w:r>
      <w:r w:rsidRPr="00AE50F9">
        <w:rPr>
          <w:highlight w:val="red"/>
        </w:rPr>
        <w:t>Perhaps we should discuss?</w:t>
      </w:r>
    </w:p>
  </w:comment>
  <w:comment w:id="75" w:author="Teresa G Schwemmer" w:date="2024-02-22T20:09:00Z" w:initials="TS">
    <w:p w14:paraId="04279E3C" w14:textId="77777777" w:rsidR="00E73D67" w:rsidRDefault="00E73D67" w:rsidP="00520B64">
      <w:pPr>
        <w:pStyle w:val="CommentText"/>
      </w:pPr>
      <w:r>
        <w:rPr>
          <w:rStyle w:val="CommentReference"/>
        </w:rPr>
        <w:annotationRef/>
      </w:r>
      <w:r>
        <w:t xml:space="preserve">I made the changes discussed in our meeting - rewrote the sentence about </w:t>
      </w:r>
      <w:r>
        <w:t>applyign the correction factor to JaAm and both mortality parameters</w:t>
      </w:r>
    </w:p>
  </w:comment>
  <w:comment w:id="76" w:author="Roger Nisbet" w:date="2024-03-07T10:19:00Z" w:initials="RN">
    <w:p w14:paraId="3D2C3E18" w14:textId="46ADF256" w:rsidR="00E73D67" w:rsidRDefault="00E73D67">
      <w:pPr>
        <w:pStyle w:val="CommentText"/>
      </w:pPr>
      <w:r>
        <w:rPr>
          <w:rStyle w:val="CommentReference"/>
        </w:rPr>
        <w:annotationRef/>
      </w:r>
      <w:r>
        <w:t>OK</w:t>
      </w:r>
    </w:p>
  </w:comment>
  <w:comment w:id="78" w:author="Roger Nisbet" w:date="2024-02-08T11:19:00Z" w:initials="RN">
    <w:p w14:paraId="1B132151" w14:textId="77777777" w:rsidR="00E73D67" w:rsidRDefault="00E73D67" w:rsidP="005F2A2F">
      <w:pPr>
        <w:pStyle w:val="CommentText"/>
      </w:pPr>
      <w:r>
        <w:rPr>
          <w:rStyle w:val="CommentReference"/>
        </w:rPr>
        <w:annotationRef/>
      </w:r>
      <w:r>
        <w:t xml:space="preserve">This point might be better in the discussion?  </w:t>
      </w:r>
    </w:p>
  </w:comment>
  <w:comment w:id="79" w:author="Teresa G Schwemmer" w:date="2024-02-29T22:23:00Z" w:initials="TS">
    <w:p w14:paraId="4DC43911" w14:textId="77777777" w:rsidR="00E73D67" w:rsidRDefault="00E73D67" w:rsidP="005F2A2F">
      <w:pPr>
        <w:pStyle w:val="CommentText"/>
      </w:pPr>
      <w:r>
        <w:rPr>
          <w:rStyle w:val="CommentReference"/>
        </w:rPr>
        <w:annotationRef/>
      </w:r>
      <w:r>
        <w:t>Moved it here (this is the only change I have made to discussion so far)</w:t>
      </w:r>
    </w:p>
  </w:comment>
  <w:comment w:id="80" w:author="Roger Nisbet" w:date="2024-03-07T14:31:00Z" w:initials="RN">
    <w:p w14:paraId="67E4E772" w14:textId="79D50DCC" w:rsidR="00E73D67" w:rsidRDefault="00E73D67">
      <w:pPr>
        <w:pStyle w:val="CommentText"/>
      </w:pPr>
      <w:r>
        <w:rPr>
          <w:rStyle w:val="CommentReference"/>
        </w:rPr>
        <w:annotationRef/>
      </w:r>
      <w:r>
        <w:t>OK</w:t>
      </w:r>
    </w:p>
  </w:comment>
  <w:comment w:id="81" w:author="Schwemmer, Teresa" w:date="2024-03-13T18:21:00Z" w:initials="TS">
    <w:p w14:paraId="7C7C85A2" w14:textId="77777777" w:rsidR="006252C4" w:rsidRDefault="006252C4" w:rsidP="006252C4">
      <w:pPr>
        <w:pStyle w:val="CommentText"/>
      </w:pPr>
      <w:r>
        <w:rPr>
          <w:rStyle w:val="CommentReference"/>
        </w:rPr>
        <w:annotationRef/>
      </w:r>
      <w:r>
        <w:t xml:space="preserve">Thinking of removing this because it doesn’t add anything to the argument that JaAm may be contributing to hypoxia effects. </w:t>
      </w:r>
    </w:p>
  </w:comment>
  <w:comment w:id="82" w:author="Roger Nisbet" w:date="2024-03-07T10:28:00Z" w:initials="RN">
    <w:p w14:paraId="0D52F236" w14:textId="054B9DCA" w:rsidR="00E73D67" w:rsidRDefault="00E73D67">
      <w:pPr>
        <w:pStyle w:val="CommentText"/>
      </w:pPr>
      <w:r>
        <w:rPr>
          <w:rStyle w:val="CommentReference"/>
        </w:rPr>
        <w:annotationRef/>
      </w:r>
      <w:r>
        <w:t>I suggest deleting this sentence, but don’t feel strongly about it.  It seems to break the flow?</w:t>
      </w:r>
    </w:p>
  </w:comment>
  <w:comment w:id="83" w:author="Schwemmer, Teresa" w:date="2024-03-13T15:45:00Z" w:initials="TS">
    <w:p w14:paraId="75977EFA" w14:textId="77777777" w:rsidR="00D37712" w:rsidRDefault="00D37712" w:rsidP="00D37712">
      <w:pPr>
        <w:pStyle w:val="CommentText"/>
      </w:pPr>
      <w:r>
        <w:rPr>
          <w:rStyle w:val="CommentReference"/>
        </w:rPr>
        <w:annotationRef/>
      </w:r>
      <w:r>
        <w:t>Fine with me, I deleted it</w:t>
      </w:r>
    </w:p>
  </w:comment>
  <w:comment w:id="84" w:author="Roger Nisbet" w:date="2024-03-07T10:34:00Z" w:initials="RN">
    <w:p w14:paraId="76256DF6" w14:textId="73687D0F" w:rsidR="00E73D67" w:rsidRDefault="00E73D67">
      <w:pPr>
        <w:pStyle w:val="CommentText"/>
      </w:pPr>
      <w:r>
        <w:rPr>
          <w:rStyle w:val="CommentReference"/>
        </w:rPr>
        <w:annotationRef/>
      </w:r>
      <w:r>
        <w:t>Just to make clear that Cross et al wasn’t another modeling study</w:t>
      </w:r>
    </w:p>
  </w:comment>
  <w:comment w:id="85" w:author="Schwemmer, Teresa" w:date="2024-03-13T15:47:00Z" w:initials="TS">
    <w:p w14:paraId="3496E793" w14:textId="77777777" w:rsidR="00D104C2" w:rsidRDefault="00D104C2" w:rsidP="00D104C2">
      <w:pPr>
        <w:pStyle w:val="CommentText"/>
      </w:pPr>
      <w:r>
        <w:rPr>
          <w:rStyle w:val="CommentReference"/>
        </w:rPr>
        <w:annotationRef/>
      </w:r>
      <w:r>
        <w:t>I agree that is helpful</w:t>
      </w:r>
    </w:p>
  </w:comment>
  <w:comment w:id="88" w:author="Schwemmer, Teresa" w:date="2024-03-13T15:53:00Z" w:initials="TS">
    <w:p w14:paraId="505FD560" w14:textId="77777777" w:rsidR="00D104C2" w:rsidRDefault="00D104C2" w:rsidP="00D104C2">
      <w:pPr>
        <w:pStyle w:val="CommentText"/>
      </w:pPr>
      <w:r>
        <w:rPr>
          <w:rStyle w:val="CommentReference"/>
        </w:rPr>
        <w:annotationRef/>
      </w:r>
      <w:r>
        <w:t>Regulated by IGFBP-1 or HIFs?</w:t>
      </w:r>
    </w:p>
  </w:comment>
  <w:comment w:id="89" w:author="Schwemmer, Teresa" w:date="2024-03-13T15:56:00Z" w:initials="TS">
    <w:p w14:paraId="632A6EC5" w14:textId="77777777" w:rsidR="00D104C2" w:rsidRDefault="00D104C2" w:rsidP="00D104C2">
      <w:pPr>
        <w:pStyle w:val="CommentText"/>
      </w:pPr>
      <w:r>
        <w:rPr>
          <w:rStyle w:val="CommentReference"/>
        </w:rPr>
        <w:annotationRef/>
      </w:r>
      <w:r>
        <w:t>I think these paragraphs are fantastic and a great way to close out by both highlighting a shortcoming/caveat and suggesting future research! I only have minor suggested edits.</w:t>
      </w:r>
    </w:p>
  </w:comment>
  <w:comment w:id="86" w:author="Roger Nisbet" w:date="2024-03-07T14:14:00Z" w:initials="RN">
    <w:p w14:paraId="5534DE51" w14:textId="1AC34361" w:rsidR="00E73D67" w:rsidRDefault="00E73D67">
      <w:pPr>
        <w:pStyle w:val="CommentText"/>
      </w:pPr>
      <w:r>
        <w:rPr>
          <w:rStyle w:val="CommentReference"/>
        </w:rPr>
        <w:annotationRef/>
      </w:r>
      <w:r w:rsidRPr="009D6ACA">
        <w:rPr>
          <w:highlight w:val="green"/>
        </w:rPr>
        <w:t>These new paras need critical attention!</w:t>
      </w:r>
    </w:p>
  </w:comment>
  <w:comment w:id="87" w:author="Schwemmer, Teresa" w:date="2024-03-13T21:17:00Z" w:initials="TS">
    <w:p w14:paraId="73E2E6FF" w14:textId="77777777" w:rsidR="009D335D" w:rsidRDefault="009D335D" w:rsidP="009D335D">
      <w:pPr>
        <w:pStyle w:val="CommentText"/>
      </w:pPr>
      <w:r>
        <w:rPr>
          <w:rStyle w:val="CommentReference"/>
        </w:rPr>
        <w:annotationRef/>
      </w:r>
      <w:r>
        <w:t>I read them and made my edits</w:t>
      </w:r>
    </w:p>
  </w:comment>
  <w:comment w:id="92" w:author="Roger Nisbet" w:date="2024-03-07T14:32:00Z" w:initials="RN">
    <w:p w14:paraId="0F64ACD9" w14:textId="46BD297D" w:rsidR="00E73D67" w:rsidRDefault="00E73D67">
      <w:pPr>
        <w:pStyle w:val="CommentText"/>
      </w:pPr>
      <w:r>
        <w:rPr>
          <w:rStyle w:val="CommentReference"/>
        </w:rPr>
        <w:annotationRef/>
      </w:r>
      <w:r w:rsidRPr="00EC30E7">
        <w:rPr>
          <w:highlight w:val="green"/>
        </w:rPr>
        <w:t xml:space="preserve">I don’t see the distinction between what goes in a conclusions section and in the abstract.  I’ve </w:t>
      </w:r>
      <w:r>
        <w:rPr>
          <w:highlight w:val="green"/>
        </w:rPr>
        <w:t xml:space="preserve">edited </w:t>
      </w:r>
      <w:r w:rsidRPr="00EC30E7">
        <w:rPr>
          <w:highlight w:val="green"/>
        </w:rPr>
        <w:t>neither of them.</w:t>
      </w:r>
    </w:p>
  </w:comment>
  <w:comment w:id="93" w:author="Schwemmer, Teresa" w:date="2024-03-13T21:19:00Z" w:initials="TS">
    <w:p w14:paraId="350E2039" w14:textId="77777777" w:rsidR="009D335D" w:rsidRDefault="009D335D" w:rsidP="009D335D">
      <w:pPr>
        <w:pStyle w:val="CommentText"/>
      </w:pPr>
      <w:r>
        <w:rPr>
          <w:rStyle w:val="CommentReference"/>
        </w:rPr>
        <w:annotationRef/>
      </w:r>
      <w:r>
        <w:t>The journal calls for a short Conclusion so I will go through and minimize overlap with the abstract</w:t>
      </w:r>
    </w:p>
  </w:comment>
  <w:comment w:id="94" w:author="Schwemmer, Teresa" w:date="2024-03-13T16:05:00Z" w:initials="TS">
    <w:p w14:paraId="60EC2849" w14:textId="77777777" w:rsidR="00720BD1" w:rsidRDefault="006A5765" w:rsidP="00720BD1">
      <w:pPr>
        <w:pStyle w:val="CommentText"/>
      </w:pPr>
      <w:r>
        <w:rPr>
          <w:rStyle w:val="CommentReference"/>
        </w:rPr>
        <w:annotationRef/>
      </w:r>
      <w:r w:rsidR="00720BD1">
        <w:t xml:space="preserve">Reiterate the importance of quantifying suborganismal processes in future work </w:t>
      </w:r>
    </w:p>
  </w:comment>
  <w:comment w:id="95" w:author="Roger Nisbet" w:date="2024-03-07T14:36:00Z" w:initials="RN">
    <w:p w14:paraId="2EC7FD76" w14:textId="48F55E5F" w:rsidR="00E73D67" w:rsidRDefault="00E73D67">
      <w:pPr>
        <w:pStyle w:val="CommentText"/>
      </w:pPr>
      <w:r>
        <w:rPr>
          <w:rStyle w:val="CommentReference"/>
        </w:rPr>
        <w:annotationRef/>
      </w:r>
      <w:r>
        <w:t>Can I add Louise?  I learned so much about the issues with DEBkiss modeling from working with her?</w:t>
      </w:r>
    </w:p>
  </w:comment>
  <w:comment w:id="96" w:author="Schwemmer, Teresa" w:date="2024-03-13T21:17:00Z" w:initials="TS">
    <w:p w14:paraId="75B0BF2D" w14:textId="77777777" w:rsidR="009D335D" w:rsidRDefault="009D335D" w:rsidP="009D335D">
      <w:pPr>
        <w:pStyle w:val="CommentText"/>
      </w:pPr>
      <w:r>
        <w:rPr>
          <w:rStyle w:val="CommentReference"/>
        </w:rPr>
        <w:annotationRef/>
      </w:r>
      <w:r>
        <w:t>Of course!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E1179C" w15:done="0"/>
  <w15:commentEx w15:paraId="2D8F03DC" w15:done="1"/>
  <w15:commentEx w15:paraId="3789ABDD" w15:paraIdParent="2D8F03DC" w15:done="1"/>
  <w15:commentEx w15:paraId="591C13AD" w15:paraIdParent="2D8F03DC" w15:done="1"/>
  <w15:commentEx w15:paraId="61F27F6D" w15:done="1"/>
  <w15:commentEx w15:paraId="102AB514" w15:done="1"/>
  <w15:commentEx w15:paraId="7B9AF32D" w15:paraIdParent="102AB514" w15:done="1"/>
  <w15:commentEx w15:paraId="3138ECA2" w15:done="1"/>
  <w15:commentEx w15:paraId="602A6E03" w15:paraIdParent="3138ECA2" w15:done="1"/>
  <w15:commentEx w15:paraId="5A465967" w15:done="0"/>
  <w15:commentEx w15:paraId="6AB4BE29" w15:paraIdParent="5A465967" w15:done="0"/>
  <w15:commentEx w15:paraId="590ABF68" w15:paraIdParent="5A465967" w15:done="0"/>
  <w15:commentEx w15:paraId="09165153" w15:paraIdParent="5A465967" w15:done="0"/>
  <w15:commentEx w15:paraId="1ED94CDB" w15:done="0"/>
  <w15:commentEx w15:paraId="59FC1C39" w15:done="0"/>
  <w15:commentEx w15:paraId="42465316" w15:paraIdParent="59FC1C39" w15:done="0"/>
  <w15:commentEx w15:paraId="77A45F5A" w15:done="1"/>
  <w15:commentEx w15:paraId="0367DBF2" w15:paraIdParent="77A45F5A" w15:done="1"/>
  <w15:commentEx w15:paraId="6B43B32D" w15:paraIdParent="77A45F5A" w15:done="1"/>
  <w15:commentEx w15:paraId="37C2497D" w15:done="1"/>
  <w15:commentEx w15:paraId="28B4778F" w15:paraIdParent="37C2497D" w15:done="1"/>
  <w15:commentEx w15:paraId="048C5E52" w15:paraIdParent="37C2497D" w15:done="1"/>
  <w15:commentEx w15:paraId="2D5B9D6F" w15:done="1"/>
  <w15:commentEx w15:paraId="71CE8222" w15:paraIdParent="2D5B9D6F" w15:done="1"/>
  <w15:commentEx w15:paraId="76D43570" w15:paraIdParent="2D5B9D6F" w15:done="1"/>
  <w15:commentEx w15:paraId="194D0A08" w15:done="1"/>
  <w15:commentEx w15:paraId="4F750783" w15:done="1"/>
  <w15:commentEx w15:paraId="451B0721" w15:paraIdParent="4F750783" w15:done="1"/>
  <w15:commentEx w15:paraId="5C53ACE5" w15:done="1"/>
  <w15:commentEx w15:paraId="1E17C477" w15:paraIdParent="5C53ACE5" w15:done="1"/>
  <w15:commentEx w15:paraId="64B8EDC1" w15:done="1"/>
  <w15:commentEx w15:paraId="0AAC907E" w15:done="0"/>
  <w15:commentEx w15:paraId="261D8FD1" w15:done="1"/>
  <w15:commentEx w15:paraId="730D66BF" w15:done="1"/>
  <w15:commentEx w15:paraId="36EB47BA" w15:paraIdParent="730D66BF" w15:done="1"/>
  <w15:commentEx w15:paraId="7FC83D67" w15:done="1"/>
  <w15:commentEx w15:paraId="1E01E5C1" w15:done="1"/>
  <w15:commentEx w15:paraId="39F77A89" w15:paraIdParent="1E01E5C1" w15:done="1"/>
  <w15:commentEx w15:paraId="6E4EEE10" w15:paraIdParent="1E01E5C1" w15:done="1"/>
  <w15:commentEx w15:paraId="741EF634" w15:done="1"/>
  <w15:commentEx w15:paraId="14926D25" w15:paraIdParent="741EF634" w15:done="1"/>
  <w15:commentEx w15:paraId="604378A2" w15:paraIdParent="741EF634" w15:done="1"/>
  <w15:commentEx w15:paraId="50BF5F84" w15:done="1"/>
  <w15:commentEx w15:paraId="1356FCED" w15:paraIdParent="50BF5F84" w15:done="1"/>
  <w15:commentEx w15:paraId="0FCB324B" w15:done="1"/>
  <w15:commentEx w15:paraId="015519AD" w15:paraIdParent="0FCB324B" w15:done="1"/>
  <w15:commentEx w15:paraId="38C6BEB1" w15:paraIdParent="0FCB324B" w15:done="1"/>
  <w15:commentEx w15:paraId="3B8E52A9" w15:paraIdParent="0FCB324B" w15:done="1"/>
  <w15:commentEx w15:paraId="5E05F1D6" w15:done="1"/>
  <w15:commentEx w15:paraId="251B93C8" w15:paraIdParent="5E05F1D6" w15:done="1"/>
  <w15:commentEx w15:paraId="1B3552F8" w15:done="0"/>
  <w15:commentEx w15:paraId="25A2BB61" w15:done="1"/>
  <w15:commentEx w15:paraId="748F5A8B" w15:done="0"/>
  <w15:commentEx w15:paraId="36F61838" w15:done="1"/>
  <w15:commentEx w15:paraId="59C243AD" w15:paraIdParent="36F61838" w15:done="1"/>
  <w15:commentEx w15:paraId="36ABE716" w15:done="1"/>
  <w15:commentEx w15:paraId="48FC98B1" w15:paraIdParent="36ABE716" w15:done="1"/>
  <w15:commentEx w15:paraId="33D5521E" w15:paraIdParent="36ABE716" w15:done="1"/>
  <w15:commentEx w15:paraId="58757A5E" w15:paraIdParent="36ABE716" w15:done="1"/>
  <w15:commentEx w15:paraId="37896C02" w15:done="1"/>
  <w15:commentEx w15:paraId="1A8D9513" w15:paraIdParent="37896C02" w15:done="1"/>
  <w15:commentEx w15:paraId="7CCA648E" w15:paraIdParent="37896C02" w15:done="1"/>
  <w15:commentEx w15:paraId="37913833" w15:done="1"/>
  <w15:commentEx w15:paraId="04279E3C" w15:paraIdParent="37913833" w15:done="1"/>
  <w15:commentEx w15:paraId="3D2C3E18" w15:paraIdParent="37913833" w15:done="1"/>
  <w15:commentEx w15:paraId="1B132151" w15:done="1"/>
  <w15:commentEx w15:paraId="4DC43911" w15:paraIdParent="1B132151" w15:done="1"/>
  <w15:commentEx w15:paraId="67E4E772" w15:paraIdParent="1B132151" w15:done="1"/>
  <w15:commentEx w15:paraId="7C7C85A2" w15:done="0"/>
  <w15:commentEx w15:paraId="0D52F236" w15:done="1"/>
  <w15:commentEx w15:paraId="75977EFA" w15:paraIdParent="0D52F236" w15:done="1"/>
  <w15:commentEx w15:paraId="76256DF6" w15:done="1"/>
  <w15:commentEx w15:paraId="3496E793" w15:paraIdParent="76256DF6" w15:done="1"/>
  <w15:commentEx w15:paraId="505FD560" w15:done="1"/>
  <w15:commentEx w15:paraId="632A6EC5" w15:done="0"/>
  <w15:commentEx w15:paraId="5534DE51" w15:done="1"/>
  <w15:commentEx w15:paraId="73E2E6FF" w15:paraIdParent="5534DE51" w15:done="1"/>
  <w15:commentEx w15:paraId="0F64ACD9" w15:done="0"/>
  <w15:commentEx w15:paraId="350E2039" w15:paraIdParent="0F64ACD9" w15:done="0"/>
  <w15:commentEx w15:paraId="60EC2849" w15:done="0"/>
  <w15:commentEx w15:paraId="2EC7FD76" w15:done="1"/>
  <w15:commentEx w15:paraId="75B0BF2D" w15:paraIdParent="2EC7FD7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B1EEA46" w16cex:dateUtc="2024-03-14T14:58:00Z"/>
  <w16cex:commentExtensible w16cex:durableId="2B4F157D" w16cex:dateUtc="2024-03-13T18:33:00Z"/>
  <w16cex:commentExtensible w16cex:durableId="62280010" w16cex:dateUtc="2024-03-13T18:36:00Z"/>
  <w16cex:commentExtensible w16cex:durableId="4DF8463E" w16cex:dateUtc="2024-03-13T18:37:00Z"/>
  <w16cex:commentExtensible w16cex:durableId="68B1ABA8" w16cex:dateUtc="2024-02-29T23:16:00Z"/>
  <w16cex:commentExtensible w16cex:durableId="5485425E" w16cex:dateUtc="2024-03-13T18:39:00Z"/>
  <w16cex:commentExtensible w16cex:durableId="4B3C8EE6" w16cex:dateUtc="2024-03-14T15:08:00Z"/>
  <w16cex:commentExtensible w16cex:durableId="3F118987" w16cex:dateUtc="2024-02-29T23:18:00Z"/>
  <w16cex:commentExtensible w16cex:durableId="26CC7926" w16cex:dateUtc="2024-02-29T23:23:00Z"/>
  <w16cex:commentExtensible w16cex:durableId="6484DE8A" w16cex:dateUtc="2024-02-29T23:38:00Z"/>
  <w16cex:commentExtensible w16cex:durableId="482665C7" w16cex:dateUtc="2024-02-29T23:37:00Z"/>
  <w16cex:commentExtensible w16cex:durableId="5FD89B95" w16cex:dateUtc="2024-03-13T22:04:00Z"/>
  <w16cex:commentExtensible w16cex:durableId="5DFB0647" w16cex:dateUtc="2024-03-13T18:49:00Z"/>
  <w16cex:commentExtensible w16cex:durableId="205913F9" w16cex:dateUtc="2024-03-14T15:08:00Z"/>
  <w16cex:commentExtensible w16cex:durableId="6466F4A4" w16cex:dateUtc="2024-03-13T18:55:00Z"/>
  <w16cex:commentExtensible w16cex:durableId="30F7359A" w16cex:dateUtc="2024-03-13T18:59:00Z"/>
  <w16cex:commentExtensible w16cex:durableId="57CA5F24" w16cex:dateUtc="2024-03-01T03:31:00Z"/>
  <w16cex:commentExtensible w16cex:durableId="4372B8AA" w16cex:dateUtc="2024-03-13T19:04:00Z"/>
  <w16cex:commentExtensible w16cex:durableId="76AECD68" w16cex:dateUtc="2024-03-13T19:05:00Z"/>
  <w16cex:commentExtensible w16cex:durableId="1FBC80CE" w16cex:dateUtc="2024-03-13T19:06:00Z"/>
  <w16cex:commentExtensible w16cex:durableId="556CAB6D" w16cex:dateUtc="2024-03-01T03:36:00Z"/>
  <w16cex:commentExtensible w16cex:durableId="74279E82" w16cex:dateUtc="2024-03-01T03:38:00Z"/>
  <w16cex:commentExtensible w16cex:durableId="111415DD" w16cex:dateUtc="2024-03-13T19:26:00Z"/>
  <w16cex:commentExtensible w16cex:durableId="0248E390" w16cex:dateUtc="2024-03-14T15:12:00Z"/>
  <w16cex:commentExtensible w16cex:durableId="58BCC482" w16cex:dateUtc="2024-03-14T15:12:00Z"/>
  <w16cex:commentExtensible w16cex:durableId="51FA01EB" w16cex:dateUtc="2024-03-13T19:32:00Z"/>
  <w16cex:commentExtensible w16cex:durableId="5CEB4BE1" w16cex:dateUtc="2024-03-01T03:42:00Z"/>
  <w16cex:commentExtensible w16cex:durableId="63B6103E" w16cex:dateUtc="2024-03-13T19:34:00Z"/>
  <w16cex:commentExtensible w16cex:durableId="7E6FE687" w16cex:dateUtc="2024-02-23T01:05:00Z"/>
  <w16cex:commentExtensible w16cex:durableId="59DD7F9B" w16cex:dateUtc="2024-02-23T01:09:00Z"/>
  <w16cex:commentExtensible w16cex:durableId="354C5AC5" w16cex:dateUtc="2024-03-01T03:23:00Z"/>
  <w16cex:commentExtensible w16cex:durableId="21C999EA" w16cex:dateUtc="2024-03-13T22:21:00Z"/>
  <w16cex:commentExtensible w16cex:durableId="2EA225C2" w16cex:dateUtc="2024-03-13T19:45:00Z"/>
  <w16cex:commentExtensible w16cex:durableId="68735D79" w16cex:dateUtc="2024-03-13T19:47:00Z"/>
  <w16cex:commentExtensible w16cex:durableId="7FDE2E69" w16cex:dateUtc="2024-03-13T19:53:00Z"/>
  <w16cex:commentExtensible w16cex:durableId="3240B141" w16cex:dateUtc="2024-03-13T19:56:00Z"/>
  <w16cex:commentExtensible w16cex:durableId="242711A2" w16cex:dateUtc="2024-03-14T01:17:00Z"/>
  <w16cex:commentExtensible w16cex:durableId="271A4C5C" w16cex:dateUtc="2024-03-14T01:19:00Z"/>
  <w16cex:commentExtensible w16cex:durableId="121F5FF3" w16cex:dateUtc="2024-03-13T20:05:00Z"/>
  <w16cex:commentExtensible w16cex:durableId="78501D4B" w16cex:dateUtc="2024-03-14T01: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E1179C" w16cid:durableId="7B1EEA46"/>
  <w16cid:commentId w16cid:paraId="2D8F03DC" w16cid:durableId="296F251C"/>
  <w16cid:commentId w16cid:paraId="3789ABDD" w16cid:durableId="298F0EFF"/>
  <w16cid:commentId w16cid:paraId="591C13AD" w16cid:durableId="2B4F157D"/>
  <w16cid:commentId w16cid:paraId="61F27F6D" w16cid:durableId="2991B8DF"/>
  <w16cid:commentId w16cid:paraId="102AB514" w16cid:durableId="29930C4C"/>
  <w16cid:commentId w16cid:paraId="7B9AF32D" w16cid:durableId="62280010"/>
  <w16cid:commentId w16cid:paraId="3138ECA2" w16cid:durableId="29930FE8"/>
  <w16cid:commentId w16cid:paraId="602A6E03" w16cid:durableId="4DF8463E"/>
  <w16cid:commentId w16cid:paraId="5A465967" w16cid:durableId="2959552E"/>
  <w16cid:commentId w16cid:paraId="6AB4BE29" w16cid:durableId="68B1ABA8"/>
  <w16cid:commentId w16cid:paraId="590ABF68" w16cid:durableId="29918421"/>
  <w16cid:commentId w16cid:paraId="09165153" w16cid:durableId="5485425E"/>
  <w16cid:commentId w16cid:paraId="1ED94CDB" w16cid:durableId="4B3C8EE6"/>
  <w16cid:commentId w16cid:paraId="59FC1C39" w16cid:durableId="296F2B24"/>
  <w16cid:commentId w16cid:paraId="42465316" w16cid:durableId="3F118987"/>
  <w16cid:commentId w16cid:paraId="77A45F5A" w16cid:durableId="296F295E"/>
  <w16cid:commentId w16cid:paraId="0367DBF2" w16cid:durableId="26CC7926"/>
  <w16cid:commentId w16cid:paraId="6B43B32D" w16cid:durableId="2991857A"/>
  <w16cid:commentId w16cid:paraId="37C2497D" w16cid:durableId="296F342B"/>
  <w16cid:commentId w16cid:paraId="28B4778F" w16cid:durableId="6484DE8A"/>
  <w16cid:commentId w16cid:paraId="048C5E52" w16cid:durableId="29918639"/>
  <w16cid:commentId w16cid:paraId="2D5B9D6F" w16cid:durableId="296F34C0"/>
  <w16cid:commentId w16cid:paraId="71CE8222" w16cid:durableId="482665C7"/>
  <w16cid:commentId w16cid:paraId="76D43570" w16cid:durableId="29918649"/>
  <w16cid:commentId w16cid:paraId="194D0A08" w16cid:durableId="299312B6"/>
  <w16cid:commentId w16cid:paraId="4F750783" w16cid:durableId="29931301"/>
  <w16cid:commentId w16cid:paraId="451B0721" w16cid:durableId="5FD89B95"/>
  <w16cid:commentId w16cid:paraId="5C53ACE5" w16cid:durableId="29931621"/>
  <w16cid:commentId w16cid:paraId="1E17C477" w16cid:durableId="5DFB0647"/>
  <w16cid:commentId w16cid:paraId="64B8EDC1" w16cid:durableId="29940687"/>
  <w16cid:commentId w16cid:paraId="0AAC907E" w16cid:durableId="205913F9"/>
  <w16cid:commentId w16cid:paraId="261D8FD1" w16cid:durableId="6466F4A4"/>
  <w16cid:commentId w16cid:paraId="730D66BF" w16cid:durableId="2991B7D1"/>
  <w16cid:commentId w16cid:paraId="36EB47BA" w16cid:durableId="30F7359A"/>
  <w16cid:commentId w16cid:paraId="7FC83D67" w16cid:durableId="29931ED9"/>
  <w16cid:commentId w16cid:paraId="1E01E5C1" w16cid:durableId="296F3799"/>
  <w16cid:commentId w16cid:paraId="39F77A89" w16cid:durableId="57CA5F24"/>
  <w16cid:commentId w16cid:paraId="6E4EEE10" w16cid:durableId="2991BBBB"/>
  <w16cid:commentId w16cid:paraId="741EF634" w16cid:durableId="29931F69"/>
  <w16cid:commentId w16cid:paraId="14926D25" w16cid:durableId="4372B8AA"/>
  <w16cid:commentId w16cid:paraId="604378A2" w16cid:durableId="76AECD68"/>
  <w16cid:commentId w16cid:paraId="50BF5F84" w16cid:durableId="29931FAD"/>
  <w16cid:commentId w16cid:paraId="1356FCED" w16cid:durableId="1FBC80CE"/>
  <w16cid:commentId w16cid:paraId="0FCB324B" w16cid:durableId="296F3809"/>
  <w16cid:commentId w16cid:paraId="015519AD" w16cid:durableId="556CAB6D"/>
  <w16cid:commentId w16cid:paraId="38C6BEB1" w16cid:durableId="74279E82"/>
  <w16cid:commentId w16cid:paraId="3B8E52A9" w16cid:durableId="29936CD4"/>
  <w16cid:commentId w16cid:paraId="5E05F1D6" w16cid:durableId="2991BE26"/>
  <w16cid:commentId w16cid:paraId="251B93C8" w16cid:durableId="111415DD"/>
  <w16cid:commentId w16cid:paraId="1B3552F8" w16cid:durableId="0248E390"/>
  <w16cid:commentId w16cid:paraId="25A2BB61" w16cid:durableId="2993082C"/>
  <w16cid:commentId w16cid:paraId="748F5A8B" w16cid:durableId="58BCC482"/>
  <w16cid:commentId w16cid:paraId="36F61838" w16cid:durableId="29941180"/>
  <w16cid:commentId w16cid:paraId="59C243AD" w16cid:durableId="51FA01EB"/>
  <w16cid:commentId w16cid:paraId="36ABE716" w16cid:durableId="296F3A5A"/>
  <w16cid:commentId w16cid:paraId="48FC98B1" w16cid:durableId="5CEB4BE1"/>
  <w16cid:commentId w16cid:paraId="33D5521E" w16cid:durableId="299412C5"/>
  <w16cid:commentId w16cid:paraId="58757A5E" w16cid:durableId="63B6103E"/>
  <w16cid:commentId w16cid:paraId="37896C02" w16cid:durableId="296F40C2"/>
  <w16cid:commentId w16cid:paraId="1A8D9513" w16cid:durableId="7E6FE687"/>
  <w16cid:commentId w16cid:paraId="7CCA648E" w16cid:durableId="29941336"/>
  <w16cid:commentId w16cid:paraId="37913833" w16cid:durableId="296F41C9"/>
  <w16cid:commentId w16cid:paraId="04279E3C" w16cid:durableId="59DD7F9B"/>
  <w16cid:commentId w16cid:paraId="3D2C3E18" w16cid:durableId="29941344"/>
  <w16cid:commentId w16cid:paraId="1B132151" w16cid:durableId="7FA2A82A"/>
  <w16cid:commentId w16cid:paraId="4DC43911" w16cid:durableId="354C5AC5"/>
  <w16cid:commentId w16cid:paraId="67E4E772" w16cid:durableId="29944E45"/>
  <w16cid:commentId w16cid:paraId="7C7C85A2" w16cid:durableId="21C999EA"/>
  <w16cid:commentId w16cid:paraId="0D52F236" w16cid:durableId="29941558"/>
  <w16cid:commentId w16cid:paraId="75977EFA" w16cid:durableId="2EA225C2"/>
  <w16cid:commentId w16cid:paraId="76256DF6" w16cid:durableId="299416CC"/>
  <w16cid:commentId w16cid:paraId="3496E793" w16cid:durableId="68735D79"/>
  <w16cid:commentId w16cid:paraId="505FD560" w16cid:durableId="7FDE2E69"/>
  <w16cid:commentId w16cid:paraId="632A6EC5" w16cid:durableId="3240B141"/>
  <w16cid:commentId w16cid:paraId="5534DE51" w16cid:durableId="29944A2C"/>
  <w16cid:commentId w16cid:paraId="73E2E6FF" w16cid:durableId="242711A2"/>
  <w16cid:commentId w16cid:paraId="0F64ACD9" w16cid:durableId="29944E99"/>
  <w16cid:commentId w16cid:paraId="350E2039" w16cid:durableId="271A4C5C"/>
  <w16cid:commentId w16cid:paraId="60EC2849" w16cid:durableId="121F5FF3"/>
  <w16cid:commentId w16cid:paraId="2EC7FD76" w16cid:durableId="29944F72"/>
  <w16cid:commentId w16cid:paraId="75B0BF2D" w16cid:durableId="78501D4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0529E" w14:textId="77777777" w:rsidR="000B0191" w:rsidRDefault="000B0191" w:rsidP="00B740BC">
      <w:pPr>
        <w:spacing w:after="0" w:line="240" w:lineRule="auto"/>
      </w:pPr>
      <w:r>
        <w:separator/>
      </w:r>
    </w:p>
  </w:endnote>
  <w:endnote w:type="continuationSeparator" w:id="0">
    <w:p w14:paraId="16FC2C3E" w14:textId="77777777" w:rsidR="000B0191" w:rsidRDefault="000B0191"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77B223" w14:textId="77777777" w:rsidR="000B0191" w:rsidRDefault="000B0191" w:rsidP="00B740BC">
      <w:pPr>
        <w:spacing w:after="0" w:line="240" w:lineRule="auto"/>
      </w:pPr>
      <w:r>
        <w:separator/>
      </w:r>
    </w:p>
  </w:footnote>
  <w:footnote w:type="continuationSeparator" w:id="0">
    <w:p w14:paraId="32F1D283" w14:textId="77777777" w:rsidR="000B0191" w:rsidRDefault="000B0191"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wemmer, Teresa">
    <w15:presenceInfo w15:providerId="AD" w15:userId="S::tschwem@udel.edu::668df476-3726-4911-beed-f43f63beabb4"/>
  </w15:person>
  <w15:person w15:author="Roger Nisbet">
    <w15:presenceInfo w15:providerId="AD" w15:userId="S-1-5-21-106859694-4272289320-593755808-2277"/>
  </w15:person>
  <w15:person w15:author="Teresa G Schwemmer">
    <w15:presenceInfo w15:providerId="AD" w15:userId="S::Teresa.Schwemmer@stonybrook.edu::6bca501e-7c4a-468b-aca9-e2f364bb11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981"/>
    <w:rsid w:val="00041875"/>
    <w:rsid w:val="00047011"/>
    <w:rsid w:val="00053652"/>
    <w:rsid w:val="000643E5"/>
    <w:rsid w:val="0007061A"/>
    <w:rsid w:val="00077679"/>
    <w:rsid w:val="000817D6"/>
    <w:rsid w:val="00084310"/>
    <w:rsid w:val="00085216"/>
    <w:rsid w:val="00091618"/>
    <w:rsid w:val="00097D67"/>
    <w:rsid w:val="000A23AC"/>
    <w:rsid w:val="000A2465"/>
    <w:rsid w:val="000A38C1"/>
    <w:rsid w:val="000A7FF1"/>
    <w:rsid w:val="000B0191"/>
    <w:rsid w:val="000B280F"/>
    <w:rsid w:val="000C2519"/>
    <w:rsid w:val="000C2CDC"/>
    <w:rsid w:val="000D525F"/>
    <w:rsid w:val="000D5D80"/>
    <w:rsid w:val="000D7A6B"/>
    <w:rsid w:val="000E77DD"/>
    <w:rsid w:val="000F006A"/>
    <w:rsid w:val="000F0B46"/>
    <w:rsid w:val="000F196B"/>
    <w:rsid w:val="0010361F"/>
    <w:rsid w:val="00103F48"/>
    <w:rsid w:val="0010771C"/>
    <w:rsid w:val="001126FF"/>
    <w:rsid w:val="00113405"/>
    <w:rsid w:val="001154E8"/>
    <w:rsid w:val="00115F0B"/>
    <w:rsid w:val="00116952"/>
    <w:rsid w:val="00130784"/>
    <w:rsid w:val="0013611F"/>
    <w:rsid w:val="00136D28"/>
    <w:rsid w:val="00147AAB"/>
    <w:rsid w:val="001522DA"/>
    <w:rsid w:val="00176F12"/>
    <w:rsid w:val="00182B23"/>
    <w:rsid w:val="00185107"/>
    <w:rsid w:val="00186240"/>
    <w:rsid w:val="00195F49"/>
    <w:rsid w:val="001A292D"/>
    <w:rsid w:val="001A5F9D"/>
    <w:rsid w:val="001B477E"/>
    <w:rsid w:val="001C0AFC"/>
    <w:rsid w:val="001C377C"/>
    <w:rsid w:val="001C5434"/>
    <w:rsid w:val="001D2761"/>
    <w:rsid w:val="001E469E"/>
    <w:rsid w:val="001E4AC0"/>
    <w:rsid w:val="001E50F3"/>
    <w:rsid w:val="001F2D59"/>
    <w:rsid w:val="001F3D56"/>
    <w:rsid w:val="001F7305"/>
    <w:rsid w:val="00204B21"/>
    <w:rsid w:val="0020730F"/>
    <w:rsid w:val="002177CA"/>
    <w:rsid w:val="00217CE2"/>
    <w:rsid w:val="00224172"/>
    <w:rsid w:val="00231FF1"/>
    <w:rsid w:val="00233C13"/>
    <w:rsid w:val="002409CF"/>
    <w:rsid w:val="0024541C"/>
    <w:rsid w:val="00247ADC"/>
    <w:rsid w:val="00251DA5"/>
    <w:rsid w:val="00256E65"/>
    <w:rsid w:val="0025719F"/>
    <w:rsid w:val="00261EC6"/>
    <w:rsid w:val="00271609"/>
    <w:rsid w:val="00272E5D"/>
    <w:rsid w:val="00273663"/>
    <w:rsid w:val="00273F67"/>
    <w:rsid w:val="002847FF"/>
    <w:rsid w:val="00290591"/>
    <w:rsid w:val="00290B73"/>
    <w:rsid w:val="002915BE"/>
    <w:rsid w:val="00291CB4"/>
    <w:rsid w:val="0029436A"/>
    <w:rsid w:val="00296E2C"/>
    <w:rsid w:val="002B2C8D"/>
    <w:rsid w:val="002B4E30"/>
    <w:rsid w:val="002B6C15"/>
    <w:rsid w:val="002D0A78"/>
    <w:rsid w:val="002D13AD"/>
    <w:rsid w:val="002D1A68"/>
    <w:rsid w:val="002D21B0"/>
    <w:rsid w:val="002D22BE"/>
    <w:rsid w:val="002D4E24"/>
    <w:rsid w:val="002D68F2"/>
    <w:rsid w:val="002E2C80"/>
    <w:rsid w:val="002E3E64"/>
    <w:rsid w:val="003019CC"/>
    <w:rsid w:val="00301CD8"/>
    <w:rsid w:val="0030492B"/>
    <w:rsid w:val="00306A8A"/>
    <w:rsid w:val="003140AF"/>
    <w:rsid w:val="00317592"/>
    <w:rsid w:val="003269BA"/>
    <w:rsid w:val="003277EA"/>
    <w:rsid w:val="0033007F"/>
    <w:rsid w:val="00332F5C"/>
    <w:rsid w:val="00335E89"/>
    <w:rsid w:val="003459A5"/>
    <w:rsid w:val="00351609"/>
    <w:rsid w:val="003525B8"/>
    <w:rsid w:val="00354A45"/>
    <w:rsid w:val="003557B4"/>
    <w:rsid w:val="00356B50"/>
    <w:rsid w:val="00357860"/>
    <w:rsid w:val="00361DEA"/>
    <w:rsid w:val="00361F01"/>
    <w:rsid w:val="0036707C"/>
    <w:rsid w:val="00375188"/>
    <w:rsid w:val="003A4FEF"/>
    <w:rsid w:val="003A75AF"/>
    <w:rsid w:val="003B326F"/>
    <w:rsid w:val="003B59C3"/>
    <w:rsid w:val="003E1636"/>
    <w:rsid w:val="003E41C2"/>
    <w:rsid w:val="003E4B5B"/>
    <w:rsid w:val="003E4FB1"/>
    <w:rsid w:val="003E5F04"/>
    <w:rsid w:val="003F1B12"/>
    <w:rsid w:val="00400A70"/>
    <w:rsid w:val="00402A37"/>
    <w:rsid w:val="004069B6"/>
    <w:rsid w:val="004072C0"/>
    <w:rsid w:val="004149D3"/>
    <w:rsid w:val="00420928"/>
    <w:rsid w:val="00424BEB"/>
    <w:rsid w:val="00426555"/>
    <w:rsid w:val="004271DA"/>
    <w:rsid w:val="00435B47"/>
    <w:rsid w:val="004421B6"/>
    <w:rsid w:val="00442C5F"/>
    <w:rsid w:val="00450F8F"/>
    <w:rsid w:val="00453D68"/>
    <w:rsid w:val="00453F27"/>
    <w:rsid w:val="00464A70"/>
    <w:rsid w:val="004712A5"/>
    <w:rsid w:val="0047647F"/>
    <w:rsid w:val="00480521"/>
    <w:rsid w:val="004838C2"/>
    <w:rsid w:val="0049059C"/>
    <w:rsid w:val="00492232"/>
    <w:rsid w:val="00492973"/>
    <w:rsid w:val="0049356F"/>
    <w:rsid w:val="00495462"/>
    <w:rsid w:val="004A2CC8"/>
    <w:rsid w:val="004A6689"/>
    <w:rsid w:val="004B1BB0"/>
    <w:rsid w:val="004C056A"/>
    <w:rsid w:val="004C26DA"/>
    <w:rsid w:val="004C5027"/>
    <w:rsid w:val="004D153C"/>
    <w:rsid w:val="004D5B92"/>
    <w:rsid w:val="004E0E9E"/>
    <w:rsid w:val="004F51C9"/>
    <w:rsid w:val="005029AA"/>
    <w:rsid w:val="00504D58"/>
    <w:rsid w:val="00506D17"/>
    <w:rsid w:val="00515784"/>
    <w:rsid w:val="00520B64"/>
    <w:rsid w:val="00525AA0"/>
    <w:rsid w:val="00536F16"/>
    <w:rsid w:val="00543B2F"/>
    <w:rsid w:val="0055736B"/>
    <w:rsid w:val="00561718"/>
    <w:rsid w:val="00565055"/>
    <w:rsid w:val="00565610"/>
    <w:rsid w:val="005758B9"/>
    <w:rsid w:val="00577E13"/>
    <w:rsid w:val="00580895"/>
    <w:rsid w:val="00582644"/>
    <w:rsid w:val="00582D96"/>
    <w:rsid w:val="00584249"/>
    <w:rsid w:val="00586A0D"/>
    <w:rsid w:val="00592A59"/>
    <w:rsid w:val="00592D0C"/>
    <w:rsid w:val="00594469"/>
    <w:rsid w:val="005A0204"/>
    <w:rsid w:val="005A66CE"/>
    <w:rsid w:val="005B53EC"/>
    <w:rsid w:val="005C1BCA"/>
    <w:rsid w:val="005C2FC8"/>
    <w:rsid w:val="005C4AC7"/>
    <w:rsid w:val="005C6C63"/>
    <w:rsid w:val="005D07F7"/>
    <w:rsid w:val="005E0EB0"/>
    <w:rsid w:val="005E11F8"/>
    <w:rsid w:val="005E76E0"/>
    <w:rsid w:val="005E77BC"/>
    <w:rsid w:val="005F0803"/>
    <w:rsid w:val="005F2A2F"/>
    <w:rsid w:val="005F4420"/>
    <w:rsid w:val="00605EE2"/>
    <w:rsid w:val="006252C4"/>
    <w:rsid w:val="00633AC2"/>
    <w:rsid w:val="00641392"/>
    <w:rsid w:val="006444E2"/>
    <w:rsid w:val="00647DF6"/>
    <w:rsid w:val="00651B4C"/>
    <w:rsid w:val="00652558"/>
    <w:rsid w:val="00652EB3"/>
    <w:rsid w:val="00653817"/>
    <w:rsid w:val="00654725"/>
    <w:rsid w:val="00671068"/>
    <w:rsid w:val="00671D2D"/>
    <w:rsid w:val="00677F83"/>
    <w:rsid w:val="00680AD2"/>
    <w:rsid w:val="00693623"/>
    <w:rsid w:val="00695D1E"/>
    <w:rsid w:val="006A5765"/>
    <w:rsid w:val="006B163D"/>
    <w:rsid w:val="006B3BE4"/>
    <w:rsid w:val="006C1E09"/>
    <w:rsid w:val="006C1F61"/>
    <w:rsid w:val="006C7FA6"/>
    <w:rsid w:val="006D374E"/>
    <w:rsid w:val="006E3F6F"/>
    <w:rsid w:val="006E480C"/>
    <w:rsid w:val="006F5227"/>
    <w:rsid w:val="006F586F"/>
    <w:rsid w:val="006F5908"/>
    <w:rsid w:val="00703201"/>
    <w:rsid w:val="007064BB"/>
    <w:rsid w:val="00714937"/>
    <w:rsid w:val="00720BD1"/>
    <w:rsid w:val="00724EF1"/>
    <w:rsid w:val="007272DB"/>
    <w:rsid w:val="007315B7"/>
    <w:rsid w:val="00733650"/>
    <w:rsid w:val="0073686F"/>
    <w:rsid w:val="00740D6B"/>
    <w:rsid w:val="007469B8"/>
    <w:rsid w:val="007539A0"/>
    <w:rsid w:val="00754E2E"/>
    <w:rsid w:val="00762520"/>
    <w:rsid w:val="007642CF"/>
    <w:rsid w:val="00765678"/>
    <w:rsid w:val="007740E3"/>
    <w:rsid w:val="00786388"/>
    <w:rsid w:val="00793E0D"/>
    <w:rsid w:val="00794B8F"/>
    <w:rsid w:val="007A77AF"/>
    <w:rsid w:val="007B3511"/>
    <w:rsid w:val="007B5196"/>
    <w:rsid w:val="007D2964"/>
    <w:rsid w:val="007D4E81"/>
    <w:rsid w:val="007D5854"/>
    <w:rsid w:val="007E00EB"/>
    <w:rsid w:val="007E1EC8"/>
    <w:rsid w:val="007E53C8"/>
    <w:rsid w:val="007E6F05"/>
    <w:rsid w:val="007E7EAE"/>
    <w:rsid w:val="007F0070"/>
    <w:rsid w:val="007F722E"/>
    <w:rsid w:val="008027FA"/>
    <w:rsid w:val="00805108"/>
    <w:rsid w:val="00805BC8"/>
    <w:rsid w:val="00805E76"/>
    <w:rsid w:val="00807DD7"/>
    <w:rsid w:val="0081447D"/>
    <w:rsid w:val="00816565"/>
    <w:rsid w:val="00817097"/>
    <w:rsid w:val="00817961"/>
    <w:rsid w:val="008249E5"/>
    <w:rsid w:val="008275FA"/>
    <w:rsid w:val="00831E14"/>
    <w:rsid w:val="0083224B"/>
    <w:rsid w:val="0083236E"/>
    <w:rsid w:val="00834A77"/>
    <w:rsid w:val="00836949"/>
    <w:rsid w:val="00841FB8"/>
    <w:rsid w:val="008433E9"/>
    <w:rsid w:val="00850CF2"/>
    <w:rsid w:val="00850F9F"/>
    <w:rsid w:val="00851411"/>
    <w:rsid w:val="0085567E"/>
    <w:rsid w:val="00855722"/>
    <w:rsid w:val="00856177"/>
    <w:rsid w:val="00856DEE"/>
    <w:rsid w:val="0086032D"/>
    <w:rsid w:val="00861978"/>
    <w:rsid w:val="00862BE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F109A"/>
    <w:rsid w:val="008F5B42"/>
    <w:rsid w:val="008F726D"/>
    <w:rsid w:val="0090203D"/>
    <w:rsid w:val="009030ED"/>
    <w:rsid w:val="00904E8E"/>
    <w:rsid w:val="00906195"/>
    <w:rsid w:val="009069EE"/>
    <w:rsid w:val="00907997"/>
    <w:rsid w:val="009163F9"/>
    <w:rsid w:val="00923764"/>
    <w:rsid w:val="00927C65"/>
    <w:rsid w:val="00934FBD"/>
    <w:rsid w:val="00943699"/>
    <w:rsid w:val="00944750"/>
    <w:rsid w:val="00957F2C"/>
    <w:rsid w:val="00962178"/>
    <w:rsid w:val="00962235"/>
    <w:rsid w:val="009626F4"/>
    <w:rsid w:val="00963DA5"/>
    <w:rsid w:val="00966BCC"/>
    <w:rsid w:val="00967992"/>
    <w:rsid w:val="00970378"/>
    <w:rsid w:val="00974E15"/>
    <w:rsid w:val="0097656F"/>
    <w:rsid w:val="00985286"/>
    <w:rsid w:val="00985478"/>
    <w:rsid w:val="00985FFB"/>
    <w:rsid w:val="00986B35"/>
    <w:rsid w:val="009964BD"/>
    <w:rsid w:val="009A6D10"/>
    <w:rsid w:val="009B3EC5"/>
    <w:rsid w:val="009C1735"/>
    <w:rsid w:val="009C26F8"/>
    <w:rsid w:val="009C5146"/>
    <w:rsid w:val="009D335D"/>
    <w:rsid w:val="009D55DD"/>
    <w:rsid w:val="009D69D5"/>
    <w:rsid w:val="009D6ACA"/>
    <w:rsid w:val="009D757B"/>
    <w:rsid w:val="009D7625"/>
    <w:rsid w:val="009E1A96"/>
    <w:rsid w:val="009E1BCE"/>
    <w:rsid w:val="009F5921"/>
    <w:rsid w:val="00A00589"/>
    <w:rsid w:val="00A07CA7"/>
    <w:rsid w:val="00A12E14"/>
    <w:rsid w:val="00A1357C"/>
    <w:rsid w:val="00A21E01"/>
    <w:rsid w:val="00A231BB"/>
    <w:rsid w:val="00A40670"/>
    <w:rsid w:val="00A43D22"/>
    <w:rsid w:val="00A44F8B"/>
    <w:rsid w:val="00A46257"/>
    <w:rsid w:val="00A55CB3"/>
    <w:rsid w:val="00A6258B"/>
    <w:rsid w:val="00A628DC"/>
    <w:rsid w:val="00A67351"/>
    <w:rsid w:val="00A716A5"/>
    <w:rsid w:val="00A7376E"/>
    <w:rsid w:val="00A73A12"/>
    <w:rsid w:val="00A76A52"/>
    <w:rsid w:val="00A93957"/>
    <w:rsid w:val="00A9494B"/>
    <w:rsid w:val="00A97E5E"/>
    <w:rsid w:val="00AA0452"/>
    <w:rsid w:val="00AA0A5E"/>
    <w:rsid w:val="00AA46F0"/>
    <w:rsid w:val="00AB1C3F"/>
    <w:rsid w:val="00AB6009"/>
    <w:rsid w:val="00AC3ACF"/>
    <w:rsid w:val="00AD2BDF"/>
    <w:rsid w:val="00AD38CD"/>
    <w:rsid w:val="00AD557B"/>
    <w:rsid w:val="00AD6193"/>
    <w:rsid w:val="00AE15AD"/>
    <w:rsid w:val="00AE2744"/>
    <w:rsid w:val="00AE50F9"/>
    <w:rsid w:val="00AE56C4"/>
    <w:rsid w:val="00AE5CF2"/>
    <w:rsid w:val="00AE7EDA"/>
    <w:rsid w:val="00AF64DF"/>
    <w:rsid w:val="00AF6D34"/>
    <w:rsid w:val="00AF6FFC"/>
    <w:rsid w:val="00B0071E"/>
    <w:rsid w:val="00B039E2"/>
    <w:rsid w:val="00B04D48"/>
    <w:rsid w:val="00B10240"/>
    <w:rsid w:val="00B1294A"/>
    <w:rsid w:val="00B13DA4"/>
    <w:rsid w:val="00B216A1"/>
    <w:rsid w:val="00B22DDA"/>
    <w:rsid w:val="00B23D3B"/>
    <w:rsid w:val="00B26A57"/>
    <w:rsid w:val="00B27B73"/>
    <w:rsid w:val="00B33034"/>
    <w:rsid w:val="00B43779"/>
    <w:rsid w:val="00B44587"/>
    <w:rsid w:val="00B50AA2"/>
    <w:rsid w:val="00B62F95"/>
    <w:rsid w:val="00B63009"/>
    <w:rsid w:val="00B63E63"/>
    <w:rsid w:val="00B64EF9"/>
    <w:rsid w:val="00B70AAA"/>
    <w:rsid w:val="00B740BC"/>
    <w:rsid w:val="00B75081"/>
    <w:rsid w:val="00B80B33"/>
    <w:rsid w:val="00B911A9"/>
    <w:rsid w:val="00B93914"/>
    <w:rsid w:val="00BA0528"/>
    <w:rsid w:val="00BA14C0"/>
    <w:rsid w:val="00BA4357"/>
    <w:rsid w:val="00BA5687"/>
    <w:rsid w:val="00BB1D9B"/>
    <w:rsid w:val="00BC3F2D"/>
    <w:rsid w:val="00BC622D"/>
    <w:rsid w:val="00BC6881"/>
    <w:rsid w:val="00BC6C8D"/>
    <w:rsid w:val="00BD2BF8"/>
    <w:rsid w:val="00BF1448"/>
    <w:rsid w:val="00C05B44"/>
    <w:rsid w:val="00C05BAB"/>
    <w:rsid w:val="00C069DF"/>
    <w:rsid w:val="00C12FA1"/>
    <w:rsid w:val="00C142EA"/>
    <w:rsid w:val="00C234BF"/>
    <w:rsid w:val="00C25A72"/>
    <w:rsid w:val="00C2655E"/>
    <w:rsid w:val="00C26F45"/>
    <w:rsid w:val="00C310EF"/>
    <w:rsid w:val="00C31444"/>
    <w:rsid w:val="00C351F5"/>
    <w:rsid w:val="00C364E1"/>
    <w:rsid w:val="00C40890"/>
    <w:rsid w:val="00C522B6"/>
    <w:rsid w:val="00C56D32"/>
    <w:rsid w:val="00C638CF"/>
    <w:rsid w:val="00C655C5"/>
    <w:rsid w:val="00C70432"/>
    <w:rsid w:val="00C76DD0"/>
    <w:rsid w:val="00C84826"/>
    <w:rsid w:val="00C84D21"/>
    <w:rsid w:val="00C8575E"/>
    <w:rsid w:val="00C938CA"/>
    <w:rsid w:val="00CA76F9"/>
    <w:rsid w:val="00CB51E0"/>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32C2"/>
    <w:rsid w:val="00D93B70"/>
    <w:rsid w:val="00D953A1"/>
    <w:rsid w:val="00D96267"/>
    <w:rsid w:val="00D9766C"/>
    <w:rsid w:val="00DA139A"/>
    <w:rsid w:val="00DA18DE"/>
    <w:rsid w:val="00DA2EF1"/>
    <w:rsid w:val="00DA2F0D"/>
    <w:rsid w:val="00DA7FBB"/>
    <w:rsid w:val="00DB2D01"/>
    <w:rsid w:val="00DC03A0"/>
    <w:rsid w:val="00DC46C3"/>
    <w:rsid w:val="00DC678A"/>
    <w:rsid w:val="00DD09BE"/>
    <w:rsid w:val="00DD5C1C"/>
    <w:rsid w:val="00DE5099"/>
    <w:rsid w:val="00E0058E"/>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B29"/>
    <w:rsid w:val="00E6245C"/>
    <w:rsid w:val="00E73C2F"/>
    <w:rsid w:val="00E73D67"/>
    <w:rsid w:val="00E82DFC"/>
    <w:rsid w:val="00E8441A"/>
    <w:rsid w:val="00E91FDA"/>
    <w:rsid w:val="00E95B15"/>
    <w:rsid w:val="00EA664F"/>
    <w:rsid w:val="00EB04DC"/>
    <w:rsid w:val="00EB7293"/>
    <w:rsid w:val="00EC1B52"/>
    <w:rsid w:val="00EC30E7"/>
    <w:rsid w:val="00EC4CF8"/>
    <w:rsid w:val="00ED0CFB"/>
    <w:rsid w:val="00ED1AA3"/>
    <w:rsid w:val="00ED6FB2"/>
    <w:rsid w:val="00EE3C97"/>
    <w:rsid w:val="00F0159C"/>
    <w:rsid w:val="00F06872"/>
    <w:rsid w:val="00F2594A"/>
    <w:rsid w:val="00F37688"/>
    <w:rsid w:val="00F47025"/>
    <w:rsid w:val="00F50188"/>
    <w:rsid w:val="00F52F55"/>
    <w:rsid w:val="00F56B59"/>
    <w:rsid w:val="00F70A39"/>
    <w:rsid w:val="00F84032"/>
    <w:rsid w:val="00F84737"/>
    <w:rsid w:val="00F860B0"/>
    <w:rsid w:val="00F956F8"/>
    <w:rsid w:val="00F967A6"/>
    <w:rsid w:val="00FA5B3D"/>
    <w:rsid w:val="00FB3898"/>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add-my-pet/AmPtool/" TargetMode="External"/><Relationship Id="rId17" Type="http://schemas.openxmlformats.org/officeDocument/2006/relationships/image" Target="media/image5.tiff"/><Relationship Id="rId2" Type="http://schemas.openxmlformats.org/officeDocument/2006/relationships/numbering" Target="numbering.xml"/><Relationship Id="rId16" Type="http://schemas.openxmlformats.org/officeDocument/2006/relationships/image" Target="media/image4.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45</Pages>
  <Words>13940</Words>
  <Characters>79461</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93215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9</cp:revision>
  <cp:lastPrinted>2023-07-28T14:44:00Z</cp:lastPrinted>
  <dcterms:created xsi:type="dcterms:W3CDTF">2024-03-13T19:46:00Z</dcterms:created>
  <dcterms:modified xsi:type="dcterms:W3CDTF">2024-03-14T15:24:00Z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